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3069" w:rsidRPr="00C30527" w:rsidRDefault="0054665C" w:rsidP="00C30527">
      <w:pPr>
        <w:rPr>
          <w:rFonts w:ascii="Times New Roman" w:hAnsi="Times New Roman" w:cs="Times New Roman"/>
          <w:b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C30527">
        <w:rPr>
          <w:rFonts w:ascii="Times New Roman" w:hAnsi="Times New Roman" w:cs="Times New Roman"/>
          <w:b/>
          <w:sz w:val="24"/>
          <w:szCs w:val="24"/>
        </w:rPr>
        <w:instrText xml:space="preserve"> MACROBUTTON MTEditEquationSection2 </w:instrText>
      </w:r>
      <w:r w:rsidRPr="00C30527">
        <w:rPr>
          <w:rStyle w:val="MTEquationSection"/>
        </w:rPr>
        <w:instrText>Equation Chapter 1 Section 1</w:instrText>
      </w:r>
      <w:r w:rsidRPr="00C30527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="00973069" w:rsidRPr="00C30527">
        <w:rPr>
          <w:rFonts w:ascii="Times New Roman" w:hAnsi="Times New Roman" w:cs="Times New Roman"/>
          <w:b/>
          <w:sz w:val="24"/>
          <w:szCs w:val="24"/>
        </w:rPr>
        <w:t>Price of anarchy for reliability-based traffic assignment and network design</w:t>
      </w:r>
    </w:p>
    <w:p w:rsidR="00973069" w:rsidRPr="00C30527" w:rsidRDefault="00973069" w:rsidP="00C30527">
      <w:pPr>
        <w:rPr>
          <w:rFonts w:ascii="Times New Roman" w:hAnsi="Times New Roman" w:cs="Times New Roman"/>
          <w:b/>
          <w:sz w:val="24"/>
          <w:szCs w:val="24"/>
        </w:rPr>
      </w:pPr>
    </w:p>
    <w:p w:rsidR="00973069" w:rsidRPr="00C30527" w:rsidRDefault="00973069" w:rsidP="00C30527">
      <w:pPr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W.Y. Szeto</w:t>
      </w:r>
      <w:r w:rsidRPr="00C30527">
        <w:rPr>
          <w:rFonts w:ascii="Times New Roman" w:hAnsi="Times New Roman" w:cs="Times New Roman"/>
          <w:sz w:val="24"/>
          <w:szCs w:val="24"/>
          <w:vertAlign w:val="superscript"/>
        </w:rPr>
        <w:t>1</w:t>
      </w:r>
      <w:r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bookmarkStart w:id="0" w:name="_GoBack"/>
      <w:proofErr w:type="spellStart"/>
      <w:r w:rsidRPr="00C30527">
        <w:rPr>
          <w:rFonts w:ascii="Times New Roman" w:hAnsi="Times New Roman" w:cs="Times New Roman"/>
          <w:sz w:val="24"/>
          <w:szCs w:val="24"/>
        </w:rPr>
        <w:t>Bei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Wang</w:t>
      </w:r>
    </w:p>
    <w:bookmarkEnd w:id="0"/>
    <w:p w:rsidR="00973069" w:rsidRPr="00C30527" w:rsidRDefault="00973069" w:rsidP="00C30527">
      <w:pPr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Department of Civil Engineering, The University of Hong Kong, Hong Kong, P. R. China</w:t>
      </w:r>
    </w:p>
    <w:p w:rsidR="00973069" w:rsidRPr="00C30527" w:rsidRDefault="00973069" w:rsidP="00C30527">
      <w:pPr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1 </w:t>
      </w:r>
      <w:r w:rsidRPr="00C30527">
        <w:rPr>
          <w:rFonts w:ascii="Times New Roman" w:hAnsi="Times New Roman" w:cs="Times New Roman"/>
          <w:sz w:val="24"/>
          <w:szCs w:val="24"/>
        </w:rPr>
        <w:t>Phone: (852) 28578552, Fax: (852) 25595337, Email: ceszeto@hku.hk</w:t>
      </w:r>
    </w:p>
    <w:p w:rsidR="00973069" w:rsidRPr="00C30527" w:rsidRDefault="00973069" w:rsidP="00C30527">
      <w:pPr>
        <w:rPr>
          <w:rFonts w:ascii="Times New Roman" w:hAnsi="Times New Roman" w:cs="Times New Roman"/>
          <w:sz w:val="24"/>
          <w:szCs w:val="24"/>
        </w:rPr>
      </w:pPr>
    </w:p>
    <w:p w:rsidR="00973069" w:rsidRPr="00C30527" w:rsidRDefault="00973069" w:rsidP="00C30527">
      <w:pPr>
        <w:rPr>
          <w:rFonts w:ascii="Times New Roman" w:hAnsi="Times New Roman" w:cs="Times New Roman"/>
          <w:sz w:val="24"/>
          <w:szCs w:val="24"/>
        </w:rPr>
      </w:pPr>
    </w:p>
    <w:p w:rsidR="00973069" w:rsidRPr="00C30527" w:rsidRDefault="00973069" w:rsidP="00C30527">
      <w:pPr>
        <w:rPr>
          <w:rFonts w:ascii="Times New Roman" w:hAnsi="Times New Roman" w:cs="Times New Roman"/>
          <w:b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Abstract</w:t>
      </w:r>
    </w:p>
    <w:p w:rsidR="00973069" w:rsidRPr="00C30527" w:rsidRDefault="00973069" w:rsidP="00C30527">
      <w:pPr>
        <w:rPr>
          <w:rFonts w:ascii="Times New Roman" w:hAnsi="Times New Roman" w:cs="Times New Roman"/>
          <w:sz w:val="24"/>
          <w:szCs w:val="24"/>
        </w:rPr>
      </w:pPr>
    </w:p>
    <w:p w:rsidR="00973069" w:rsidRPr="00C30527" w:rsidRDefault="00973069" w:rsidP="00C30527">
      <w:pPr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This paper </w:t>
      </w:r>
      <w:r w:rsidR="00E107B8" w:rsidRPr="00C30527">
        <w:rPr>
          <w:rFonts w:ascii="Times New Roman" w:hAnsi="Times New Roman" w:cs="Times New Roman"/>
          <w:sz w:val="24"/>
          <w:szCs w:val="24"/>
        </w:rPr>
        <w:t xml:space="preserve">proposes </w:t>
      </w:r>
      <w:r w:rsidRPr="00C30527">
        <w:rPr>
          <w:rFonts w:ascii="Times New Roman" w:hAnsi="Times New Roman" w:cs="Times New Roman"/>
          <w:sz w:val="24"/>
          <w:szCs w:val="24"/>
        </w:rPr>
        <w:t>reliability-based system</w:t>
      </w:r>
      <w:r w:rsidR="00546BD0" w:rsidRPr="00C30527">
        <w:rPr>
          <w:rFonts w:ascii="Times New Roman" w:hAnsi="Times New Roman" w:cs="Times New Roman"/>
          <w:sz w:val="24"/>
          <w:szCs w:val="24"/>
        </w:rPr>
        <w:t>-</w:t>
      </w:r>
      <w:r w:rsidRPr="00C30527">
        <w:rPr>
          <w:rFonts w:ascii="Times New Roman" w:hAnsi="Times New Roman" w:cs="Times New Roman"/>
          <w:sz w:val="24"/>
          <w:szCs w:val="24"/>
        </w:rPr>
        <w:t xml:space="preserve">optimal traffic assignment </w:t>
      </w:r>
      <w:r w:rsidR="000C5A5F" w:rsidRPr="00C30527">
        <w:rPr>
          <w:rFonts w:ascii="Times New Roman" w:hAnsi="Times New Roman" w:cs="Times New Roman"/>
          <w:sz w:val="24"/>
          <w:szCs w:val="24"/>
        </w:rPr>
        <w:t xml:space="preserve">under supply uncertainty </w:t>
      </w:r>
      <w:r w:rsidR="00E107B8" w:rsidRPr="00C30527">
        <w:rPr>
          <w:rFonts w:ascii="Times New Roman" w:hAnsi="Times New Roman" w:cs="Times New Roman"/>
          <w:sz w:val="24"/>
          <w:szCs w:val="24"/>
        </w:rPr>
        <w:t>based on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concept of </w:t>
      </w:r>
      <w:r w:rsidR="00220568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/>
          <w:sz w:val="24"/>
          <w:szCs w:val="24"/>
        </w:rPr>
        <w:t>total system travel time budget</w:t>
      </w:r>
      <w:r w:rsidR="007665CB" w:rsidRPr="00C30527">
        <w:rPr>
          <w:rFonts w:ascii="Times New Roman" w:hAnsi="Times New Roman" w:cs="Times New Roman"/>
          <w:sz w:val="24"/>
          <w:szCs w:val="24"/>
        </w:rPr>
        <w:t>,</w:t>
      </w:r>
      <w:r w:rsidR="00E107B8" w:rsidRPr="00C30527">
        <w:rPr>
          <w:rFonts w:ascii="Times New Roman" w:eastAsia="CMR10" w:hAnsi="Times New Roman" w:cs="Times New Roman"/>
          <w:kern w:val="0"/>
          <w:sz w:val="24"/>
        </w:rPr>
        <w:t xml:space="preserve"> and defines</w:t>
      </w:r>
      <w:r w:rsidR="000C5A5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107B8" w:rsidRPr="00C30527">
        <w:rPr>
          <w:rFonts w:ascii="Times New Roman" w:hAnsi="Times New Roman" w:cs="Times New Roman"/>
          <w:sz w:val="24"/>
          <w:szCs w:val="24"/>
        </w:rPr>
        <w:t>t</w:t>
      </w:r>
      <w:r w:rsidR="000C5A5F" w:rsidRPr="00C30527">
        <w:rPr>
          <w:rFonts w:ascii="Times New Roman" w:hAnsi="Times New Roman" w:cs="Times New Roman"/>
          <w:sz w:val="24"/>
          <w:szCs w:val="24"/>
        </w:rPr>
        <w:t xml:space="preserve">he price of anarchy for </w:t>
      </w:r>
      <w:r w:rsidR="00A07D5B" w:rsidRPr="00C30527">
        <w:rPr>
          <w:rFonts w:ascii="Times New Roman" w:hAnsi="Times New Roman" w:cs="Times New Roman"/>
          <w:sz w:val="24"/>
          <w:szCs w:val="24"/>
        </w:rPr>
        <w:t>the corresponding</w:t>
      </w:r>
      <w:r w:rsidR="00BE1D5B" w:rsidRPr="00C30527">
        <w:rPr>
          <w:rFonts w:ascii="Times New Roman" w:hAnsi="Times New Roman" w:cs="Times New Roman"/>
          <w:sz w:val="24"/>
          <w:szCs w:val="24"/>
        </w:rPr>
        <w:t xml:space="preserve"> user equilibrium</w:t>
      </w:r>
      <w:r w:rsidR="000C5A5F" w:rsidRPr="00C30527">
        <w:rPr>
          <w:rFonts w:ascii="Times New Roman" w:hAnsi="Times New Roman" w:cs="Times New Roman"/>
          <w:sz w:val="24"/>
          <w:szCs w:val="24"/>
        </w:rPr>
        <w:t xml:space="preserve"> traffic assignment</w:t>
      </w:r>
      <w:r w:rsidR="00BE1D5B" w:rsidRPr="00C30527">
        <w:rPr>
          <w:rFonts w:ascii="Times New Roman" w:hAnsi="Times New Roman" w:cs="Times New Roman"/>
          <w:sz w:val="24"/>
          <w:szCs w:val="24"/>
        </w:rPr>
        <w:t>.</w:t>
      </w:r>
      <w:r w:rsidR="000C5A5F" w:rsidRPr="00C30527">
        <w:rPr>
          <w:rFonts w:ascii="Times New Roman" w:hAnsi="Times New Roman" w:cs="Times New Roman"/>
          <w:sz w:val="24"/>
          <w:szCs w:val="24"/>
        </w:rPr>
        <w:t xml:space="preserve"> An</w:t>
      </w:r>
      <w:r w:rsidR="006A0650" w:rsidRPr="00C30527">
        <w:rPr>
          <w:rFonts w:ascii="Times New Roman" w:hAnsi="Times New Roman" w:cs="Times New Roman"/>
          <w:sz w:val="24"/>
          <w:szCs w:val="24"/>
        </w:rPr>
        <w:t xml:space="preserve"> analytical </w:t>
      </w:r>
      <w:r w:rsidRPr="00C30527">
        <w:rPr>
          <w:rFonts w:ascii="Times New Roman" w:hAnsi="Times New Roman" w:cs="Times New Roman"/>
          <w:sz w:val="24"/>
          <w:szCs w:val="24"/>
        </w:rPr>
        <w:t xml:space="preserve">formula </w:t>
      </w:r>
      <w:r w:rsidR="0042310E" w:rsidRPr="00C30527">
        <w:rPr>
          <w:rFonts w:ascii="Times New Roman" w:hAnsi="Times New Roman" w:cs="Times New Roman"/>
          <w:sz w:val="24"/>
          <w:szCs w:val="24"/>
        </w:rPr>
        <w:t>for</w:t>
      </w:r>
      <w:r w:rsidR="006A065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32DAD" w:rsidRPr="00C30527">
        <w:rPr>
          <w:rFonts w:ascii="Times New Roman" w:hAnsi="Times New Roman" w:cs="Times New Roman"/>
          <w:sz w:val="24"/>
          <w:szCs w:val="24"/>
        </w:rPr>
        <w:t>a set of</w:t>
      </w:r>
      <w:r w:rsidR="003804C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32DAD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6A0650" w:rsidRPr="00C30527">
        <w:rPr>
          <w:rFonts w:ascii="Times New Roman" w:hAnsi="Times New Roman" w:cs="Times New Roman"/>
          <w:sz w:val="24"/>
          <w:szCs w:val="24"/>
        </w:rPr>
        <w:t>upper bound</w:t>
      </w:r>
      <w:r w:rsidR="00F32DAD" w:rsidRPr="00C30527">
        <w:rPr>
          <w:rFonts w:ascii="Times New Roman" w:hAnsi="Times New Roman" w:cs="Times New Roman"/>
          <w:sz w:val="24"/>
          <w:szCs w:val="24"/>
        </w:rPr>
        <w:t>s</w:t>
      </w:r>
      <w:r w:rsidR="006A065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of </w:t>
      </w:r>
      <w:r w:rsidR="00A9219C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394D72" w:rsidRPr="00C30527">
        <w:rPr>
          <w:rFonts w:ascii="Times New Roman" w:hAnsi="Times New Roman" w:cs="Times New Roman"/>
          <w:sz w:val="24"/>
          <w:szCs w:val="24"/>
        </w:rPr>
        <w:t xml:space="preserve">price of anarchy </w:t>
      </w:r>
      <w:r w:rsidR="000C5A5F" w:rsidRPr="00C30527">
        <w:rPr>
          <w:rFonts w:ascii="Times New Roman" w:hAnsi="Times New Roman" w:cs="Times New Roman"/>
          <w:sz w:val="24"/>
          <w:szCs w:val="24"/>
        </w:rPr>
        <w:t xml:space="preserve">for </w:t>
      </w:r>
      <w:r w:rsidR="00893328" w:rsidRPr="00C30527">
        <w:rPr>
          <w:rFonts w:ascii="Times New Roman" w:hAnsi="Times New Roman" w:cs="Times New Roman"/>
          <w:sz w:val="24"/>
          <w:szCs w:val="24"/>
        </w:rPr>
        <w:t>the equilibrium assignment</w:t>
      </w:r>
      <w:r w:rsidR="000C5A5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C5EDE" w:rsidRPr="00C30527">
        <w:rPr>
          <w:rFonts w:ascii="Times New Roman" w:hAnsi="Times New Roman" w:cs="Times New Roman"/>
          <w:sz w:val="24"/>
          <w:szCs w:val="24"/>
        </w:rPr>
        <w:t>to</w:t>
      </w:r>
      <w:r w:rsidR="0005466E" w:rsidRPr="00C30527">
        <w:rPr>
          <w:rFonts w:ascii="Times New Roman" w:hAnsi="Times New Roman" w:cs="Times New Roman"/>
          <w:sz w:val="24"/>
          <w:szCs w:val="24"/>
        </w:rPr>
        <w:t xml:space="preserve"> the networks </w:t>
      </w:r>
      <w:r w:rsidR="000C5A5F" w:rsidRPr="00C30527">
        <w:rPr>
          <w:rFonts w:ascii="Times New Roman" w:hAnsi="Times New Roman" w:cs="Times New Roman"/>
          <w:sz w:val="24"/>
          <w:szCs w:val="24"/>
        </w:rPr>
        <w:t>with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A73EAC" w:rsidRPr="00C30527">
        <w:rPr>
          <w:rFonts w:ascii="Times New Roman" w:hAnsi="Times New Roman" w:cs="Times New Roman"/>
          <w:sz w:val="24"/>
          <w:szCs w:val="24"/>
        </w:rPr>
        <w:t>polynomial</w:t>
      </w:r>
      <w:r w:rsidR="000C5A5F" w:rsidRPr="00C30527">
        <w:rPr>
          <w:rFonts w:ascii="Times New Roman" w:hAnsi="Times New Roman" w:cs="Times New Roman"/>
          <w:sz w:val="24"/>
          <w:szCs w:val="24"/>
        </w:rPr>
        <w:t xml:space="preserve"> link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travel </w:t>
      </w:r>
      <w:r w:rsidRPr="00C30527">
        <w:rPr>
          <w:rFonts w:ascii="Times New Roman" w:hAnsi="Times New Roman" w:cs="Times New Roman"/>
          <w:sz w:val="24"/>
          <w:szCs w:val="24"/>
        </w:rPr>
        <w:t>time functions</w:t>
      </w:r>
      <w:r w:rsidR="000C5A5F" w:rsidRPr="00C30527">
        <w:rPr>
          <w:rFonts w:ascii="Times New Roman" w:hAnsi="Times New Roman" w:cs="Times New Roman"/>
          <w:sz w:val="24"/>
          <w:szCs w:val="24"/>
        </w:rPr>
        <w:t xml:space="preserve"> is derived</w:t>
      </w:r>
      <w:r w:rsidR="00644709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D04D2C" w:rsidRPr="00C30527">
        <w:rPr>
          <w:rFonts w:ascii="Times New Roman" w:hAnsi="Times New Roman" w:cs="Times New Roman"/>
          <w:sz w:val="24"/>
          <w:szCs w:val="24"/>
        </w:rPr>
        <w:t>The</w:t>
      </w:r>
      <w:r w:rsidR="00F32DAD" w:rsidRPr="00C30527">
        <w:rPr>
          <w:rFonts w:ascii="Times New Roman" w:hAnsi="Times New Roman" w:cs="Times New Roman"/>
          <w:sz w:val="24"/>
          <w:szCs w:val="24"/>
        </w:rPr>
        <w:t>se</w:t>
      </w:r>
      <w:r w:rsidR="00D04D2C" w:rsidRPr="00C30527">
        <w:rPr>
          <w:rFonts w:ascii="Times New Roman" w:hAnsi="Times New Roman" w:cs="Times New Roman"/>
          <w:sz w:val="24"/>
          <w:szCs w:val="24"/>
        </w:rPr>
        <w:t xml:space="preserve"> bound</w:t>
      </w:r>
      <w:r w:rsidR="00F32DAD" w:rsidRPr="00C30527">
        <w:rPr>
          <w:rFonts w:ascii="Times New Roman" w:hAnsi="Times New Roman" w:cs="Times New Roman"/>
          <w:sz w:val="24"/>
          <w:szCs w:val="24"/>
        </w:rPr>
        <w:t>s</w:t>
      </w:r>
      <w:r w:rsidR="00D04D2C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32DAD" w:rsidRPr="00C30527">
        <w:rPr>
          <w:rFonts w:ascii="Times New Roman" w:hAnsi="Times New Roman" w:cs="Times New Roman"/>
          <w:sz w:val="24"/>
          <w:szCs w:val="24"/>
        </w:rPr>
        <w:t>are</w:t>
      </w:r>
      <w:r w:rsidR="00D04D2C" w:rsidRPr="00C30527">
        <w:rPr>
          <w:rFonts w:ascii="Times New Roman" w:hAnsi="Times New Roman" w:cs="Times New Roman"/>
          <w:sz w:val="24"/>
          <w:szCs w:val="24"/>
        </w:rPr>
        <w:t xml:space="preserve"> proven</w:t>
      </w:r>
      <w:r w:rsidR="000C5A5F" w:rsidRPr="00C30527">
        <w:rPr>
          <w:rFonts w:ascii="Times New Roman" w:hAnsi="Times New Roman" w:cs="Times New Roman"/>
          <w:sz w:val="24"/>
          <w:szCs w:val="24"/>
        </w:rPr>
        <w:t xml:space="preserve"> to be </w:t>
      </w:r>
      <w:r w:rsidR="001E19F2" w:rsidRPr="00C30527">
        <w:rPr>
          <w:rFonts w:ascii="Times New Roman" w:hAnsi="Times New Roman" w:cs="Times New Roman"/>
          <w:sz w:val="24"/>
          <w:szCs w:val="24"/>
        </w:rPr>
        <w:t xml:space="preserve">independent of </w:t>
      </w:r>
      <w:r w:rsidR="00BC0208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1E19F2" w:rsidRPr="00C30527">
        <w:rPr>
          <w:rFonts w:ascii="Times New Roman" w:hAnsi="Times New Roman" w:cs="Times New Roman"/>
          <w:sz w:val="24"/>
          <w:szCs w:val="24"/>
        </w:rPr>
        <w:t>network topology and</w:t>
      </w:r>
      <w:r w:rsidR="00BC020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1E19F2" w:rsidRPr="00C30527">
        <w:rPr>
          <w:rFonts w:ascii="Times New Roman" w:hAnsi="Times New Roman" w:cs="Times New Roman"/>
          <w:sz w:val="24"/>
          <w:szCs w:val="24"/>
        </w:rPr>
        <w:t>demand</w:t>
      </w:r>
      <w:r w:rsidR="000C5A5F" w:rsidRPr="00C30527">
        <w:rPr>
          <w:rFonts w:ascii="Times New Roman" w:hAnsi="Times New Roman" w:cs="Times New Roman"/>
          <w:sz w:val="24"/>
          <w:szCs w:val="24"/>
        </w:rPr>
        <w:t>s</w:t>
      </w:r>
      <w:r w:rsidR="00B30261" w:rsidRPr="00C30527">
        <w:rPr>
          <w:rFonts w:ascii="Times New Roman" w:hAnsi="Times New Roman" w:cs="Times New Roman"/>
          <w:sz w:val="24"/>
          <w:szCs w:val="24"/>
        </w:rPr>
        <w:t>.</w:t>
      </w:r>
      <w:r w:rsidR="00772DE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30261" w:rsidRPr="00C30527">
        <w:rPr>
          <w:rFonts w:ascii="Times New Roman" w:hAnsi="Times New Roman" w:cs="Times New Roman"/>
          <w:sz w:val="24"/>
          <w:szCs w:val="24"/>
        </w:rPr>
        <w:t>T</w:t>
      </w:r>
      <w:r w:rsidR="00772DE9" w:rsidRPr="00C30527">
        <w:rPr>
          <w:rFonts w:ascii="Times New Roman" w:hAnsi="Times New Roman" w:cs="Times New Roman"/>
          <w:sz w:val="24"/>
          <w:szCs w:val="24"/>
        </w:rPr>
        <w:t xml:space="preserve">he </w:t>
      </w:r>
      <w:r w:rsidR="00AC7C4E" w:rsidRPr="00C30527">
        <w:rPr>
          <w:rFonts w:ascii="Times New Roman" w:hAnsi="Times New Roman" w:cs="Times New Roman"/>
          <w:sz w:val="24"/>
          <w:szCs w:val="24"/>
        </w:rPr>
        <w:t xml:space="preserve">formula for the minimum upper bound </w:t>
      </w:r>
      <w:ins w:id="1" w:author="Dept. of Civil Engg." w:date="2014-12-29T23:15:00Z">
        <w:r w:rsidR="009B6A8A" w:rsidRPr="00C30527">
          <w:rPr>
            <w:rFonts w:ascii="Times New Roman" w:hAnsi="Times New Roman" w:cs="Times New Roman"/>
            <w:sz w:val="24"/>
            <w:szCs w:val="24"/>
          </w:rPr>
          <w:t xml:space="preserve">is also derived and </w:t>
        </w:r>
      </w:ins>
      <w:r w:rsidR="00AC7C4E" w:rsidRPr="00C30527">
        <w:rPr>
          <w:rFonts w:ascii="Times New Roman" w:hAnsi="Times New Roman" w:cs="Times New Roman"/>
          <w:sz w:val="24"/>
          <w:szCs w:val="24"/>
        </w:rPr>
        <w:t xml:space="preserve">can </w:t>
      </w:r>
      <w:del w:id="2" w:author="Dept. of Civil Engg." w:date="2014-12-29T23:15:00Z">
        <w:r w:rsidR="00F210B1" w:rsidRPr="00C30527" w:rsidDel="00CD00C6">
          <w:rPr>
            <w:rFonts w:ascii="Times New Roman" w:hAnsi="Times New Roman" w:cs="Times New Roman"/>
            <w:sz w:val="24"/>
            <w:szCs w:val="24"/>
          </w:rPr>
          <w:delText xml:space="preserve">also </w:delText>
        </w:r>
      </w:del>
      <w:r w:rsidR="00AC7C4E" w:rsidRPr="00C30527">
        <w:rPr>
          <w:rFonts w:ascii="Times New Roman" w:hAnsi="Times New Roman" w:cs="Times New Roman"/>
          <w:sz w:val="24"/>
          <w:szCs w:val="24"/>
        </w:rPr>
        <w:t xml:space="preserve">be reduced to the upper bound formula </w:t>
      </w:r>
      <w:r w:rsidR="00AD67C4" w:rsidRPr="00C30527">
        <w:rPr>
          <w:rFonts w:ascii="Times New Roman" w:hAnsi="Times New Roman" w:cs="Times New Roman"/>
          <w:sz w:val="24"/>
          <w:szCs w:val="24"/>
        </w:rPr>
        <w:t>for traditional</w:t>
      </w:r>
      <w:r w:rsidR="00AC7C4E" w:rsidRPr="00C30527">
        <w:rPr>
          <w:rFonts w:ascii="Times New Roman" w:hAnsi="Times New Roman" w:cs="Times New Roman"/>
          <w:sz w:val="24"/>
          <w:szCs w:val="24"/>
        </w:rPr>
        <w:t xml:space="preserve"> user </w:t>
      </w:r>
      <w:r w:rsidR="00AD67C4" w:rsidRPr="00C30527">
        <w:rPr>
          <w:rFonts w:ascii="Times New Roman" w:hAnsi="Times New Roman" w:cs="Times New Roman"/>
          <w:sz w:val="24"/>
          <w:szCs w:val="24"/>
        </w:rPr>
        <w:t>equilibrium assignment as a special case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  <w:r w:rsidR="0042310E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44709" w:rsidRPr="00C30527">
        <w:rPr>
          <w:rFonts w:ascii="Times New Roman" w:hAnsi="Times New Roman" w:cs="Times New Roman"/>
          <w:sz w:val="24"/>
          <w:szCs w:val="24"/>
        </w:rPr>
        <w:t>The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5025B" w:rsidRPr="00C30527">
        <w:rPr>
          <w:rFonts w:ascii="Times New Roman" w:hAnsi="Times New Roman" w:cs="Times New Roman"/>
          <w:sz w:val="24"/>
          <w:szCs w:val="24"/>
        </w:rPr>
        <w:t xml:space="preserve">price of anarchy </w:t>
      </w:r>
      <w:r w:rsidRPr="00C30527">
        <w:rPr>
          <w:rFonts w:ascii="Times New Roman" w:hAnsi="Times New Roman" w:cs="Times New Roman"/>
          <w:sz w:val="24"/>
          <w:szCs w:val="24"/>
        </w:rPr>
        <w:t xml:space="preserve">for </w:t>
      </w:r>
      <w:r w:rsidR="00F831F3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/>
          <w:sz w:val="24"/>
          <w:szCs w:val="24"/>
        </w:rPr>
        <w:t xml:space="preserve">traditional (reliability-based) </w:t>
      </w:r>
      <w:r w:rsidR="00394D72" w:rsidRPr="00C30527">
        <w:rPr>
          <w:rFonts w:ascii="Times New Roman" w:hAnsi="Times New Roman" w:cs="Times New Roman"/>
          <w:sz w:val="24"/>
          <w:szCs w:val="24"/>
        </w:rPr>
        <w:t>user equilibrium</w:t>
      </w:r>
      <w:r w:rsidR="00C53B8D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network design problem </w:t>
      </w:r>
      <w:ins w:id="3" w:author="Dept. of Civil Engg." w:date="2014-12-29T23:16:00Z">
        <w:r w:rsidR="00CD00C6" w:rsidRPr="00C30527">
          <w:rPr>
            <w:rFonts w:ascii="Times New Roman" w:hAnsi="Times New Roman" w:cs="Times New Roman"/>
            <w:sz w:val="24"/>
            <w:szCs w:val="24"/>
          </w:rPr>
          <w:t xml:space="preserve">with polynomial link </w:t>
        </w:r>
        <w:r w:rsidR="00CD00C6" w:rsidRPr="00C30527">
          <w:rPr>
            <w:rFonts w:ascii="Times New Roman" w:hAnsi="Times New Roman" w:cs="Times New Roman" w:hint="eastAsia"/>
            <w:sz w:val="24"/>
            <w:szCs w:val="24"/>
          </w:rPr>
          <w:t xml:space="preserve">travel </w:t>
        </w:r>
        <w:r w:rsidR="00CD00C6" w:rsidRPr="00C30527">
          <w:rPr>
            <w:rFonts w:ascii="Times New Roman" w:hAnsi="Times New Roman" w:cs="Times New Roman"/>
            <w:sz w:val="24"/>
            <w:szCs w:val="24"/>
          </w:rPr>
          <w:t xml:space="preserve">time functions </w:t>
        </w:r>
      </w:ins>
      <w:r w:rsidRPr="00C30527">
        <w:rPr>
          <w:rFonts w:ascii="Times New Roman" w:hAnsi="Times New Roman" w:cs="Times New Roman"/>
          <w:sz w:val="24"/>
          <w:szCs w:val="24"/>
        </w:rPr>
        <w:t xml:space="preserve">is </w:t>
      </w:r>
      <w:r w:rsidR="00893328" w:rsidRPr="00C30527">
        <w:rPr>
          <w:rFonts w:ascii="Times New Roman" w:hAnsi="Times New Roman" w:cs="Times New Roman"/>
          <w:sz w:val="24"/>
          <w:szCs w:val="24"/>
        </w:rPr>
        <w:t xml:space="preserve">also </w:t>
      </w:r>
      <w:r w:rsidR="00644709" w:rsidRPr="00C30527">
        <w:rPr>
          <w:rFonts w:ascii="Times New Roman" w:hAnsi="Times New Roman" w:cs="Times New Roman"/>
          <w:sz w:val="24"/>
          <w:szCs w:val="24"/>
        </w:rPr>
        <w:t>prove</w:t>
      </w:r>
      <w:r w:rsidR="00896894" w:rsidRPr="00C30527">
        <w:rPr>
          <w:rFonts w:ascii="Times New Roman" w:hAnsi="Times New Roman" w:cs="Times New Roman"/>
          <w:sz w:val="24"/>
          <w:szCs w:val="24"/>
        </w:rPr>
        <w:t>n</w:t>
      </w:r>
      <w:r w:rsidR="00644709" w:rsidRPr="00C30527">
        <w:rPr>
          <w:rFonts w:ascii="Times New Roman" w:hAnsi="Times New Roman" w:cs="Times New Roman"/>
          <w:sz w:val="24"/>
          <w:szCs w:val="24"/>
        </w:rPr>
        <w:t xml:space="preserve"> to be </w:t>
      </w:r>
      <w:r w:rsidRPr="00C30527">
        <w:rPr>
          <w:rFonts w:ascii="Times New Roman" w:hAnsi="Times New Roman" w:cs="Times New Roman"/>
          <w:sz w:val="24"/>
          <w:szCs w:val="24"/>
        </w:rPr>
        <w:t xml:space="preserve">bounded by the upper bound of </w:t>
      </w:r>
      <w:r w:rsidR="00A9219C" w:rsidRPr="00C30527">
        <w:rPr>
          <w:rFonts w:ascii="Times New Roman" w:hAnsi="Times New Roman" w:cs="Times New Roman"/>
          <w:sz w:val="24"/>
          <w:szCs w:val="24"/>
        </w:rPr>
        <w:t>th</w:t>
      </w:r>
      <w:r w:rsidR="003804C1" w:rsidRPr="00C30527">
        <w:rPr>
          <w:rFonts w:ascii="Times New Roman" w:hAnsi="Times New Roman" w:cs="Times New Roman"/>
          <w:sz w:val="24"/>
          <w:szCs w:val="24"/>
        </w:rPr>
        <w:t>at</w:t>
      </w:r>
      <w:r w:rsidR="006A28E6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A0650" w:rsidRPr="00C30527">
        <w:rPr>
          <w:rFonts w:ascii="Times New Roman" w:hAnsi="Times New Roman" w:cs="Times New Roman"/>
          <w:sz w:val="24"/>
          <w:szCs w:val="24"/>
        </w:rPr>
        <w:t>for</w:t>
      </w:r>
      <w:r w:rsidRPr="00C30527">
        <w:rPr>
          <w:rFonts w:ascii="Times New Roman" w:hAnsi="Times New Roman" w:cs="Times New Roman"/>
          <w:sz w:val="24"/>
          <w:szCs w:val="24"/>
        </w:rPr>
        <w:t xml:space="preserve"> traditional (reliability-based) </w:t>
      </w:r>
      <w:r w:rsidR="00394D72" w:rsidRPr="00C30527">
        <w:rPr>
          <w:rFonts w:ascii="Times New Roman" w:hAnsi="Times New Roman" w:cs="Times New Roman"/>
          <w:sz w:val="24"/>
          <w:szCs w:val="24"/>
        </w:rPr>
        <w:t xml:space="preserve">user equilibrium </w:t>
      </w:r>
      <w:r w:rsidRPr="00C30527">
        <w:rPr>
          <w:rFonts w:ascii="Times New Roman" w:hAnsi="Times New Roman" w:cs="Times New Roman"/>
          <w:sz w:val="24"/>
          <w:szCs w:val="24"/>
        </w:rPr>
        <w:t>traffic assignment</w:t>
      </w:r>
      <w:r w:rsidR="0068267E" w:rsidRPr="00C30527">
        <w:rPr>
          <w:rFonts w:ascii="Times New Roman" w:hAnsi="Times New Roman" w:cs="Times New Roman"/>
          <w:sz w:val="24"/>
          <w:szCs w:val="24"/>
        </w:rPr>
        <w:t xml:space="preserve"> </w:t>
      </w:r>
      <w:ins w:id="4" w:author="Dept. of Civil Engg." w:date="2014-12-29T23:16:00Z">
        <w:r w:rsidR="00CD00C6" w:rsidRPr="00C30527">
          <w:rPr>
            <w:rFonts w:ascii="Times New Roman" w:hAnsi="Times New Roman" w:cs="Times New Roman"/>
            <w:sz w:val="24"/>
            <w:szCs w:val="24"/>
          </w:rPr>
          <w:t xml:space="preserve">with </w:t>
        </w:r>
      </w:ins>
      <w:ins w:id="5" w:author="Dept. of Civil Engg." w:date="2014-12-29T23:17:00Z">
        <w:r w:rsidR="00562E2A" w:rsidRPr="00C30527">
          <w:rPr>
            <w:rFonts w:ascii="Times New Roman" w:hAnsi="Times New Roman" w:cs="Times New Roman"/>
            <w:sz w:val="24"/>
            <w:szCs w:val="24"/>
          </w:rPr>
          <w:t xml:space="preserve">the same set of </w:t>
        </w:r>
      </w:ins>
      <w:ins w:id="6" w:author="Dept. of Civil Engg." w:date="2014-12-29T23:16:00Z">
        <w:r w:rsidR="00CD00C6" w:rsidRPr="00C30527">
          <w:rPr>
            <w:rFonts w:ascii="Times New Roman" w:hAnsi="Times New Roman" w:cs="Times New Roman"/>
            <w:sz w:val="24"/>
            <w:szCs w:val="24"/>
          </w:rPr>
          <w:t xml:space="preserve">polynomial link </w:t>
        </w:r>
        <w:r w:rsidR="00CD00C6" w:rsidRPr="00C30527">
          <w:rPr>
            <w:rFonts w:ascii="Times New Roman" w:hAnsi="Times New Roman" w:cs="Times New Roman" w:hint="eastAsia"/>
            <w:sz w:val="24"/>
            <w:szCs w:val="24"/>
          </w:rPr>
          <w:t xml:space="preserve">travel </w:t>
        </w:r>
        <w:r w:rsidR="00CD00C6" w:rsidRPr="00C30527">
          <w:rPr>
            <w:rFonts w:ascii="Times New Roman" w:hAnsi="Times New Roman" w:cs="Times New Roman"/>
            <w:sz w:val="24"/>
            <w:szCs w:val="24"/>
          </w:rPr>
          <w:t>time functions</w:t>
        </w:r>
      </w:ins>
      <w:del w:id="7" w:author="Dept. of Civil Engg." w:date="2014-12-29T23:16:00Z">
        <w:r w:rsidR="0068267E" w:rsidRPr="00C30527" w:rsidDel="00CD00C6">
          <w:rPr>
            <w:rFonts w:ascii="Times New Roman" w:hAnsi="Times New Roman" w:cs="Times New Roman"/>
            <w:sz w:val="24"/>
            <w:szCs w:val="24"/>
          </w:rPr>
          <w:delText>of the same instance, before any link expansion</w:delText>
        </w:r>
      </w:del>
      <w:r w:rsidRPr="00C30527">
        <w:rPr>
          <w:rFonts w:ascii="Times New Roman" w:hAnsi="Times New Roman" w:cs="Times New Roman"/>
          <w:sz w:val="24"/>
          <w:szCs w:val="24"/>
        </w:rPr>
        <w:t>.</w:t>
      </w:r>
    </w:p>
    <w:p w:rsidR="00973069" w:rsidRPr="00C30527" w:rsidRDefault="00973069" w:rsidP="00C30527">
      <w:pPr>
        <w:rPr>
          <w:rFonts w:ascii="Times New Roman" w:hAnsi="Times New Roman" w:cs="Times New Roman"/>
          <w:sz w:val="24"/>
          <w:szCs w:val="24"/>
        </w:rPr>
      </w:pPr>
    </w:p>
    <w:p w:rsidR="006B0F1E" w:rsidRPr="00C30527" w:rsidRDefault="00973069" w:rsidP="00C30527">
      <w:pPr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Keyword</w:t>
      </w:r>
      <w:r w:rsidR="00140443" w:rsidRPr="00C30527">
        <w:rPr>
          <w:rFonts w:ascii="Times New Roman" w:hAnsi="Times New Roman" w:cs="Times New Roman"/>
          <w:b/>
          <w:sz w:val="24"/>
          <w:szCs w:val="24"/>
        </w:rPr>
        <w:t>s</w:t>
      </w:r>
      <w:r w:rsidRPr="00C30527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C30527">
        <w:rPr>
          <w:rFonts w:ascii="Times New Roman" w:hAnsi="Times New Roman" w:cs="Times New Roman"/>
          <w:sz w:val="24"/>
          <w:szCs w:val="24"/>
        </w:rPr>
        <w:t>reliability-based traffic assignment; network design</w:t>
      </w:r>
      <w:r w:rsidR="002050B4" w:rsidRPr="00C30527">
        <w:rPr>
          <w:rFonts w:ascii="Times New Roman" w:hAnsi="Times New Roman" w:cs="Times New Roman"/>
          <w:sz w:val="24"/>
          <w:szCs w:val="24"/>
        </w:rPr>
        <w:t xml:space="preserve"> problem</w:t>
      </w:r>
      <w:r w:rsidRPr="00C30527">
        <w:rPr>
          <w:rFonts w:ascii="Times New Roman" w:hAnsi="Times New Roman" w:cs="Times New Roman"/>
          <w:sz w:val="24"/>
          <w:szCs w:val="24"/>
        </w:rPr>
        <w:t>; price of anarchy</w:t>
      </w:r>
    </w:p>
    <w:p w:rsidR="00973069" w:rsidRPr="00C30527" w:rsidRDefault="00973069" w:rsidP="00C30527">
      <w:pPr>
        <w:pStyle w:val="Heading2"/>
        <w:numPr>
          <w:ilvl w:val="0"/>
          <w:numId w:val="5"/>
        </w:numPr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Introduction</w:t>
      </w:r>
    </w:p>
    <w:p w:rsidR="00973069" w:rsidRPr="00C30527" w:rsidRDefault="00973069" w:rsidP="00C30527">
      <w:pPr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In a transportation network, road</w:t>
      </w:r>
      <w:r w:rsidR="002C449D" w:rsidRPr="00C30527">
        <w:rPr>
          <w:rFonts w:ascii="Times New Roman" w:hAnsi="Times New Roman" w:cs="Times New Roman"/>
          <w:sz w:val="24"/>
          <w:szCs w:val="24"/>
        </w:rPr>
        <w:t xml:space="preserve"> users always selfishly choose their own shortest</w:t>
      </w:r>
      <w:r w:rsidRPr="00C30527">
        <w:rPr>
          <w:rFonts w:ascii="Times New Roman" w:hAnsi="Times New Roman" w:cs="Times New Roman"/>
          <w:sz w:val="24"/>
          <w:szCs w:val="24"/>
        </w:rPr>
        <w:t xml:space="preserve"> path</w:t>
      </w:r>
      <w:r w:rsidR="002C449D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C449D" w:rsidRPr="00C30527">
        <w:rPr>
          <w:rFonts w:ascii="Times New Roman" w:hAnsi="Times New Roman" w:cs="Times New Roman"/>
          <w:sz w:val="24"/>
          <w:szCs w:val="24"/>
        </w:rPr>
        <w:t xml:space="preserve">to their </w:t>
      </w:r>
      <w:r w:rsidRPr="00C30527">
        <w:rPr>
          <w:rFonts w:ascii="Times New Roman" w:hAnsi="Times New Roman" w:cs="Times New Roman"/>
          <w:sz w:val="24"/>
          <w:szCs w:val="24"/>
        </w:rPr>
        <w:t>individual destination</w:t>
      </w:r>
      <w:r w:rsidR="00D310A4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/>
          <w:sz w:val="24"/>
          <w:szCs w:val="24"/>
        </w:rPr>
        <w:t xml:space="preserve">. This is captured </w:t>
      </w:r>
      <w:r w:rsidR="00896894" w:rsidRPr="00C30527">
        <w:rPr>
          <w:rFonts w:ascii="Times New Roman" w:hAnsi="Times New Roman" w:cs="Times New Roman"/>
          <w:sz w:val="24"/>
          <w:szCs w:val="24"/>
        </w:rPr>
        <w:t>by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D9097F" w:rsidRPr="00C30527">
        <w:rPr>
          <w:rFonts w:ascii="Times New Roman" w:hAnsi="Times New Roman" w:cs="Times New Roman"/>
          <w:sz w:val="24"/>
          <w:szCs w:val="24"/>
        </w:rPr>
        <w:t>user</w:t>
      </w:r>
      <w:r w:rsidR="002273E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D9097F" w:rsidRPr="00C30527">
        <w:rPr>
          <w:rFonts w:ascii="Times New Roman" w:hAnsi="Times New Roman" w:cs="Times New Roman"/>
          <w:sz w:val="24"/>
          <w:szCs w:val="24"/>
        </w:rPr>
        <w:t>equilibrium (</w:t>
      </w:r>
      <w:r w:rsidRPr="00C30527">
        <w:rPr>
          <w:rFonts w:ascii="Times New Roman" w:hAnsi="Times New Roman" w:cs="Times New Roman"/>
          <w:sz w:val="24"/>
          <w:szCs w:val="24"/>
        </w:rPr>
        <w:t>UE</w:t>
      </w:r>
      <w:r w:rsidR="00D9097F" w:rsidRPr="00C30527">
        <w:rPr>
          <w:rFonts w:ascii="Times New Roman" w:hAnsi="Times New Roman" w:cs="Times New Roman"/>
          <w:sz w:val="24"/>
          <w:szCs w:val="24"/>
        </w:rPr>
        <w:t>)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94EE9" w:rsidRPr="00C30527">
        <w:rPr>
          <w:rFonts w:ascii="Times New Roman" w:hAnsi="Times New Roman" w:cs="Times New Roman"/>
          <w:sz w:val="24"/>
          <w:szCs w:val="24"/>
        </w:rPr>
        <w:t xml:space="preserve">traffic </w:t>
      </w:r>
      <w:r w:rsidRPr="00C30527">
        <w:rPr>
          <w:rFonts w:ascii="Times New Roman" w:hAnsi="Times New Roman" w:cs="Times New Roman"/>
          <w:sz w:val="24"/>
          <w:szCs w:val="24"/>
        </w:rPr>
        <w:t>assignment</w:t>
      </w:r>
      <w:r w:rsidR="00644709" w:rsidRPr="00C30527">
        <w:rPr>
          <w:rFonts w:ascii="Times New Roman" w:hAnsi="Times New Roman" w:cs="Times New Roman"/>
          <w:sz w:val="24"/>
          <w:szCs w:val="24"/>
        </w:rPr>
        <w:t xml:space="preserve">, in which </w:t>
      </w:r>
      <w:r w:rsidRPr="00C30527">
        <w:rPr>
          <w:rFonts w:ascii="Times New Roman" w:hAnsi="Times New Roman" w:cs="Times New Roman"/>
          <w:sz w:val="24"/>
          <w:szCs w:val="24"/>
        </w:rPr>
        <w:t xml:space="preserve">every road user traveling from the same origin to the same destination bears </w:t>
      </w:r>
      <w:r w:rsidR="00546BD0" w:rsidRPr="00C30527">
        <w:rPr>
          <w:rFonts w:ascii="Times New Roman" w:hAnsi="Times New Roman" w:cs="Times New Roman"/>
          <w:sz w:val="24"/>
          <w:szCs w:val="24"/>
        </w:rPr>
        <w:t>an</w:t>
      </w:r>
      <w:r w:rsidR="00D310A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exactly </w:t>
      </w:r>
      <w:r w:rsidR="002F19BF" w:rsidRPr="00C30527">
        <w:rPr>
          <w:rFonts w:ascii="Times New Roman" w:hAnsi="Times New Roman" w:cs="Times New Roman"/>
          <w:sz w:val="24"/>
          <w:szCs w:val="24"/>
        </w:rPr>
        <w:t>identical</w:t>
      </w:r>
      <w:r w:rsidRPr="00C30527">
        <w:rPr>
          <w:rFonts w:ascii="Times New Roman" w:hAnsi="Times New Roman" w:cs="Times New Roman"/>
          <w:sz w:val="24"/>
          <w:szCs w:val="24"/>
        </w:rPr>
        <w:t xml:space="preserve"> travel time. In contrast to UE </w:t>
      </w:r>
      <w:r w:rsidR="00094EE9" w:rsidRPr="00C30527">
        <w:rPr>
          <w:rFonts w:ascii="Times New Roman" w:hAnsi="Times New Roman" w:cs="Times New Roman"/>
          <w:sz w:val="24"/>
          <w:szCs w:val="24"/>
        </w:rPr>
        <w:t xml:space="preserve">traffic </w:t>
      </w:r>
      <w:r w:rsidRPr="00C30527">
        <w:rPr>
          <w:rFonts w:ascii="Times New Roman" w:hAnsi="Times New Roman" w:cs="Times New Roman"/>
          <w:sz w:val="24"/>
          <w:szCs w:val="24"/>
        </w:rPr>
        <w:t xml:space="preserve">assignment, </w:t>
      </w:r>
      <w:r w:rsidR="007E60A8" w:rsidRPr="00C30527">
        <w:rPr>
          <w:rFonts w:ascii="Times New Roman" w:hAnsi="Times New Roman" w:cs="Times New Roman"/>
          <w:sz w:val="24"/>
          <w:szCs w:val="24"/>
        </w:rPr>
        <w:t>system-optimal (</w:t>
      </w:r>
      <w:r w:rsidRPr="00C30527">
        <w:rPr>
          <w:rFonts w:ascii="Times New Roman" w:hAnsi="Times New Roman" w:cs="Times New Roman"/>
          <w:sz w:val="24"/>
          <w:szCs w:val="24"/>
        </w:rPr>
        <w:t>SO</w:t>
      </w:r>
      <w:r w:rsidR="007E60A8" w:rsidRPr="00C30527">
        <w:rPr>
          <w:rFonts w:ascii="Times New Roman" w:hAnsi="Times New Roman" w:cs="Times New Roman"/>
          <w:sz w:val="24"/>
          <w:szCs w:val="24"/>
        </w:rPr>
        <w:t>)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94EE9" w:rsidRPr="00C30527">
        <w:rPr>
          <w:rFonts w:ascii="Times New Roman" w:hAnsi="Times New Roman" w:cs="Times New Roman"/>
          <w:sz w:val="24"/>
          <w:szCs w:val="24"/>
        </w:rPr>
        <w:t xml:space="preserve">traffic </w:t>
      </w:r>
      <w:r w:rsidRPr="00C30527">
        <w:rPr>
          <w:rFonts w:ascii="Times New Roman" w:hAnsi="Times New Roman" w:cs="Times New Roman"/>
          <w:sz w:val="24"/>
          <w:szCs w:val="24"/>
        </w:rPr>
        <w:t xml:space="preserve">assignment aims </w:t>
      </w:r>
      <w:r w:rsidR="00644709" w:rsidRPr="00C30527">
        <w:rPr>
          <w:rFonts w:ascii="Times New Roman" w:hAnsi="Times New Roman" w:cs="Times New Roman"/>
          <w:sz w:val="24"/>
          <w:szCs w:val="24"/>
        </w:rPr>
        <w:t>to</w:t>
      </w:r>
      <w:r w:rsidRPr="00C30527">
        <w:rPr>
          <w:rFonts w:ascii="Times New Roman" w:hAnsi="Times New Roman" w:cs="Times New Roman"/>
          <w:sz w:val="24"/>
          <w:szCs w:val="24"/>
        </w:rPr>
        <w:t xml:space="preserve"> minimiz</w:t>
      </w:r>
      <w:r w:rsidR="00644709" w:rsidRPr="00C30527">
        <w:rPr>
          <w:rFonts w:ascii="Times New Roman" w:hAnsi="Times New Roman" w:cs="Times New Roman"/>
          <w:sz w:val="24"/>
          <w:szCs w:val="24"/>
        </w:rPr>
        <w:t>e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r w:rsidR="00BE43A9" w:rsidRPr="00C30527">
        <w:rPr>
          <w:rFonts w:ascii="Times New Roman" w:hAnsi="Times New Roman" w:cs="Times New Roman"/>
          <w:sz w:val="24"/>
          <w:szCs w:val="24"/>
        </w:rPr>
        <w:t>total system travel time (TSTT)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</w:p>
    <w:p w:rsidR="00973069" w:rsidRPr="00C30527" w:rsidRDefault="00E5459B" w:rsidP="00C30527">
      <w:pPr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Many studies have </w:t>
      </w:r>
      <w:r w:rsidR="00DA5BA2" w:rsidRPr="00C30527">
        <w:rPr>
          <w:rFonts w:ascii="Times New Roman" w:hAnsi="Times New Roman" w:cs="Times New Roman"/>
          <w:sz w:val="24"/>
          <w:szCs w:val="24"/>
        </w:rPr>
        <w:t>quanti</w:t>
      </w:r>
      <w:r w:rsidRPr="00C30527">
        <w:rPr>
          <w:rFonts w:ascii="Times New Roman" w:hAnsi="Times New Roman" w:cs="Times New Roman"/>
          <w:sz w:val="24"/>
          <w:szCs w:val="24"/>
        </w:rPr>
        <w:t xml:space="preserve">fied the worst-case ratio of </w:t>
      </w:r>
      <w:r w:rsidR="00BE43A9" w:rsidRPr="00C30527">
        <w:rPr>
          <w:rFonts w:ascii="Times New Roman" w:hAnsi="Times New Roman" w:cs="Times New Roman"/>
          <w:sz w:val="24"/>
          <w:szCs w:val="24"/>
        </w:rPr>
        <w:t>TSTT</w:t>
      </w:r>
      <w:r w:rsidRPr="00C30527">
        <w:rPr>
          <w:rFonts w:ascii="Times New Roman" w:hAnsi="Times New Roman" w:cs="Times New Roman"/>
          <w:sz w:val="24"/>
          <w:szCs w:val="24"/>
        </w:rPr>
        <w:t xml:space="preserve"> at UE to </w:t>
      </w:r>
      <w:r w:rsidR="001901BB" w:rsidRPr="00C30527">
        <w:rPr>
          <w:rFonts w:ascii="Times New Roman" w:hAnsi="Times New Roman" w:cs="Times New Roman"/>
          <w:sz w:val="24"/>
          <w:szCs w:val="24"/>
        </w:rPr>
        <w:t>that</w:t>
      </w:r>
      <w:r w:rsidRPr="00C30527">
        <w:rPr>
          <w:rFonts w:ascii="Times New Roman" w:hAnsi="Times New Roman" w:cs="Times New Roman"/>
          <w:sz w:val="24"/>
          <w:szCs w:val="24"/>
        </w:rPr>
        <w:t xml:space="preserve"> at SO, which was first termed the “price of anarchy” (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) by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Koutsoupias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and Papadimitriou (</w:t>
      </w:r>
      <w:r w:rsidR="002334DD" w:rsidRPr="00C30527">
        <w:rPr>
          <w:rFonts w:ascii="Times New Roman" w:hAnsi="Times New Roman" w:cs="Times New Roman"/>
          <w:sz w:val="24"/>
          <w:szCs w:val="24"/>
        </w:rPr>
        <w:t>1999</w:t>
      </w:r>
      <w:r w:rsidRPr="00C30527">
        <w:rPr>
          <w:rFonts w:ascii="Times New Roman" w:hAnsi="Times New Roman" w:cs="Times New Roman"/>
          <w:sz w:val="24"/>
          <w:szCs w:val="24"/>
        </w:rPr>
        <w:t>)</w:t>
      </w:r>
      <w:r w:rsidR="00DA5BA2" w:rsidRPr="00C3052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73069" w:rsidRPr="00C30527">
        <w:rPr>
          <w:rFonts w:ascii="Times New Roman" w:hAnsi="Times New Roman" w:cs="Times New Roman"/>
          <w:sz w:val="24"/>
          <w:szCs w:val="24"/>
        </w:rPr>
        <w:t>Roughgarden</w:t>
      </w:r>
      <w:proofErr w:type="spellEnd"/>
      <w:r w:rsidR="00973069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973069" w:rsidRPr="00C30527">
        <w:rPr>
          <w:rFonts w:ascii="Times New Roman" w:hAnsi="Times New Roman" w:cs="Times New Roman"/>
          <w:sz w:val="24"/>
          <w:szCs w:val="24"/>
        </w:rPr>
        <w:t>Tardos</w:t>
      </w:r>
      <w:proofErr w:type="spellEnd"/>
      <w:r w:rsidR="00973069" w:rsidRPr="00C30527">
        <w:rPr>
          <w:rFonts w:ascii="Times New Roman" w:hAnsi="Times New Roman" w:cs="Times New Roman"/>
          <w:sz w:val="24"/>
          <w:szCs w:val="24"/>
        </w:rPr>
        <w:t xml:space="preserve"> (2002) mainly studied the </w:t>
      </w:r>
      <w:proofErr w:type="spellStart"/>
      <w:r w:rsidR="00973069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973069" w:rsidRPr="00C30527">
        <w:rPr>
          <w:rFonts w:ascii="Times New Roman" w:hAnsi="Times New Roman" w:cs="Times New Roman"/>
          <w:sz w:val="24"/>
          <w:szCs w:val="24"/>
        </w:rPr>
        <w:t xml:space="preserve"> for traditional </w:t>
      </w:r>
      <w:r w:rsidR="003C2FB5" w:rsidRPr="00C30527">
        <w:rPr>
          <w:rFonts w:ascii="Times New Roman" w:hAnsi="Times New Roman" w:cs="Times New Roman"/>
          <w:sz w:val="24"/>
          <w:szCs w:val="24"/>
        </w:rPr>
        <w:t xml:space="preserve">UE </w:t>
      </w:r>
      <w:r w:rsidR="00973069" w:rsidRPr="00C30527">
        <w:rPr>
          <w:rFonts w:ascii="Times New Roman" w:hAnsi="Times New Roman" w:cs="Times New Roman"/>
          <w:sz w:val="24"/>
          <w:szCs w:val="24"/>
        </w:rPr>
        <w:t>traffic assignment with fixed demand</w:t>
      </w:r>
      <w:r w:rsidR="00546BD0" w:rsidRPr="00C30527">
        <w:rPr>
          <w:rFonts w:ascii="Times New Roman" w:hAnsi="Times New Roman" w:cs="Times New Roman"/>
          <w:sz w:val="24"/>
          <w:szCs w:val="24"/>
        </w:rPr>
        <w:t>, in which t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he </w:t>
      </w:r>
      <w:r w:rsidR="00FD69C0" w:rsidRPr="00C30527">
        <w:rPr>
          <w:rFonts w:ascii="Times New Roman" w:hAnsi="Times New Roman" w:cs="Times New Roman"/>
          <w:sz w:val="24"/>
          <w:szCs w:val="24"/>
        </w:rPr>
        <w:t xml:space="preserve">link travel 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time function is separable and </w:t>
      </w:r>
      <w:r w:rsidR="00973069" w:rsidRPr="00C30527">
        <w:rPr>
          <w:rFonts w:ascii="Times New Roman" w:hAnsi="Times New Roman" w:cs="Times New Roman" w:hint="eastAsia"/>
          <w:sz w:val="24"/>
          <w:szCs w:val="24"/>
        </w:rPr>
        <w:t>link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capacity </w:t>
      </w:r>
      <w:r w:rsidR="0068218C" w:rsidRPr="00C30527">
        <w:rPr>
          <w:rFonts w:ascii="Times New Roman" w:hAnsi="Times New Roman" w:cs="Times New Roman"/>
          <w:sz w:val="24"/>
          <w:szCs w:val="24"/>
        </w:rPr>
        <w:t xml:space="preserve">constraints are </w:t>
      </w:r>
      <w:r w:rsidR="00973069" w:rsidRPr="00C30527">
        <w:rPr>
          <w:rFonts w:ascii="Times New Roman" w:hAnsi="Times New Roman" w:cs="Times New Roman" w:hint="eastAsia"/>
          <w:sz w:val="24"/>
          <w:szCs w:val="24"/>
        </w:rPr>
        <w:t xml:space="preserve">not </w:t>
      </w:r>
      <w:r w:rsidR="0068218C" w:rsidRPr="00C30527">
        <w:rPr>
          <w:rFonts w:ascii="Times New Roman" w:hAnsi="Times New Roman" w:cs="Times New Roman"/>
          <w:sz w:val="24"/>
          <w:szCs w:val="24"/>
        </w:rPr>
        <w:t>considered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. Since then, four major lines of research </w:t>
      </w:r>
      <w:r w:rsidR="00644709" w:rsidRPr="00C30527">
        <w:rPr>
          <w:rFonts w:ascii="Times New Roman" w:hAnsi="Times New Roman" w:cs="Times New Roman"/>
          <w:sz w:val="24"/>
          <w:szCs w:val="24"/>
        </w:rPr>
        <w:t>have arisen</w:t>
      </w:r>
      <w:r w:rsidR="00973069" w:rsidRPr="00C30527">
        <w:rPr>
          <w:rFonts w:ascii="Times New Roman" w:hAnsi="Times New Roman" w:cs="Times New Roman"/>
          <w:sz w:val="24"/>
          <w:szCs w:val="24"/>
        </w:rPr>
        <w:t>:</w:t>
      </w:r>
    </w:p>
    <w:p w:rsidR="00973069" w:rsidRPr="00C30527" w:rsidRDefault="00644709" w:rsidP="00C30527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a</w:t>
      </w:r>
      <w:r w:rsidR="00973069" w:rsidRPr="00C30527">
        <w:rPr>
          <w:rFonts w:ascii="Times New Roman" w:hAnsi="Times New Roman" w:cs="Times New Roman"/>
          <w:sz w:val="24"/>
          <w:szCs w:val="24"/>
        </w:rPr>
        <w:t>rc capacity constraints</w:t>
      </w:r>
      <w:r w:rsidRPr="00C30527">
        <w:rPr>
          <w:rFonts w:ascii="Times New Roman" w:hAnsi="Times New Roman" w:cs="Times New Roman"/>
          <w:sz w:val="24"/>
          <w:szCs w:val="24"/>
        </w:rPr>
        <w:t>;</w:t>
      </w:r>
    </w:p>
    <w:p w:rsidR="00973069" w:rsidRPr="00C30527" w:rsidRDefault="00644709" w:rsidP="00C30527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d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emand and link travel </w:t>
      </w:r>
      <w:r w:rsidR="009758C6" w:rsidRPr="00C30527">
        <w:rPr>
          <w:rFonts w:ascii="Times New Roman" w:hAnsi="Times New Roman" w:cs="Times New Roman"/>
          <w:sz w:val="24"/>
          <w:szCs w:val="24"/>
        </w:rPr>
        <w:t>time/</w:t>
      </w:r>
      <w:r w:rsidR="00973069" w:rsidRPr="00C30527">
        <w:rPr>
          <w:rFonts w:ascii="Times New Roman" w:hAnsi="Times New Roman" w:cs="Times New Roman"/>
          <w:sz w:val="24"/>
          <w:szCs w:val="24"/>
        </w:rPr>
        <w:t>cost functions</w:t>
      </w:r>
      <w:r w:rsidRPr="00C30527">
        <w:rPr>
          <w:rFonts w:ascii="Times New Roman" w:hAnsi="Times New Roman" w:cs="Times New Roman"/>
          <w:sz w:val="24"/>
          <w:szCs w:val="24"/>
        </w:rPr>
        <w:t>;</w:t>
      </w:r>
    </w:p>
    <w:p w:rsidR="00973069" w:rsidRPr="00C30527" w:rsidRDefault="00644709" w:rsidP="00C30527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o</w:t>
      </w:r>
      <w:r w:rsidR="00973069" w:rsidRPr="00C30527">
        <w:rPr>
          <w:rFonts w:ascii="Times New Roman" w:hAnsi="Times New Roman" w:cs="Times New Roman"/>
          <w:sz w:val="24"/>
          <w:szCs w:val="24"/>
        </w:rPr>
        <w:t>ther equilibrium principles and multiple user classes</w:t>
      </w:r>
      <w:r w:rsidRPr="00C30527">
        <w:rPr>
          <w:rFonts w:ascii="Times New Roman" w:hAnsi="Times New Roman" w:cs="Times New Roman"/>
          <w:sz w:val="24"/>
          <w:szCs w:val="24"/>
        </w:rPr>
        <w:t>;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and</w:t>
      </w:r>
    </w:p>
    <w:p w:rsidR="00973069" w:rsidRPr="00C30527" w:rsidRDefault="00644709" w:rsidP="00C30527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r</w:t>
      </w:r>
      <w:r w:rsidR="00973069" w:rsidRPr="00C30527">
        <w:rPr>
          <w:rFonts w:ascii="Times New Roman" w:hAnsi="Times New Roman" w:cs="Times New Roman"/>
          <w:sz w:val="24"/>
          <w:szCs w:val="24"/>
        </w:rPr>
        <w:t>oad</w:t>
      </w:r>
      <w:proofErr w:type="gramEnd"/>
      <w:r w:rsidR="00973069" w:rsidRPr="00C30527">
        <w:rPr>
          <w:rFonts w:ascii="Times New Roman" w:hAnsi="Times New Roman" w:cs="Times New Roman"/>
          <w:sz w:val="24"/>
          <w:szCs w:val="24"/>
        </w:rPr>
        <w:t xml:space="preserve"> pricing consideration</w:t>
      </w:r>
      <w:r w:rsidR="009A3DE6" w:rsidRPr="00C30527">
        <w:rPr>
          <w:rFonts w:ascii="Times New Roman" w:hAnsi="Times New Roman" w:cs="Times New Roman"/>
          <w:sz w:val="24"/>
          <w:szCs w:val="24"/>
        </w:rPr>
        <w:t>s</w:t>
      </w:r>
      <w:r w:rsidR="00973069" w:rsidRPr="00C30527">
        <w:rPr>
          <w:rFonts w:ascii="Times New Roman" w:hAnsi="Times New Roman" w:cs="Times New Roman"/>
          <w:sz w:val="24"/>
          <w:szCs w:val="24"/>
        </w:rPr>
        <w:t>.</w:t>
      </w:r>
    </w:p>
    <w:p w:rsidR="00973069" w:rsidRPr="00C30527" w:rsidRDefault="00973069" w:rsidP="00C30527">
      <w:pPr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Correa et al. (2004) </w:t>
      </w:r>
      <w:r w:rsidR="00644709" w:rsidRPr="00C30527">
        <w:rPr>
          <w:rFonts w:ascii="Times New Roman" w:hAnsi="Times New Roman" w:cs="Times New Roman"/>
          <w:sz w:val="24"/>
          <w:szCs w:val="24"/>
        </w:rPr>
        <w:t>provide</w:t>
      </w:r>
      <w:r w:rsidR="00D62EFE" w:rsidRPr="00C30527">
        <w:rPr>
          <w:rFonts w:ascii="Times New Roman" w:hAnsi="Times New Roman" w:cs="Times New Roman"/>
          <w:sz w:val="24"/>
          <w:szCs w:val="24"/>
        </w:rPr>
        <w:t>d</w:t>
      </w:r>
      <w:r w:rsidRPr="00C30527">
        <w:rPr>
          <w:rFonts w:ascii="Times New Roman" w:hAnsi="Times New Roman" w:cs="Times New Roman"/>
          <w:sz w:val="24"/>
          <w:szCs w:val="24"/>
        </w:rPr>
        <w:t xml:space="preserve"> one example of </w:t>
      </w:r>
      <w:r w:rsidR="00644709" w:rsidRPr="00C30527">
        <w:rPr>
          <w:rFonts w:ascii="Times New Roman" w:hAnsi="Times New Roman" w:cs="Times New Roman"/>
          <w:sz w:val="24"/>
          <w:szCs w:val="24"/>
        </w:rPr>
        <w:t>a study</w:t>
      </w:r>
      <w:r w:rsidRPr="00C30527">
        <w:rPr>
          <w:rFonts w:ascii="Times New Roman" w:hAnsi="Times New Roman" w:cs="Times New Roman"/>
          <w:sz w:val="24"/>
          <w:szCs w:val="24"/>
        </w:rPr>
        <w:t xml:space="preserve"> belonging to the first line</w:t>
      </w:r>
      <w:r w:rsidR="009A3DE6" w:rsidRPr="00C30527">
        <w:rPr>
          <w:rFonts w:ascii="Times New Roman" w:hAnsi="Times New Roman" w:cs="Times New Roman"/>
          <w:sz w:val="24"/>
          <w:szCs w:val="24"/>
        </w:rPr>
        <w:t xml:space="preserve"> o</w:t>
      </w:r>
      <w:r w:rsidR="00D62EFE" w:rsidRPr="00C30527">
        <w:rPr>
          <w:rFonts w:ascii="Times New Roman" w:hAnsi="Times New Roman" w:cs="Times New Roman"/>
          <w:sz w:val="24"/>
          <w:szCs w:val="24"/>
        </w:rPr>
        <w:t>f research</w:t>
      </w:r>
      <w:r w:rsidRPr="00C30527">
        <w:rPr>
          <w:rFonts w:ascii="Times New Roman" w:hAnsi="Times New Roman" w:cs="Times New Roman"/>
          <w:sz w:val="24"/>
          <w:szCs w:val="24"/>
        </w:rPr>
        <w:t xml:space="preserve">. They extended the study of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Roughgarden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Tardos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(2002) and examined 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in traditional </w:t>
      </w:r>
      <w:r w:rsidR="003C2FB5" w:rsidRPr="00C30527">
        <w:rPr>
          <w:rFonts w:ascii="Times New Roman" w:hAnsi="Times New Roman" w:cs="Times New Roman"/>
          <w:sz w:val="24"/>
          <w:szCs w:val="24"/>
        </w:rPr>
        <w:t xml:space="preserve">UE </w:t>
      </w:r>
      <w:r w:rsidRPr="00C30527">
        <w:rPr>
          <w:rFonts w:ascii="Times New Roman" w:hAnsi="Times New Roman" w:cs="Times New Roman"/>
          <w:sz w:val="24"/>
          <w:szCs w:val="24"/>
        </w:rPr>
        <w:t xml:space="preserve">traffic assignment with capacity constraints. The first line of research </w:t>
      </w:r>
      <w:r w:rsidR="009A3DE6" w:rsidRPr="00C30527">
        <w:rPr>
          <w:rFonts w:ascii="Times New Roman" w:hAnsi="Times New Roman" w:cs="Times New Roman"/>
          <w:sz w:val="24"/>
          <w:szCs w:val="24"/>
        </w:rPr>
        <w:t xml:space="preserve">has </w:t>
      </w:r>
      <w:r w:rsidRPr="00C30527">
        <w:rPr>
          <w:rFonts w:ascii="Times New Roman" w:hAnsi="Times New Roman" w:cs="Times New Roman"/>
          <w:sz w:val="24"/>
          <w:szCs w:val="24"/>
        </w:rPr>
        <w:t xml:space="preserve">received little attention because the results </w:t>
      </w:r>
      <w:r w:rsidR="00896894" w:rsidRPr="00C30527">
        <w:rPr>
          <w:rFonts w:ascii="Times New Roman" w:hAnsi="Times New Roman" w:cs="Times New Roman"/>
          <w:sz w:val="24"/>
          <w:szCs w:val="24"/>
        </w:rPr>
        <w:t>do</w:t>
      </w:r>
      <w:r w:rsidRPr="00C30527">
        <w:rPr>
          <w:rFonts w:ascii="Times New Roman" w:hAnsi="Times New Roman" w:cs="Times New Roman"/>
          <w:sz w:val="24"/>
          <w:szCs w:val="24"/>
        </w:rPr>
        <w:t xml:space="preserve"> not </w:t>
      </w:r>
      <w:r w:rsidR="00896894" w:rsidRPr="00C30527">
        <w:rPr>
          <w:rFonts w:ascii="Times New Roman" w:hAnsi="Times New Roman" w:cs="Times New Roman"/>
          <w:sz w:val="24"/>
          <w:szCs w:val="24"/>
        </w:rPr>
        <w:t xml:space="preserve">differ </w:t>
      </w:r>
      <w:r w:rsidRPr="00C30527">
        <w:rPr>
          <w:rFonts w:ascii="Times New Roman" w:hAnsi="Times New Roman" w:cs="Times New Roman"/>
          <w:sz w:val="24"/>
          <w:szCs w:val="24"/>
        </w:rPr>
        <w:t xml:space="preserve">significantly from </w:t>
      </w:r>
      <w:r w:rsidR="009A3DE6" w:rsidRPr="00C30527">
        <w:rPr>
          <w:rFonts w:ascii="Times New Roman" w:hAnsi="Times New Roman" w:cs="Times New Roman"/>
          <w:sz w:val="24"/>
          <w:szCs w:val="24"/>
        </w:rPr>
        <w:t>those</w:t>
      </w:r>
      <w:r w:rsidRPr="00C30527">
        <w:rPr>
          <w:rFonts w:ascii="Times New Roman" w:hAnsi="Times New Roman" w:cs="Times New Roman"/>
          <w:sz w:val="24"/>
          <w:szCs w:val="24"/>
        </w:rPr>
        <w:t xml:space="preserve"> found by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Roughgarden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Tardos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(2002).</w:t>
      </w:r>
    </w:p>
    <w:p w:rsidR="00973069" w:rsidRPr="00C30527" w:rsidRDefault="00973069" w:rsidP="00C30527">
      <w:pPr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lastRenderedPageBreak/>
        <w:t xml:space="preserve">The second line of research focuses on relaxing the assumption </w:t>
      </w:r>
      <w:r w:rsidR="00D62EFE" w:rsidRPr="00C30527">
        <w:rPr>
          <w:rFonts w:ascii="Times New Roman" w:hAnsi="Times New Roman" w:cs="Times New Roman"/>
          <w:sz w:val="24"/>
          <w:szCs w:val="24"/>
        </w:rPr>
        <w:t>related to the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55FF8" w:rsidRPr="00C30527">
        <w:rPr>
          <w:rFonts w:ascii="Times New Roman" w:hAnsi="Times New Roman" w:cs="Times New Roman"/>
          <w:sz w:val="24"/>
          <w:szCs w:val="24"/>
        </w:rPr>
        <w:t>time/</w:t>
      </w:r>
      <w:r w:rsidRPr="00C30527">
        <w:rPr>
          <w:rFonts w:ascii="Times New Roman" w:hAnsi="Times New Roman" w:cs="Times New Roman"/>
          <w:sz w:val="24"/>
          <w:szCs w:val="24"/>
        </w:rPr>
        <w:t>cost functions used and consider</w:t>
      </w:r>
      <w:r w:rsidR="00D310A4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/>
          <w:sz w:val="24"/>
          <w:szCs w:val="24"/>
        </w:rPr>
        <w:t xml:space="preserve"> elastic instead of fixed </w:t>
      </w:r>
      <w:r w:rsidR="00D62EFE" w:rsidRPr="00C30527">
        <w:rPr>
          <w:rFonts w:ascii="Times New Roman" w:hAnsi="Times New Roman" w:cs="Times New Roman"/>
          <w:sz w:val="24"/>
          <w:szCs w:val="24"/>
        </w:rPr>
        <w:t>demand</w:t>
      </w:r>
      <w:r w:rsidRPr="00C30527">
        <w:rPr>
          <w:rFonts w:ascii="Times New Roman" w:hAnsi="Times New Roman" w:cs="Times New Roman"/>
          <w:sz w:val="24"/>
          <w:szCs w:val="24"/>
        </w:rPr>
        <w:t xml:space="preserve">. For instance, Chau and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Sim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(2003) extended the study of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Roughgarden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Tardos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(2002) to consider the case </w:t>
      </w:r>
      <w:r w:rsidR="00896894" w:rsidRPr="00C30527">
        <w:rPr>
          <w:rFonts w:ascii="Times New Roman" w:hAnsi="Times New Roman" w:cs="Times New Roman"/>
          <w:sz w:val="24"/>
          <w:szCs w:val="24"/>
        </w:rPr>
        <w:t>in which</w:t>
      </w:r>
      <w:r w:rsidRPr="00C30527">
        <w:rPr>
          <w:rFonts w:ascii="Times New Roman" w:hAnsi="Times New Roman" w:cs="Times New Roman"/>
          <w:sz w:val="24"/>
          <w:szCs w:val="24"/>
        </w:rPr>
        <w:t xml:space="preserve"> link travel cost functions are non-separable but symmetric (</w:t>
      </w:r>
      <w:r w:rsidR="00D62EFE" w:rsidRPr="00C30527">
        <w:rPr>
          <w:rFonts w:ascii="Times New Roman" w:hAnsi="Times New Roman" w:cs="Times New Roman"/>
          <w:sz w:val="24"/>
          <w:szCs w:val="24"/>
        </w:rPr>
        <w:t xml:space="preserve">a case that can </w:t>
      </w:r>
      <w:r w:rsidRPr="00C30527">
        <w:rPr>
          <w:rFonts w:ascii="Times New Roman" w:hAnsi="Times New Roman" w:cs="Times New Roman"/>
          <w:sz w:val="24"/>
          <w:szCs w:val="24"/>
        </w:rPr>
        <w:t>include separable functions)</w:t>
      </w:r>
      <w:r w:rsidR="00D310A4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and the demand of each </w:t>
      </w:r>
      <w:r w:rsidR="00BC2F73" w:rsidRPr="00C30527">
        <w:rPr>
          <w:rFonts w:ascii="Times New Roman" w:hAnsi="Times New Roman" w:cs="Times New Roman"/>
          <w:sz w:val="24"/>
          <w:szCs w:val="24"/>
        </w:rPr>
        <w:t>o</w:t>
      </w:r>
      <w:r w:rsidRPr="00C30527">
        <w:rPr>
          <w:rFonts w:ascii="Times New Roman" w:hAnsi="Times New Roman" w:cs="Times New Roman"/>
          <w:sz w:val="24"/>
          <w:szCs w:val="24"/>
        </w:rPr>
        <w:t>rigin-</w:t>
      </w:r>
      <w:r w:rsidR="00BC2F73" w:rsidRPr="00C30527">
        <w:rPr>
          <w:rFonts w:ascii="Times New Roman" w:hAnsi="Times New Roman" w:cs="Times New Roman"/>
          <w:sz w:val="24"/>
          <w:szCs w:val="24"/>
        </w:rPr>
        <w:t>d</w:t>
      </w:r>
      <w:r w:rsidRPr="00C30527">
        <w:rPr>
          <w:rFonts w:ascii="Times New Roman" w:hAnsi="Times New Roman" w:cs="Times New Roman"/>
          <w:sz w:val="24"/>
          <w:szCs w:val="24"/>
        </w:rPr>
        <w:t>estination (O-D</w:t>
      </w:r>
      <w:r w:rsidR="00D56194" w:rsidRPr="00C30527">
        <w:rPr>
          <w:rFonts w:ascii="Times New Roman" w:hAnsi="Times New Roman" w:cs="Times New Roman"/>
          <w:sz w:val="24"/>
          <w:szCs w:val="24"/>
        </w:rPr>
        <w:t xml:space="preserve">) pair is elastic. </w:t>
      </w:r>
      <w:proofErr w:type="spellStart"/>
      <w:r w:rsidR="00D56194" w:rsidRPr="00C30527">
        <w:rPr>
          <w:rFonts w:ascii="Times New Roman" w:hAnsi="Times New Roman" w:cs="Times New Roman"/>
          <w:sz w:val="24"/>
          <w:szCs w:val="24"/>
        </w:rPr>
        <w:t>Perakis</w:t>
      </w:r>
      <w:proofErr w:type="spellEnd"/>
      <w:r w:rsidR="00D56194" w:rsidRPr="00C30527">
        <w:rPr>
          <w:rFonts w:ascii="Times New Roman" w:hAnsi="Times New Roman" w:cs="Times New Roman"/>
          <w:sz w:val="24"/>
          <w:szCs w:val="24"/>
        </w:rPr>
        <w:t xml:space="preserve"> (2004</w:t>
      </w:r>
      <w:r w:rsidRPr="00C30527">
        <w:rPr>
          <w:rFonts w:ascii="Times New Roman" w:hAnsi="Times New Roman" w:cs="Times New Roman"/>
          <w:sz w:val="24"/>
          <w:szCs w:val="24"/>
        </w:rPr>
        <w:t xml:space="preserve">) further considered the case </w:t>
      </w:r>
      <w:r w:rsidR="00546BD0" w:rsidRPr="00C30527">
        <w:rPr>
          <w:rFonts w:ascii="Times New Roman" w:hAnsi="Times New Roman" w:cs="Times New Roman"/>
          <w:sz w:val="24"/>
          <w:szCs w:val="24"/>
        </w:rPr>
        <w:t xml:space="preserve">in which </w:t>
      </w:r>
      <w:r w:rsidRPr="00C30527">
        <w:rPr>
          <w:rFonts w:ascii="Times New Roman" w:hAnsi="Times New Roman" w:cs="Times New Roman"/>
          <w:sz w:val="24"/>
          <w:szCs w:val="24"/>
        </w:rPr>
        <w:t>the cost functions are both asymmetric and non-separable but the demand is fixed. Han et</w:t>
      </w:r>
      <w:r w:rsidR="001274D1" w:rsidRPr="00C30527">
        <w:rPr>
          <w:rFonts w:ascii="Times New Roman" w:hAnsi="Times New Roman" w:cs="Times New Roman"/>
          <w:sz w:val="24"/>
          <w:szCs w:val="24"/>
        </w:rPr>
        <w:t xml:space="preserve"> al. (2008</w:t>
      </w:r>
      <w:r w:rsidR="00FC3747" w:rsidRPr="00C30527">
        <w:rPr>
          <w:rFonts w:ascii="Times New Roman" w:hAnsi="Times New Roman" w:cs="Times New Roman"/>
          <w:sz w:val="24"/>
          <w:szCs w:val="24"/>
        </w:rPr>
        <w:t>a</w:t>
      </w:r>
      <w:r w:rsidR="001274D1" w:rsidRPr="00C30527">
        <w:rPr>
          <w:rFonts w:ascii="Times New Roman" w:hAnsi="Times New Roman" w:cs="Times New Roman"/>
          <w:sz w:val="24"/>
          <w:szCs w:val="24"/>
        </w:rPr>
        <w:t>) extended their studies</w:t>
      </w:r>
      <w:r w:rsidRPr="00C30527">
        <w:rPr>
          <w:rFonts w:ascii="Times New Roman" w:hAnsi="Times New Roman" w:cs="Times New Roman"/>
          <w:sz w:val="24"/>
          <w:szCs w:val="24"/>
        </w:rPr>
        <w:t xml:space="preserve"> by considering elastic demand.</w:t>
      </w:r>
    </w:p>
    <w:p w:rsidR="00E167DE" w:rsidRPr="00C30527" w:rsidRDefault="00973069" w:rsidP="00C30527">
      <w:pPr>
        <w:widowControl/>
        <w:autoSpaceDE w:val="0"/>
        <w:autoSpaceDN w:val="0"/>
        <w:adjustRightInd w:val="0"/>
        <w:ind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Apart from the investigation o</w:t>
      </w:r>
      <w:r w:rsidR="00D62EFE" w:rsidRPr="00C30527">
        <w:rPr>
          <w:rFonts w:ascii="Times New Roman" w:hAnsi="Times New Roman" w:cs="Times New Roman"/>
          <w:sz w:val="24"/>
          <w:szCs w:val="24"/>
        </w:rPr>
        <w:t>f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for</w:t>
      </w:r>
      <w:r w:rsidR="00D62EFE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traditional </w:t>
      </w:r>
      <w:r w:rsidR="00C53B8D" w:rsidRPr="00C30527">
        <w:rPr>
          <w:rFonts w:ascii="Times New Roman" w:hAnsi="Times New Roman" w:cs="Times New Roman"/>
          <w:sz w:val="24"/>
          <w:szCs w:val="24"/>
        </w:rPr>
        <w:t>UE</w:t>
      </w:r>
      <w:r w:rsidRPr="00C30527">
        <w:rPr>
          <w:rFonts w:ascii="Times New Roman" w:hAnsi="Times New Roman" w:cs="Times New Roman"/>
          <w:sz w:val="24"/>
          <w:szCs w:val="24"/>
        </w:rPr>
        <w:t xml:space="preserve"> traffic assignment, the third line </w:t>
      </w:r>
      <w:r w:rsidR="00D62EFE" w:rsidRPr="00C30527">
        <w:rPr>
          <w:rFonts w:ascii="Times New Roman" w:hAnsi="Times New Roman" w:cs="Times New Roman"/>
          <w:sz w:val="24"/>
          <w:szCs w:val="24"/>
        </w:rPr>
        <w:t xml:space="preserve">of research </w:t>
      </w:r>
      <w:r w:rsidRPr="00C30527">
        <w:rPr>
          <w:rFonts w:ascii="Times New Roman" w:hAnsi="Times New Roman" w:cs="Times New Roman"/>
          <w:sz w:val="24"/>
          <w:szCs w:val="24"/>
        </w:rPr>
        <w:t xml:space="preserve">considers other traffic assignment problems and more user classes. For example,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Guo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et al. (2010) proposed </w:t>
      </w:r>
      <w:r w:rsidR="00D62EFE" w:rsidRPr="00C30527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for stochastic </w:t>
      </w:r>
      <w:r w:rsidR="009A3DE6" w:rsidRPr="00C30527">
        <w:rPr>
          <w:rFonts w:ascii="Times New Roman" w:hAnsi="Times New Roman" w:cs="Times New Roman"/>
          <w:sz w:val="24"/>
          <w:szCs w:val="24"/>
        </w:rPr>
        <w:t xml:space="preserve">UE </w:t>
      </w:r>
      <w:r w:rsidRPr="00C30527">
        <w:rPr>
          <w:rFonts w:ascii="Times New Roman" w:hAnsi="Times New Roman" w:cs="Times New Roman"/>
          <w:sz w:val="24"/>
          <w:szCs w:val="24"/>
        </w:rPr>
        <w:t xml:space="preserve">traffic assignment, and Han and Yang (2008) studied 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for the multi-class, multi-criterion traffic equilibrium problem. In</w:t>
      </w:r>
      <w:r w:rsidR="009A3DE6" w:rsidRPr="00C30527">
        <w:rPr>
          <w:rFonts w:ascii="Times New Roman" w:hAnsi="Times New Roman" w:cs="Times New Roman"/>
          <w:sz w:val="24"/>
          <w:szCs w:val="24"/>
        </w:rPr>
        <w:t xml:space="preserve"> both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A65A9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r w:rsidRPr="00C30527">
        <w:rPr>
          <w:rFonts w:ascii="Times New Roman" w:hAnsi="Times New Roman" w:cs="Times New Roman"/>
          <w:sz w:val="24"/>
          <w:szCs w:val="24"/>
        </w:rPr>
        <w:t xml:space="preserve">these studies, the travel time of a road user </w:t>
      </w:r>
      <w:r w:rsidR="000A65A9" w:rsidRPr="00C30527">
        <w:rPr>
          <w:rFonts w:ascii="Times New Roman" w:hAnsi="Times New Roman" w:cs="Times New Roman"/>
          <w:sz w:val="24"/>
          <w:szCs w:val="24"/>
        </w:rPr>
        <w:t xml:space="preserve">was </w:t>
      </w:r>
      <w:r w:rsidRPr="00C30527">
        <w:rPr>
          <w:rFonts w:ascii="Times New Roman" w:hAnsi="Times New Roman" w:cs="Times New Roman"/>
          <w:sz w:val="24"/>
          <w:szCs w:val="24"/>
        </w:rPr>
        <w:t xml:space="preserve">usually assumed to be deterministic, which might not </w:t>
      </w:r>
      <w:r w:rsidR="000A65A9" w:rsidRPr="00C30527">
        <w:rPr>
          <w:rFonts w:ascii="Times New Roman" w:hAnsi="Times New Roman" w:cs="Times New Roman"/>
          <w:sz w:val="24"/>
          <w:szCs w:val="24"/>
        </w:rPr>
        <w:t xml:space="preserve">have </w:t>
      </w:r>
      <w:r w:rsidRPr="00C30527">
        <w:rPr>
          <w:rFonts w:ascii="Times New Roman" w:hAnsi="Times New Roman" w:cs="Times New Roman"/>
          <w:sz w:val="24"/>
          <w:szCs w:val="24"/>
        </w:rPr>
        <w:t>reflect</w:t>
      </w:r>
      <w:r w:rsidR="000A65A9" w:rsidRPr="00C30527">
        <w:rPr>
          <w:rFonts w:ascii="Times New Roman" w:hAnsi="Times New Roman" w:cs="Times New Roman"/>
          <w:sz w:val="24"/>
          <w:szCs w:val="24"/>
        </w:rPr>
        <w:t>ed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actual travel time of </w:t>
      </w:r>
      <w:r w:rsidR="000A65A9" w:rsidRPr="00C30527">
        <w:rPr>
          <w:rFonts w:ascii="Times New Roman" w:hAnsi="Times New Roman" w:cs="Times New Roman"/>
          <w:sz w:val="24"/>
          <w:szCs w:val="24"/>
        </w:rPr>
        <w:t>the</w:t>
      </w:r>
      <w:r w:rsidRPr="00C30527">
        <w:rPr>
          <w:rFonts w:ascii="Times New Roman" w:hAnsi="Times New Roman" w:cs="Times New Roman"/>
          <w:sz w:val="24"/>
          <w:szCs w:val="24"/>
        </w:rPr>
        <w:t xml:space="preserve"> road user </w:t>
      </w:r>
      <w:r w:rsidR="009A3DE6" w:rsidRPr="00C30527">
        <w:rPr>
          <w:rFonts w:ascii="Times New Roman" w:hAnsi="Times New Roman" w:cs="Times New Roman"/>
          <w:sz w:val="24"/>
          <w:szCs w:val="24"/>
        </w:rPr>
        <w:t xml:space="preserve">given the neglect of </w:t>
      </w:r>
      <w:r w:rsidRPr="00C30527">
        <w:rPr>
          <w:rFonts w:ascii="Times New Roman" w:hAnsi="Times New Roman" w:cs="Times New Roman"/>
          <w:sz w:val="24"/>
          <w:szCs w:val="24"/>
        </w:rPr>
        <w:t xml:space="preserve">supply or demand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stochasticity</w:t>
      </w:r>
      <w:proofErr w:type="spellEnd"/>
      <w:r w:rsidR="00476B82" w:rsidRPr="00C30527">
        <w:rPr>
          <w:rFonts w:ascii="Times New Roman" w:hAnsi="Times New Roman" w:cs="Times New Roman"/>
          <w:sz w:val="24"/>
          <w:szCs w:val="24"/>
        </w:rPr>
        <w:t>. Travelers may be risk</w:t>
      </w:r>
      <w:r w:rsidR="009A3DE6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>avers</w:t>
      </w:r>
      <w:r w:rsidR="00476B82" w:rsidRPr="00C30527">
        <w:rPr>
          <w:rFonts w:ascii="Times New Roman" w:hAnsi="Times New Roman" w:cs="Times New Roman"/>
          <w:sz w:val="24"/>
          <w:szCs w:val="24"/>
        </w:rPr>
        <w:t>e</w:t>
      </w:r>
      <w:r w:rsidRPr="00C30527">
        <w:rPr>
          <w:rFonts w:ascii="Times New Roman" w:hAnsi="Times New Roman" w:cs="Times New Roman"/>
          <w:sz w:val="24"/>
          <w:szCs w:val="24"/>
        </w:rPr>
        <w:t xml:space="preserve"> and select a safe</w:t>
      </w:r>
      <w:r w:rsidRPr="00C30527">
        <w:rPr>
          <w:rFonts w:ascii="Times New Roman" w:hAnsi="Times New Roman" w:cs="Times New Roman" w:hint="eastAsia"/>
          <w:sz w:val="24"/>
          <w:szCs w:val="24"/>
        </w:rPr>
        <w:t>r</w:t>
      </w:r>
      <w:r w:rsidRPr="00C30527">
        <w:rPr>
          <w:rFonts w:ascii="Times New Roman" w:hAnsi="Times New Roman" w:cs="Times New Roman"/>
          <w:sz w:val="24"/>
          <w:szCs w:val="24"/>
        </w:rPr>
        <w:t xml:space="preserve"> route to arrive at their individual destinations on time. It is important to extend 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analysis to </w:t>
      </w:r>
      <w:r w:rsidR="00BF45E8" w:rsidRPr="00C30527">
        <w:rPr>
          <w:rFonts w:ascii="Times New Roman" w:hAnsi="Times New Roman" w:cs="Times New Roman"/>
          <w:sz w:val="24"/>
          <w:szCs w:val="24"/>
        </w:rPr>
        <w:t>reliability-based UE (</w:t>
      </w:r>
      <w:r w:rsidR="00A6276A" w:rsidRPr="00C30527">
        <w:rPr>
          <w:rFonts w:ascii="Times New Roman" w:hAnsi="Times New Roman" w:cs="Times New Roman"/>
          <w:sz w:val="24"/>
          <w:szCs w:val="24"/>
        </w:rPr>
        <w:t>RUE</w:t>
      </w:r>
      <w:r w:rsidR="00BF45E8" w:rsidRPr="00C30527">
        <w:rPr>
          <w:rFonts w:ascii="Times New Roman" w:hAnsi="Times New Roman" w:cs="Times New Roman"/>
          <w:sz w:val="24"/>
          <w:szCs w:val="24"/>
        </w:rPr>
        <w:t>)</w:t>
      </w:r>
      <w:r w:rsidR="0052044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traffic assignment to</w:t>
      </w:r>
      <w:r w:rsidR="000A65A9" w:rsidRPr="00C30527">
        <w:rPr>
          <w:rFonts w:ascii="Times New Roman" w:hAnsi="Times New Roman" w:cs="Times New Roman"/>
          <w:sz w:val="24"/>
          <w:szCs w:val="24"/>
        </w:rPr>
        <w:t xml:space="preserve"> explore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this issue. </w:t>
      </w:r>
      <w:r w:rsidR="000A65A9" w:rsidRPr="00C30527">
        <w:rPr>
          <w:rFonts w:ascii="Times New Roman" w:hAnsi="Times New Roman" w:cs="Times New Roman"/>
          <w:sz w:val="24"/>
          <w:szCs w:val="24"/>
        </w:rPr>
        <w:t>In addition</w:t>
      </w:r>
      <w:r w:rsidRPr="00C30527">
        <w:rPr>
          <w:rFonts w:ascii="Times New Roman" w:hAnsi="Times New Roman" w:cs="Times New Roman"/>
          <w:sz w:val="24"/>
          <w:szCs w:val="24"/>
        </w:rPr>
        <w:t xml:space="preserve">, most </w:t>
      </w:r>
      <w:r w:rsidR="00A6276A" w:rsidRPr="00C30527">
        <w:rPr>
          <w:rFonts w:ascii="Times New Roman" w:hAnsi="Times New Roman" w:cs="Times New Roman"/>
          <w:sz w:val="24"/>
          <w:szCs w:val="24"/>
        </w:rPr>
        <w:t>RUE</w:t>
      </w:r>
      <w:r w:rsidRPr="00C30527">
        <w:rPr>
          <w:rFonts w:ascii="Times New Roman" w:hAnsi="Times New Roman" w:cs="Times New Roman"/>
          <w:sz w:val="24"/>
          <w:szCs w:val="24"/>
        </w:rPr>
        <w:t xml:space="preserve"> traffic assignment studies (e.g., Liu et al., 2009; Chen and Zhou, 2010; Sumalee and Xu, 2010) </w:t>
      </w:r>
      <w:r w:rsidR="009A3DE6" w:rsidRPr="00C30527">
        <w:rPr>
          <w:rFonts w:ascii="Times New Roman" w:hAnsi="Times New Roman" w:cs="Times New Roman"/>
          <w:sz w:val="24"/>
          <w:szCs w:val="24"/>
        </w:rPr>
        <w:t xml:space="preserve">have </w:t>
      </w:r>
      <w:r w:rsidRPr="00C30527">
        <w:rPr>
          <w:rFonts w:ascii="Times New Roman" w:hAnsi="Times New Roman" w:cs="Times New Roman"/>
          <w:sz w:val="24"/>
          <w:szCs w:val="24"/>
        </w:rPr>
        <w:t xml:space="preserve">made assumptions </w:t>
      </w:r>
      <w:r w:rsidR="000A65A9" w:rsidRPr="00C30527">
        <w:rPr>
          <w:rFonts w:ascii="Times New Roman" w:hAnsi="Times New Roman" w:cs="Times New Roman"/>
          <w:sz w:val="24"/>
          <w:szCs w:val="24"/>
        </w:rPr>
        <w:t>related to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functional form of the distribution of link travel </w:t>
      </w:r>
      <w:r w:rsidR="00455FF8" w:rsidRPr="00C30527">
        <w:rPr>
          <w:rFonts w:ascii="Times New Roman" w:hAnsi="Times New Roman" w:cs="Times New Roman"/>
          <w:sz w:val="24"/>
          <w:szCs w:val="24"/>
        </w:rPr>
        <w:t>time</w:t>
      </w:r>
      <w:r w:rsidRPr="00C30527">
        <w:rPr>
          <w:rFonts w:ascii="Times New Roman" w:hAnsi="Times New Roman" w:cs="Times New Roman"/>
          <w:sz w:val="24"/>
          <w:szCs w:val="24"/>
        </w:rPr>
        <w:t xml:space="preserve"> or capacity, such as normal distribution and log-normal distribution. However, in practice, it is not only resource</w:t>
      </w:r>
      <w:r w:rsidR="009A3DE6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consuming and expensive to obtain </w:t>
      </w:r>
      <w:r w:rsidR="000A65A9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/>
          <w:sz w:val="24"/>
          <w:szCs w:val="24"/>
        </w:rPr>
        <w:t xml:space="preserve">data </w:t>
      </w:r>
      <w:r w:rsidR="000A65A9" w:rsidRPr="00C30527">
        <w:rPr>
          <w:rFonts w:ascii="Times New Roman" w:hAnsi="Times New Roman" w:cs="Times New Roman"/>
          <w:sz w:val="24"/>
          <w:szCs w:val="24"/>
        </w:rPr>
        <w:t xml:space="preserve">necessary </w:t>
      </w:r>
      <w:r w:rsidRPr="00C30527">
        <w:rPr>
          <w:rFonts w:ascii="Times New Roman" w:hAnsi="Times New Roman" w:cs="Times New Roman"/>
          <w:sz w:val="24"/>
          <w:szCs w:val="24"/>
        </w:rPr>
        <w:t xml:space="preserve">to form a probability distribution function for link travel time, but </w:t>
      </w:r>
      <w:r w:rsidR="00201AC8" w:rsidRPr="00C30527">
        <w:rPr>
          <w:rFonts w:ascii="Times New Roman" w:hAnsi="Times New Roman" w:cs="Times New Roman"/>
          <w:sz w:val="24"/>
          <w:szCs w:val="24"/>
        </w:rPr>
        <w:t xml:space="preserve">it is </w:t>
      </w:r>
      <w:r w:rsidRPr="00C30527">
        <w:rPr>
          <w:rFonts w:ascii="Times New Roman" w:hAnsi="Times New Roman" w:cs="Times New Roman"/>
          <w:sz w:val="24"/>
          <w:szCs w:val="24"/>
        </w:rPr>
        <w:t xml:space="preserve">also difficult to verify </w:t>
      </w:r>
      <w:r w:rsidR="00EB1DE3" w:rsidRPr="00C30527">
        <w:rPr>
          <w:rFonts w:ascii="Times New Roman" w:hAnsi="Times New Roman" w:cs="Times New Roman"/>
          <w:sz w:val="24"/>
          <w:szCs w:val="24"/>
        </w:rPr>
        <w:t>its</w:t>
      </w:r>
      <w:r w:rsidRPr="00C30527">
        <w:rPr>
          <w:rFonts w:ascii="Times New Roman" w:hAnsi="Times New Roman" w:cs="Times New Roman"/>
          <w:sz w:val="24"/>
          <w:szCs w:val="24"/>
        </w:rPr>
        <w:t xml:space="preserve"> validity </w:t>
      </w:r>
      <w:r w:rsidR="000A65A9" w:rsidRPr="00C30527">
        <w:rPr>
          <w:rFonts w:ascii="Times New Roman" w:hAnsi="Times New Roman" w:cs="Times New Roman"/>
          <w:sz w:val="24"/>
          <w:szCs w:val="24"/>
        </w:rPr>
        <w:t xml:space="preserve">in </w:t>
      </w:r>
      <w:r w:rsidRPr="00C30527">
        <w:rPr>
          <w:rFonts w:ascii="Times New Roman" w:hAnsi="Times New Roman" w:cs="Times New Roman"/>
          <w:sz w:val="24"/>
          <w:szCs w:val="24"/>
        </w:rPr>
        <w:t xml:space="preserve">some cases </w:t>
      </w:r>
      <w:r w:rsidR="000A65A9" w:rsidRPr="00C30527">
        <w:rPr>
          <w:rFonts w:ascii="Times New Roman" w:hAnsi="Times New Roman" w:cs="Times New Roman"/>
          <w:sz w:val="24"/>
          <w:szCs w:val="24"/>
        </w:rPr>
        <w:t>because the</w:t>
      </w:r>
      <w:r w:rsidRPr="00C30527">
        <w:rPr>
          <w:rFonts w:ascii="Times New Roman" w:hAnsi="Times New Roman" w:cs="Times New Roman"/>
          <w:sz w:val="24"/>
          <w:szCs w:val="24"/>
        </w:rPr>
        <w:t xml:space="preserve"> data </w:t>
      </w:r>
      <w:r w:rsidR="009A3DE6" w:rsidRPr="00C30527">
        <w:rPr>
          <w:rFonts w:ascii="Times New Roman" w:hAnsi="Times New Roman" w:cs="Times New Roman"/>
          <w:sz w:val="24"/>
          <w:szCs w:val="24"/>
        </w:rPr>
        <w:t xml:space="preserve">(such as data related to earthquake or hazardous material incidents) </w:t>
      </w:r>
      <w:r w:rsidRPr="00C30527">
        <w:rPr>
          <w:rFonts w:ascii="Times New Roman" w:hAnsi="Times New Roman" w:cs="Times New Roman"/>
          <w:sz w:val="24"/>
          <w:szCs w:val="24"/>
        </w:rPr>
        <w:t xml:space="preserve">collected during a short period </w:t>
      </w:r>
      <w:r w:rsidR="000A65A9" w:rsidRPr="00C30527">
        <w:rPr>
          <w:rFonts w:ascii="Times New Roman" w:hAnsi="Times New Roman" w:cs="Times New Roman"/>
          <w:sz w:val="24"/>
          <w:szCs w:val="24"/>
        </w:rPr>
        <w:t>may be insufficient</w:t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0A65A9" w:rsidRPr="00C30527">
        <w:rPr>
          <w:rFonts w:ascii="Times New Roman" w:hAnsi="Times New Roman" w:cs="Times New Roman"/>
          <w:sz w:val="24"/>
          <w:szCs w:val="24"/>
        </w:rPr>
        <w:t xml:space="preserve">This </w:t>
      </w:r>
      <w:r w:rsidRPr="00C30527">
        <w:rPr>
          <w:rFonts w:ascii="Times New Roman" w:hAnsi="Times New Roman" w:cs="Times New Roman"/>
          <w:sz w:val="24"/>
          <w:szCs w:val="24"/>
        </w:rPr>
        <w:t xml:space="preserve">raises </w:t>
      </w:r>
      <w:r w:rsidR="000A65A9" w:rsidRPr="00C30527">
        <w:rPr>
          <w:rFonts w:ascii="Times New Roman" w:hAnsi="Times New Roman" w:cs="Times New Roman"/>
          <w:sz w:val="24"/>
          <w:szCs w:val="24"/>
        </w:rPr>
        <w:t>the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167DE" w:rsidRPr="00C30527">
        <w:rPr>
          <w:rFonts w:ascii="Times New Roman" w:hAnsi="Times New Roman" w:cs="Times New Roman"/>
          <w:sz w:val="24"/>
          <w:szCs w:val="24"/>
        </w:rPr>
        <w:t xml:space="preserve">need to relax </w:t>
      </w:r>
      <w:r w:rsidRPr="00C30527">
        <w:rPr>
          <w:rFonts w:ascii="Times New Roman" w:hAnsi="Times New Roman" w:cs="Times New Roman"/>
          <w:sz w:val="24"/>
          <w:szCs w:val="24"/>
        </w:rPr>
        <w:t>the</w:t>
      </w:r>
      <w:r w:rsidR="00E167DE" w:rsidRPr="00C30527">
        <w:rPr>
          <w:rFonts w:ascii="Times New Roman" w:hAnsi="Times New Roman" w:cs="Times New Roman"/>
          <w:sz w:val="24"/>
          <w:szCs w:val="24"/>
        </w:rPr>
        <w:t>se</w:t>
      </w:r>
      <w:r w:rsidRPr="00C30527">
        <w:rPr>
          <w:rFonts w:ascii="Times New Roman" w:hAnsi="Times New Roman" w:cs="Times New Roman"/>
          <w:sz w:val="24"/>
          <w:szCs w:val="24"/>
        </w:rPr>
        <w:t xml:space="preserve"> assumption</w:t>
      </w:r>
      <w:r w:rsidR="00E167DE" w:rsidRPr="00C30527">
        <w:rPr>
          <w:rFonts w:ascii="Times New Roman" w:hAnsi="Times New Roman" w:cs="Times New Roman"/>
          <w:sz w:val="24"/>
          <w:szCs w:val="24"/>
        </w:rPr>
        <w:t xml:space="preserve">s to examine the </w:t>
      </w:r>
      <w:proofErr w:type="spellStart"/>
      <w:r w:rsidR="00E167DE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500477" w:rsidRPr="00C30527">
        <w:rPr>
          <w:rFonts w:ascii="Times New Roman" w:hAnsi="Times New Roman" w:cs="Times New Roman"/>
          <w:sz w:val="24"/>
          <w:szCs w:val="24"/>
        </w:rPr>
        <w:t xml:space="preserve"> for RUE traffic assignment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</w:p>
    <w:p w:rsidR="00973069" w:rsidRPr="00C30527" w:rsidRDefault="00973069" w:rsidP="00C30527">
      <w:pPr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The fourth line of research </w:t>
      </w:r>
      <w:r w:rsidR="000A65A9" w:rsidRPr="00C30527">
        <w:rPr>
          <w:rFonts w:ascii="Times New Roman" w:hAnsi="Times New Roman" w:cs="Times New Roman"/>
          <w:sz w:val="24"/>
          <w:szCs w:val="24"/>
        </w:rPr>
        <w:t>related to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focuses on situation</w:t>
      </w:r>
      <w:r w:rsidR="000A65A9" w:rsidRPr="00C30527">
        <w:rPr>
          <w:rFonts w:ascii="Times New Roman" w:hAnsi="Times New Roman" w:cs="Times New Roman"/>
          <w:sz w:val="24"/>
          <w:szCs w:val="24"/>
        </w:rPr>
        <w:t>s involving</w:t>
      </w:r>
      <w:r w:rsidRPr="00C30527">
        <w:rPr>
          <w:rFonts w:ascii="Times New Roman" w:hAnsi="Times New Roman" w:cs="Times New Roman"/>
          <w:sz w:val="24"/>
          <w:szCs w:val="24"/>
        </w:rPr>
        <w:t xml:space="preserve"> tolls (e.g., Xiao et al., 2007; Han and Yang, 2008; Han et al., 2008b). Various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definitions </w:t>
      </w:r>
      <w:r w:rsidR="000A65A9" w:rsidRPr="00C30527">
        <w:rPr>
          <w:rFonts w:ascii="Times New Roman" w:hAnsi="Times New Roman" w:cs="Times New Roman"/>
          <w:sz w:val="24"/>
          <w:szCs w:val="24"/>
        </w:rPr>
        <w:t xml:space="preserve">have been </w:t>
      </w:r>
      <w:r w:rsidRPr="00C30527">
        <w:rPr>
          <w:rFonts w:ascii="Times New Roman" w:hAnsi="Times New Roman" w:cs="Times New Roman"/>
          <w:sz w:val="24"/>
          <w:szCs w:val="24"/>
        </w:rPr>
        <w:t xml:space="preserve">proposed. However, 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21BB5" w:rsidRPr="00C30527">
        <w:rPr>
          <w:rFonts w:ascii="Times New Roman" w:hAnsi="Times New Roman" w:cs="Times New Roman"/>
          <w:sz w:val="24"/>
          <w:szCs w:val="24"/>
        </w:rPr>
        <w:t xml:space="preserve">should have </w:t>
      </w:r>
      <w:r w:rsidRPr="00C30527">
        <w:rPr>
          <w:rFonts w:ascii="Times New Roman" w:hAnsi="Times New Roman" w:cs="Times New Roman"/>
          <w:sz w:val="24"/>
          <w:szCs w:val="24"/>
        </w:rPr>
        <w:t xml:space="preserve">potential applications </w:t>
      </w:r>
      <w:r w:rsidR="000A65A9" w:rsidRPr="00C30527">
        <w:rPr>
          <w:rFonts w:ascii="Times New Roman" w:hAnsi="Times New Roman" w:cs="Times New Roman"/>
          <w:sz w:val="24"/>
          <w:szCs w:val="24"/>
        </w:rPr>
        <w:t>to</w:t>
      </w:r>
      <w:r w:rsidRPr="00C30527">
        <w:rPr>
          <w:rFonts w:ascii="Times New Roman" w:hAnsi="Times New Roman" w:cs="Times New Roman"/>
          <w:sz w:val="24"/>
          <w:szCs w:val="24"/>
        </w:rPr>
        <w:t xml:space="preserve"> many other transportation engineering</w:t>
      </w:r>
      <w:r w:rsidR="000A65A9" w:rsidRPr="00C30527">
        <w:rPr>
          <w:rFonts w:ascii="Times New Roman" w:hAnsi="Times New Roman" w:cs="Times New Roman"/>
          <w:sz w:val="24"/>
          <w:szCs w:val="24"/>
        </w:rPr>
        <w:t xml:space="preserve"> problems</w:t>
      </w:r>
      <w:r w:rsidRPr="00C30527">
        <w:rPr>
          <w:rFonts w:ascii="Times New Roman" w:hAnsi="Times New Roman" w:cs="Times New Roman"/>
          <w:sz w:val="24"/>
          <w:szCs w:val="24"/>
        </w:rPr>
        <w:t xml:space="preserve">, such as the road network design problem </w:t>
      </w:r>
      <w:r w:rsidR="002F5BF2" w:rsidRPr="00C30527">
        <w:rPr>
          <w:rFonts w:ascii="Times New Roman" w:hAnsi="Times New Roman" w:cs="Times New Roman"/>
          <w:sz w:val="24"/>
          <w:szCs w:val="24"/>
        </w:rPr>
        <w:t xml:space="preserve">(NDP) </w:t>
      </w:r>
      <w:r w:rsidRPr="00C30527">
        <w:rPr>
          <w:rFonts w:ascii="Times New Roman" w:hAnsi="Times New Roman" w:cs="Times New Roman"/>
          <w:sz w:val="24"/>
          <w:szCs w:val="24"/>
        </w:rPr>
        <w:t xml:space="preserve">(e.g.,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Abdulaal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and Leblanc, 1979; Boyce, 1984; Yang and Bell, 1998;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et al., 2001;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and Yang, 2002; Ng and Waller, 2009b)</w:t>
      </w:r>
      <w:r w:rsidR="00546BD0" w:rsidRPr="00C30527">
        <w:rPr>
          <w:rFonts w:ascii="Times New Roman" w:hAnsi="Times New Roman" w:cs="Times New Roman"/>
          <w:sz w:val="24"/>
          <w:szCs w:val="24"/>
        </w:rPr>
        <w:t>,</w:t>
      </w:r>
      <w:r w:rsidR="00B21BB5" w:rsidRPr="00C30527">
        <w:rPr>
          <w:rFonts w:ascii="Times New Roman" w:hAnsi="Times New Roman" w:cs="Times New Roman"/>
          <w:sz w:val="24"/>
          <w:szCs w:val="24"/>
        </w:rPr>
        <w:t xml:space="preserve"> because t</w:t>
      </w:r>
      <w:r w:rsidRPr="00C30527">
        <w:rPr>
          <w:rFonts w:ascii="Times New Roman" w:hAnsi="Times New Roman" w:cs="Times New Roman"/>
          <w:sz w:val="24"/>
          <w:szCs w:val="24"/>
        </w:rPr>
        <w:t xml:space="preserve">he road tolling or pricing problem can be considered a special case of the road </w:t>
      </w:r>
      <w:r w:rsidR="002F5BF2" w:rsidRPr="00C30527">
        <w:rPr>
          <w:rFonts w:ascii="Times New Roman" w:hAnsi="Times New Roman" w:cs="Times New Roman"/>
          <w:sz w:val="24"/>
          <w:szCs w:val="24"/>
        </w:rPr>
        <w:t>NDP</w:t>
      </w:r>
      <w:r w:rsidRPr="00C30527">
        <w:rPr>
          <w:rFonts w:ascii="Times New Roman" w:hAnsi="Times New Roman" w:cs="Times New Roman"/>
          <w:sz w:val="24"/>
          <w:szCs w:val="24"/>
        </w:rPr>
        <w:t xml:space="preserve">. In a road </w:t>
      </w:r>
      <w:r w:rsidR="002F5BF2" w:rsidRPr="00C30527">
        <w:rPr>
          <w:rFonts w:ascii="Times New Roman" w:hAnsi="Times New Roman" w:cs="Times New Roman"/>
          <w:sz w:val="24"/>
          <w:szCs w:val="24"/>
        </w:rPr>
        <w:t>NDP</w:t>
      </w:r>
      <w:r w:rsidRPr="00C30527">
        <w:rPr>
          <w:rFonts w:ascii="Times New Roman" w:hAnsi="Times New Roman" w:cs="Times New Roman"/>
          <w:sz w:val="24"/>
          <w:szCs w:val="24"/>
        </w:rPr>
        <w:t>, the optimal link expansion must be considered</w:t>
      </w:r>
      <w:r w:rsidR="000A65A9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which make</w:t>
      </w:r>
      <w:r w:rsidR="009819A2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/>
          <w:sz w:val="24"/>
          <w:szCs w:val="24"/>
        </w:rPr>
        <w:t xml:space="preserve"> it difficult to de</w:t>
      </w:r>
      <w:r w:rsidRPr="00C30527">
        <w:rPr>
          <w:rFonts w:ascii="Times New Roman" w:hAnsi="Times New Roman" w:cs="Times New Roman" w:hint="eastAsia"/>
          <w:sz w:val="24"/>
          <w:szCs w:val="24"/>
        </w:rPr>
        <w:t>rive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upper bound of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92721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for </w:t>
      </w:r>
      <w:r w:rsidR="008D2ABF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2F5BF2" w:rsidRPr="00C30527">
        <w:rPr>
          <w:rFonts w:ascii="Times New Roman" w:hAnsi="Times New Roman" w:cs="Times New Roman"/>
          <w:sz w:val="24"/>
          <w:szCs w:val="24"/>
        </w:rPr>
        <w:t>NDP</w:t>
      </w:r>
      <w:r w:rsidR="002F5BF2" w:rsidRPr="00C30527" w:rsidDel="002F5BF2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directly from the theoretical result</w:t>
      </w:r>
      <w:r w:rsidR="009232A0" w:rsidRPr="00C30527"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spellStart"/>
      <w:r w:rsidR="009232A0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9232A0" w:rsidRPr="00C30527">
        <w:rPr>
          <w:rFonts w:ascii="Times New Roman" w:hAnsi="Times New Roman" w:cs="Times New Roman"/>
          <w:sz w:val="24"/>
          <w:szCs w:val="24"/>
        </w:rPr>
        <w:t xml:space="preserve"> with a pricing consideration</w:t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0A65A9" w:rsidRPr="00C30527">
        <w:rPr>
          <w:rFonts w:ascii="Times New Roman" w:hAnsi="Times New Roman" w:cs="Times New Roman"/>
          <w:sz w:val="24"/>
          <w:szCs w:val="24"/>
        </w:rPr>
        <w:t>Establishing</w:t>
      </w:r>
      <w:r w:rsidRPr="00C30527">
        <w:rPr>
          <w:rFonts w:ascii="Times New Roman" w:hAnsi="Times New Roman" w:cs="Times New Roman"/>
          <w:sz w:val="24"/>
          <w:szCs w:val="24"/>
        </w:rPr>
        <w:t xml:space="preserve"> an analytical formula for </w:t>
      </w:r>
      <w:r w:rsidRPr="00C30527">
        <w:rPr>
          <w:rFonts w:ascii="Times New Roman" w:hAnsi="Times New Roman" w:cs="Times New Roman" w:hint="eastAsia"/>
          <w:sz w:val="24"/>
          <w:szCs w:val="24"/>
        </w:rPr>
        <w:t>the</w:t>
      </w:r>
      <w:r w:rsidRPr="00C30527">
        <w:rPr>
          <w:rFonts w:ascii="Times New Roman" w:hAnsi="Times New Roman" w:cs="Times New Roman"/>
          <w:sz w:val="24"/>
          <w:szCs w:val="24"/>
        </w:rPr>
        <w:t xml:space="preserve"> upper bound of </w:t>
      </w:r>
      <w:r w:rsidR="00092721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remains a big challenge. Furthermore, </w:t>
      </w:r>
      <w:r w:rsidR="000A65A9" w:rsidRPr="00C30527">
        <w:rPr>
          <w:rFonts w:ascii="Times New Roman" w:hAnsi="Times New Roman" w:cs="Times New Roman"/>
          <w:sz w:val="24"/>
          <w:szCs w:val="24"/>
        </w:rPr>
        <w:t xml:space="preserve">because </w:t>
      </w:r>
      <w:r w:rsidRPr="00C30527">
        <w:rPr>
          <w:rFonts w:ascii="Times New Roman" w:hAnsi="Times New Roman" w:cs="Times New Roman"/>
          <w:sz w:val="24"/>
          <w:szCs w:val="24"/>
        </w:rPr>
        <w:t xml:space="preserve">reliability-based road network design </w:t>
      </w:r>
      <w:r w:rsidR="000A65A9" w:rsidRPr="00C30527">
        <w:rPr>
          <w:rFonts w:ascii="Times New Roman" w:hAnsi="Times New Roman" w:cs="Times New Roman"/>
          <w:sz w:val="24"/>
          <w:szCs w:val="24"/>
        </w:rPr>
        <w:t xml:space="preserve">has </w:t>
      </w:r>
      <w:r w:rsidRPr="00C30527">
        <w:rPr>
          <w:rFonts w:ascii="Times New Roman" w:hAnsi="Times New Roman" w:cs="Times New Roman"/>
          <w:sz w:val="24"/>
          <w:szCs w:val="24"/>
        </w:rPr>
        <w:t xml:space="preserve">received much attention </w:t>
      </w:r>
      <w:r w:rsidR="000A65A9" w:rsidRPr="00C30527">
        <w:rPr>
          <w:rFonts w:ascii="Times New Roman" w:hAnsi="Times New Roman" w:cs="Times New Roman"/>
          <w:sz w:val="24"/>
          <w:szCs w:val="24"/>
        </w:rPr>
        <w:t>from</w:t>
      </w:r>
      <w:r w:rsidRPr="00C30527">
        <w:rPr>
          <w:rFonts w:ascii="Times New Roman" w:hAnsi="Times New Roman" w:cs="Times New Roman"/>
          <w:sz w:val="24"/>
          <w:szCs w:val="24"/>
        </w:rPr>
        <w:t xml:space="preserve"> many scholars (e.g., Sumalee et al., 2006, 2009; Ng and Waller, 2009a), it is worthwhile to examine the </w:t>
      </w:r>
      <w:r w:rsidR="000A65A9" w:rsidRPr="00C30527">
        <w:rPr>
          <w:rFonts w:ascii="Times New Roman" w:hAnsi="Times New Roman" w:cs="Times New Roman"/>
          <w:sz w:val="24"/>
          <w:szCs w:val="24"/>
        </w:rPr>
        <w:t xml:space="preserve">applications of 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A65A9" w:rsidRPr="00C30527">
        <w:rPr>
          <w:rFonts w:ascii="Times New Roman" w:hAnsi="Times New Roman" w:cs="Times New Roman"/>
          <w:sz w:val="24"/>
          <w:szCs w:val="24"/>
        </w:rPr>
        <w:t xml:space="preserve">to </w:t>
      </w:r>
      <w:r w:rsidRPr="00C30527">
        <w:rPr>
          <w:rFonts w:ascii="Times New Roman" w:hAnsi="Times New Roman" w:cs="Times New Roman"/>
          <w:sz w:val="24"/>
          <w:szCs w:val="24"/>
        </w:rPr>
        <w:t xml:space="preserve">the reliability-based </w:t>
      </w:r>
      <w:r w:rsidR="002F5BF2" w:rsidRPr="00C30527">
        <w:rPr>
          <w:rFonts w:ascii="Times New Roman" w:hAnsi="Times New Roman" w:cs="Times New Roman"/>
          <w:sz w:val="24"/>
          <w:szCs w:val="24"/>
        </w:rPr>
        <w:t>NDP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</w:p>
    <w:p w:rsidR="00973069" w:rsidRPr="00C30527" w:rsidRDefault="006D0344" w:rsidP="00C30527">
      <w:pPr>
        <w:widowControl/>
        <w:autoSpaceDE w:val="0"/>
        <w:autoSpaceDN w:val="0"/>
        <w:adjustRightInd w:val="0"/>
        <w:ind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i/>
          <w:sz w:val="24"/>
          <w:szCs w:val="24"/>
        </w:rPr>
        <w:t>D</w:t>
      </w:r>
      <w:r w:rsidR="00973069" w:rsidRPr="00C30527">
        <w:rPr>
          <w:rFonts w:ascii="Times New Roman" w:hAnsi="Times New Roman" w:cs="Times New Roman"/>
          <w:i/>
          <w:sz w:val="24"/>
          <w:szCs w:val="24"/>
        </w:rPr>
        <w:t>istribution-free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F5BF2" w:rsidRPr="00C30527">
        <w:rPr>
          <w:rFonts w:ascii="Times New Roman" w:hAnsi="Times New Roman" w:cs="Times New Roman"/>
          <w:sz w:val="24"/>
          <w:szCs w:val="24"/>
        </w:rPr>
        <w:t xml:space="preserve">reliability-based </w:t>
      </w:r>
      <w:r w:rsidR="00546BD0" w:rsidRPr="00C30527">
        <w:rPr>
          <w:rFonts w:ascii="Times New Roman" w:hAnsi="Times New Roman" w:cs="Times New Roman"/>
          <w:sz w:val="24"/>
          <w:szCs w:val="24"/>
        </w:rPr>
        <w:t>system-optimal</w:t>
      </w:r>
      <w:r w:rsidR="002F5BF2" w:rsidRPr="00C30527">
        <w:rPr>
          <w:rFonts w:ascii="Times New Roman" w:hAnsi="Times New Roman" w:cs="Times New Roman"/>
          <w:sz w:val="24"/>
          <w:szCs w:val="24"/>
        </w:rPr>
        <w:t xml:space="preserve"> (</w:t>
      </w:r>
      <w:r w:rsidR="00A6276A" w:rsidRPr="00C30527">
        <w:rPr>
          <w:rFonts w:ascii="Times New Roman" w:hAnsi="Times New Roman" w:cs="Times New Roman"/>
          <w:sz w:val="24"/>
          <w:szCs w:val="24"/>
        </w:rPr>
        <w:t>R</w:t>
      </w:r>
      <w:r w:rsidR="00973069" w:rsidRPr="00C30527">
        <w:rPr>
          <w:rFonts w:ascii="Times New Roman" w:hAnsi="Times New Roman" w:cs="Times New Roman"/>
          <w:sz w:val="24"/>
          <w:szCs w:val="24"/>
        </w:rPr>
        <w:t>SO</w:t>
      </w:r>
      <w:r w:rsidR="002F5BF2" w:rsidRPr="00C30527">
        <w:rPr>
          <w:rFonts w:ascii="Times New Roman" w:hAnsi="Times New Roman" w:cs="Times New Roman"/>
          <w:sz w:val="24"/>
          <w:szCs w:val="24"/>
        </w:rPr>
        <w:t>)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A6276A" w:rsidRPr="00C30527">
        <w:rPr>
          <w:rFonts w:ascii="Times New Roman" w:hAnsi="Times New Roman" w:cs="Times New Roman"/>
          <w:sz w:val="24"/>
          <w:szCs w:val="24"/>
        </w:rPr>
        <w:t>R</w:t>
      </w:r>
      <w:r w:rsidR="00973069" w:rsidRPr="00C30527">
        <w:rPr>
          <w:rFonts w:ascii="Times New Roman" w:hAnsi="Times New Roman" w:cs="Times New Roman"/>
          <w:sz w:val="24"/>
          <w:szCs w:val="24"/>
        </w:rPr>
        <w:t>UE traffic assignment problems</w:t>
      </w:r>
      <w:r w:rsidR="00F94A8B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94A8B" w:rsidRPr="00C30527">
        <w:rPr>
          <w:rFonts w:ascii="Times New Roman" w:hAnsi="Times New Roman" w:cs="Times New Roman"/>
          <w:sz w:val="24"/>
          <w:szCs w:val="24"/>
        </w:rPr>
        <w:t xml:space="preserve">analogous to SO and UE traffic assignment, </w:t>
      </w:r>
      <w:r w:rsidRPr="00C30527">
        <w:rPr>
          <w:rFonts w:ascii="Times New Roman" w:hAnsi="Times New Roman" w:cs="Times New Roman"/>
          <w:sz w:val="24"/>
          <w:szCs w:val="24"/>
        </w:rPr>
        <w:t xml:space="preserve">are proposed </w:t>
      </w:r>
      <w:r w:rsidR="00341707" w:rsidRPr="00C30527">
        <w:rPr>
          <w:rFonts w:ascii="Times New Roman" w:hAnsi="Times New Roman" w:cs="Times New Roman"/>
          <w:sz w:val="24"/>
          <w:szCs w:val="24"/>
        </w:rPr>
        <w:t xml:space="preserve">and examined </w:t>
      </w:r>
      <w:r w:rsidR="008942E8" w:rsidRPr="00C30527">
        <w:rPr>
          <w:rFonts w:ascii="Times New Roman" w:hAnsi="Times New Roman" w:cs="Times New Roman"/>
          <w:sz w:val="24"/>
          <w:szCs w:val="24"/>
        </w:rPr>
        <w:t xml:space="preserve">in this paper </w:t>
      </w:r>
      <w:r w:rsidRPr="00C30527">
        <w:rPr>
          <w:rFonts w:ascii="Times New Roman" w:hAnsi="Times New Roman" w:cs="Times New Roman"/>
          <w:sz w:val="24"/>
          <w:szCs w:val="24"/>
        </w:rPr>
        <w:t xml:space="preserve">to define a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for the RUE assignment problem</w:t>
      </w:r>
      <w:r w:rsidR="00E167DE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E167DE" w:rsidRPr="00C30527">
        <w:rPr>
          <w:rFonts w:ascii="Times New Roman" w:eastAsia="CMR10" w:hAnsi="Times New Roman" w:cs="Times New Roman"/>
          <w:kern w:val="0"/>
          <w:sz w:val="24"/>
        </w:rPr>
        <w:t>where “distribution-free” means that the results are independent of the functional form of the probability distribution</w:t>
      </w:r>
      <w:r w:rsidR="00E167DE" w:rsidRPr="00C30527">
        <w:rPr>
          <w:rFonts w:ascii="Times New Roman" w:hAnsi="Times New Roman" w:cs="Times New Roman"/>
          <w:sz w:val="24"/>
          <w:szCs w:val="24"/>
        </w:rPr>
        <w:t>.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In 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A6276A" w:rsidRPr="00C30527">
        <w:rPr>
          <w:rFonts w:ascii="Times New Roman" w:hAnsi="Times New Roman" w:cs="Times New Roman"/>
          <w:sz w:val="24"/>
          <w:szCs w:val="24"/>
        </w:rPr>
        <w:t>RSO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traffic assignment problem, users are assumed to minimize the total system travel time budget </w:t>
      </w:r>
      <w:r w:rsidR="009A3B5C" w:rsidRPr="00C30527">
        <w:rPr>
          <w:rFonts w:ascii="Times New Roman" w:hAnsi="Times New Roman" w:cs="Times New Roman"/>
          <w:sz w:val="24"/>
          <w:szCs w:val="24"/>
        </w:rPr>
        <w:t xml:space="preserve">(TSTTB) 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(i.e., the sum of </w:t>
      </w:r>
      <w:r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mean </w:t>
      </w:r>
      <w:r w:rsidR="00B01A21" w:rsidRPr="00C30527">
        <w:rPr>
          <w:rFonts w:ascii="Times New Roman" w:hAnsi="Times New Roman" w:cs="Times New Roman"/>
          <w:sz w:val="24"/>
          <w:szCs w:val="24"/>
        </w:rPr>
        <w:t>TSTT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plus a safety margin). </w:t>
      </w:r>
      <w:r w:rsidR="008942E8" w:rsidRPr="00C30527">
        <w:rPr>
          <w:rFonts w:ascii="Times New Roman" w:hAnsi="Times New Roman" w:cs="Times New Roman"/>
          <w:sz w:val="24"/>
          <w:szCs w:val="24"/>
        </w:rPr>
        <w:t>In the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A6276A" w:rsidRPr="00C30527">
        <w:rPr>
          <w:rFonts w:ascii="Times New Roman" w:hAnsi="Times New Roman" w:cs="Times New Roman"/>
          <w:sz w:val="24"/>
          <w:szCs w:val="24"/>
        </w:rPr>
        <w:t>RUE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traffic </w:t>
      </w:r>
      <w:r w:rsidR="00973069" w:rsidRPr="00C30527">
        <w:rPr>
          <w:rFonts w:ascii="Times New Roman" w:hAnsi="Times New Roman" w:cs="Times New Roman"/>
          <w:sz w:val="24"/>
          <w:szCs w:val="24"/>
        </w:rPr>
        <w:lastRenderedPageBreak/>
        <w:t>assignment</w:t>
      </w:r>
      <w:r w:rsidR="008942E8" w:rsidRPr="00C30527">
        <w:rPr>
          <w:rFonts w:ascii="Times New Roman" w:hAnsi="Times New Roman" w:cs="Times New Roman"/>
          <w:sz w:val="24"/>
          <w:szCs w:val="24"/>
        </w:rPr>
        <w:t xml:space="preserve"> problem</w:t>
      </w:r>
      <w:r w:rsidR="00973069" w:rsidRPr="00C30527">
        <w:rPr>
          <w:rFonts w:ascii="Times New Roman" w:hAnsi="Times New Roman" w:cs="Times New Roman"/>
          <w:sz w:val="24"/>
          <w:szCs w:val="24"/>
        </w:rPr>
        <w:t>, users are assumed to select the route with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lowest </w:t>
      </w:r>
      <w:r w:rsidR="00FB0B79" w:rsidRPr="00C30527">
        <w:rPr>
          <w:rFonts w:ascii="Times New Roman" w:hAnsi="Times New Roman" w:cs="Times New Roman"/>
          <w:sz w:val="24"/>
          <w:szCs w:val="24"/>
        </w:rPr>
        <w:t>users’ travel time budget (</w:t>
      </w:r>
      <w:r w:rsidR="00D848B8" w:rsidRPr="00C30527">
        <w:rPr>
          <w:rFonts w:ascii="Times New Roman" w:hAnsi="Times New Roman" w:cs="Times New Roman"/>
          <w:sz w:val="24"/>
          <w:szCs w:val="24"/>
        </w:rPr>
        <w:t>TTB</w:t>
      </w:r>
      <w:r w:rsidR="00FB0B79" w:rsidRPr="00C30527">
        <w:rPr>
          <w:rFonts w:ascii="Times New Roman" w:hAnsi="Times New Roman" w:cs="Times New Roman"/>
          <w:sz w:val="24"/>
          <w:szCs w:val="24"/>
        </w:rPr>
        <w:t>)</w:t>
      </w:r>
      <w:r w:rsidRPr="00C30527">
        <w:rPr>
          <w:rFonts w:ascii="Times New Roman" w:hAnsi="Times New Roman" w:cs="Times New Roman"/>
          <w:sz w:val="24"/>
          <w:szCs w:val="24"/>
        </w:rPr>
        <w:t xml:space="preserve"> involved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9A70B0" w:rsidRPr="00C30527">
        <w:rPr>
          <w:rFonts w:ascii="Times New Roman" w:hAnsi="Times New Roman" w:cs="Times New Roman"/>
          <w:sz w:val="24"/>
          <w:szCs w:val="24"/>
        </w:rPr>
        <w:t xml:space="preserve">Both problems are assumed to have fixed demand but travel time is uncertain due to supply uncertainty. 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Unlike </w:t>
      </w:r>
      <w:r w:rsidR="00546BD0" w:rsidRPr="00C30527">
        <w:rPr>
          <w:rFonts w:ascii="Times New Roman" w:hAnsi="Times New Roman" w:cs="Times New Roman"/>
          <w:sz w:val="24"/>
          <w:szCs w:val="24"/>
        </w:rPr>
        <w:t>the</w:t>
      </w:r>
      <w:r w:rsidR="008942E8" w:rsidRPr="00C30527">
        <w:rPr>
          <w:rFonts w:ascii="Times New Roman" w:hAnsi="Times New Roman" w:cs="Times New Roman"/>
          <w:sz w:val="24"/>
          <w:szCs w:val="24"/>
        </w:rPr>
        <w:t xml:space="preserve"> study by 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Liu et al. (2009), </w:t>
      </w:r>
      <w:r w:rsidRPr="00C30527">
        <w:rPr>
          <w:rFonts w:ascii="Times New Roman" w:hAnsi="Times New Roman" w:cs="Times New Roman"/>
          <w:sz w:val="24"/>
          <w:szCs w:val="24"/>
        </w:rPr>
        <w:t>this study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consider</w:t>
      </w:r>
      <w:r w:rsidRPr="00C30527">
        <w:rPr>
          <w:rFonts w:ascii="Times New Roman" w:hAnsi="Times New Roman" w:cs="Times New Roman"/>
          <w:sz w:val="24"/>
          <w:szCs w:val="24"/>
        </w:rPr>
        <w:t>s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73069" w:rsidRPr="00C30527">
        <w:rPr>
          <w:rFonts w:ascii="Times New Roman" w:hAnsi="Times New Roman" w:cs="Times New Roman" w:hint="eastAsia"/>
          <w:sz w:val="24"/>
          <w:szCs w:val="24"/>
        </w:rPr>
        <w:t>the risk-averse behavior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of travelers and the system manager. </w:t>
      </w:r>
      <w:r w:rsidR="00A72EE1" w:rsidRPr="00C30527">
        <w:rPr>
          <w:rFonts w:ascii="Times New Roman" w:hAnsi="Times New Roman" w:cs="Times New Roman"/>
          <w:sz w:val="24"/>
          <w:szCs w:val="24"/>
        </w:rPr>
        <w:t xml:space="preserve">Unlike </w:t>
      </w:r>
      <w:proofErr w:type="spellStart"/>
      <w:r w:rsidR="00A72EE1" w:rsidRPr="00C30527">
        <w:rPr>
          <w:rFonts w:ascii="Times New Roman" w:hAnsi="Times New Roman" w:cs="Times New Roman"/>
          <w:sz w:val="24"/>
          <w:szCs w:val="24"/>
        </w:rPr>
        <w:t>Ordoñez</w:t>
      </w:r>
      <w:proofErr w:type="spellEnd"/>
      <w:r w:rsidR="00A72EE1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A72EE1" w:rsidRPr="00C30527">
        <w:rPr>
          <w:rFonts w:ascii="Times New Roman" w:hAnsi="Times New Roman" w:cs="Times New Roman"/>
          <w:sz w:val="24"/>
          <w:szCs w:val="24"/>
        </w:rPr>
        <w:t>Stier</w:t>
      </w:r>
      <w:proofErr w:type="spellEnd"/>
      <w:r w:rsidR="00A72EE1" w:rsidRPr="00C30527">
        <w:rPr>
          <w:rFonts w:ascii="Times New Roman" w:hAnsi="Times New Roman" w:cs="Times New Roman"/>
          <w:sz w:val="24"/>
          <w:szCs w:val="24"/>
        </w:rPr>
        <w:t>-Moses (2010)</w:t>
      </w:r>
      <w:r w:rsidRPr="00C30527">
        <w:rPr>
          <w:rFonts w:ascii="Times New Roman" w:hAnsi="Times New Roman" w:cs="Times New Roman"/>
          <w:sz w:val="24"/>
          <w:szCs w:val="24"/>
        </w:rPr>
        <w:t>, who</w:t>
      </w:r>
      <w:r w:rsidR="00A72EE1" w:rsidRPr="00C30527">
        <w:rPr>
          <w:rFonts w:ascii="Times New Roman" w:hAnsi="Times New Roman" w:cs="Times New Roman"/>
          <w:sz w:val="24"/>
          <w:szCs w:val="24"/>
        </w:rPr>
        <w:t xml:space="preserve"> focus</w:t>
      </w:r>
      <w:r w:rsidRPr="00C30527">
        <w:rPr>
          <w:rFonts w:ascii="Times New Roman" w:hAnsi="Times New Roman" w:cs="Times New Roman"/>
          <w:sz w:val="24"/>
          <w:szCs w:val="24"/>
        </w:rPr>
        <w:t>ed</w:t>
      </w:r>
      <w:r w:rsidR="00A72EE1" w:rsidRPr="00C30527">
        <w:rPr>
          <w:rFonts w:ascii="Times New Roman" w:hAnsi="Times New Roman" w:cs="Times New Roman"/>
          <w:sz w:val="24"/>
          <w:szCs w:val="24"/>
        </w:rPr>
        <w:t xml:space="preserve"> on </w:t>
      </w:r>
      <w:r w:rsidRPr="00C30527">
        <w:rPr>
          <w:rFonts w:ascii="Times New Roman" w:hAnsi="Times New Roman" w:cs="Times New Roman"/>
          <w:sz w:val="24"/>
          <w:szCs w:val="24"/>
        </w:rPr>
        <w:t>analyzing</w:t>
      </w:r>
      <w:r w:rsidR="00A72EE1" w:rsidRPr="00C30527">
        <w:rPr>
          <w:rFonts w:ascii="Times New Roman" w:hAnsi="Times New Roman" w:cs="Times New Roman"/>
          <w:sz w:val="24"/>
          <w:szCs w:val="24"/>
        </w:rPr>
        <w:t xml:space="preserve"> different formulations for reliability-based traffic assignment, </w:t>
      </w:r>
      <w:r w:rsidRPr="00C30527">
        <w:rPr>
          <w:rFonts w:ascii="Times New Roman" w:hAnsi="Times New Roman" w:cs="Times New Roman"/>
          <w:sz w:val="24"/>
          <w:szCs w:val="24"/>
        </w:rPr>
        <w:t>this study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73069" w:rsidRPr="00C30527">
        <w:rPr>
          <w:rFonts w:ascii="Times New Roman" w:hAnsi="Times New Roman" w:cs="Times New Roman" w:hint="eastAsia"/>
          <w:sz w:val="24"/>
          <w:szCs w:val="24"/>
        </w:rPr>
        <w:t>derive</w:t>
      </w:r>
      <w:r w:rsidRPr="00C30527">
        <w:rPr>
          <w:rFonts w:ascii="Times New Roman" w:hAnsi="Times New Roman" w:cs="Times New Roman"/>
          <w:sz w:val="24"/>
          <w:szCs w:val="24"/>
        </w:rPr>
        <w:t>s</w:t>
      </w:r>
      <w:r w:rsidR="00312306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an analytical form of the </w:t>
      </w:r>
      <w:r w:rsidR="00D9662D" w:rsidRPr="00C30527">
        <w:rPr>
          <w:rFonts w:ascii="Times New Roman" w:hAnsi="Times New Roman" w:cs="Times New Roman"/>
          <w:sz w:val="24"/>
          <w:szCs w:val="24"/>
        </w:rPr>
        <w:t xml:space="preserve">(minimum) 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upper bound of </w:t>
      </w:r>
      <w:r w:rsidR="00A02622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973069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973069" w:rsidRPr="00C30527">
        <w:rPr>
          <w:rFonts w:ascii="Times New Roman" w:hAnsi="Times New Roman" w:cs="Times New Roman"/>
          <w:sz w:val="24"/>
          <w:szCs w:val="24"/>
        </w:rPr>
        <w:t xml:space="preserve"> for the </w:t>
      </w:r>
      <w:r w:rsidR="00A6276A" w:rsidRPr="00C30527">
        <w:rPr>
          <w:rFonts w:ascii="Times New Roman" w:hAnsi="Times New Roman" w:cs="Times New Roman"/>
          <w:sz w:val="24"/>
          <w:szCs w:val="24"/>
        </w:rPr>
        <w:t>RUE</w:t>
      </w:r>
      <w:r w:rsidR="0048671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traffic assignment problem </w:t>
      </w:r>
      <w:r w:rsidR="00325BCA" w:rsidRPr="00C30527">
        <w:rPr>
          <w:rFonts w:ascii="Times New Roman" w:hAnsi="Times New Roman" w:cs="Times New Roman"/>
          <w:sz w:val="24"/>
          <w:szCs w:val="24"/>
        </w:rPr>
        <w:t>that involves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polynomial link travel time functions</w:t>
      </w:r>
      <w:r w:rsidR="00312306" w:rsidRPr="00C30527">
        <w:rPr>
          <w:rFonts w:ascii="Times New Roman" w:hAnsi="Times New Roman" w:cs="Times New Roman"/>
          <w:sz w:val="24"/>
          <w:szCs w:val="24"/>
        </w:rPr>
        <w:t xml:space="preserve"> and examines t</w:t>
      </w:r>
      <w:r w:rsidR="00486715" w:rsidRPr="00C30527">
        <w:rPr>
          <w:rFonts w:ascii="Times New Roman" w:hAnsi="Times New Roman" w:cs="Times New Roman"/>
          <w:sz w:val="24"/>
          <w:szCs w:val="24"/>
        </w:rPr>
        <w:t>he properties of the</w:t>
      </w:r>
      <w:r w:rsidR="00ED3DFE" w:rsidRPr="00C30527">
        <w:rPr>
          <w:rFonts w:ascii="Times New Roman" w:hAnsi="Times New Roman" w:cs="Times New Roman"/>
          <w:sz w:val="24"/>
          <w:szCs w:val="24"/>
        </w:rPr>
        <w:t xml:space="preserve"> minimum</w:t>
      </w:r>
      <w:r w:rsidR="0048671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01AC8" w:rsidRPr="00C30527">
        <w:rPr>
          <w:rFonts w:ascii="Times New Roman" w:hAnsi="Times New Roman" w:cs="Times New Roman"/>
          <w:sz w:val="24"/>
          <w:szCs w:val="24"/>
        </w:rPr>
        <w:t>upper bound</w:t>
      </w:r>
      <w:r w:rsidR="00486715" w:rsidRPr="00C30527">
        <w:rPr>
          <w:rFonts w:ascii="Times New Roman" w:hAnsi="Times New Roman" w:cs="Times New Roman"/>
          <w:sz w:val="24"/>
          <w:szCs w:val="24"/>
        </w:rPr>
        <w:t>.</w:t>
      </w:r>
      <w:r w:rsidR="00365911" w:rsidRPr="00C30527">
        <w:rPr>
          <w:rFonts w:ascii="Times New Roman" w:hAnsi="Times New Roman" w:cs="Times New Roman"/>
          <w:sz w:val="24"/>
          <w:szCs w:val="24"/>
        </w:rPr>
        <w:t xml:space="preserve"> The lo</w:t>
      </w:r>
      <w:r w:rsidR="00546BD0" w:rsidRPr="00C30527">
        <w:rPr>
          <w:rFonts w:ascii="Times New Roman" w:hAnsi="Times New Roman" w:cs="Times New Roman"/>
          <w:sz w:val="24"/>
          <w:szCs w:val="24"/>
        </w:rPr>
        <w:t>s</w:t>
      </w:r>
      <w:r w:rsidR="00365911" w:rsidRPr="00C30527">
        <w:rPr>
          <w:rFonts w:ascii="Times New Roman" w:hAnsi="Times New Roman" w:cs="Times New Roman"/>
          <w:sz w:val="24"/>
          <w:szCs w:val="24"/>
        </w:rPr>
        <w:t>s of tightness of the bound is also discussed.</w:t>
      </w:r>
    </w:p>
    <w:p w:rsidR="00D15C29" w:rsidRPr="00C30527" w:rsidRDefault="00973069" w:rsidP="00C30527">
      <w:pPr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To </w:t>
      </w:r>
      <w:r w:rsidR="004D72DD" w:rsidRPr="00C30527">
        <w:rPr>
          <w:rFonts w:ascii="Times New Roman" w:hAnsi="Times New Roman" w:cs="Times New Roman"/>
          <w:sz w:val="24"/>
          <w:szCs w:val="24"/>
        </w:rPr>
        <w:t xml:space="preserve">mathematically </w:t>
      </w:r>
      <w:r w:rsidR="00486715" w:rsidRPr="00C30527">
        <w:rPr>
          <w:rFonts w:ascii="Times New Roman" w:hAnsi="Times New Roman" w:cs="Times New Roman"/>
          <w:sz w:val="24"/>
          <w:szCs w:val="24"/>
        </w:rPr>
        <w:t>analyze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for </w:t>
      </w:r>
      <w:r w:rsidR="002F5BF2" w:rsidRPr="00C30527">
        <w:rPr>
          <w:rFonts w:ascii="Times New Roman" w:hAnsi="Times New Roman" w:cs="Times New Roman"/>
          <w:sz w:val="24"/>
          <w:szCs w:val="24"/>
        </w:rPr>
        <w:t>NDP</w:t>
      </w:r>
      <w:r w:rsidR="00C24233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25BCA" w:rsidRPr="00C30527">
        <w:rPr>
          <w:rFonts w:ascii="Times New Roman" w:hAnsi="Times New Roman" w:cs="Times New Roman"/>
          <w:sz w:val="24"/>
          <w:szCs w:val="24"/>
        </w:rPr>
        <w:t xml:space="preserve">is defined </w:t>
      </w:r>
      <w:r w:rsidR="008942E8" w:rsidRPr="00C30527">
        <w:rPr>
          <w:rFonts w:ascii="Times New Roman" w:hAnsi="Times New Roman" w:cs="Times New Roman"/>
          <w:sz w:val="24"/>
          <w:szCs w:val="24"/>
        </w:rPr>
        <w:t xml:space="preserve">in this paper </w:t>
      </w:r>
      <w:r w:rsidRPr="00C30527">
        <w:rPr>
          <w:rFonts w:ascii="Times New Roman" w:hAnsi="Times New Roman" w:cs="Times New Roman"/>
          <w:sz w:val="24"/>
          <w:szCs w:val="24"/>
        </w:rPr>
        <w:t xml:space="preserve">for </w:t>
      </w:r>
      <w:r w:rsidR="008942E8" w:rsidRPr="00C30527">
        <w:rPr>
          <w:rFonts w:ascii="Times New Roman" w:hAnsi="Times New Roman" w:cs="Times New Roman"/>
          <w:sz w:val="24"/>
          <w:szCs w:val="24"/>
        </w:rPr>
        <w:t>the</w:t>
      </w:r>
      <w:r w:rsidRPr="00C30527">
        <w:rPr>
          <w:rFonts w:ascii="Times New Roman" w:hAnsi="Times New Roman" w:cs="Times New Roman"/>
          <w:sz w:val="24"/>
          <w:szCs w:val="24"/>
        </w:rPr>
        <w:t xml:space="preserve"> traditional </w:t>
      </w:r>
      <w:r w:rsidR="002F5BF2" w:rsidRPr="00C30527">
        <w:rPr>
          <w:rFonts w:ascii="Times New Roman" w:hAnsi="Times New Roman" w:cs="Times New Roman"/>
          <w:sz w:val="24"/>
          <w:szCs w:val="24"/>
        </w:rPr>
        <w:t>user</w:t>
      </w:r>
      <w:r w:rsidR="002273E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F5BF2" w:rsidRPr="00C30527">
        <w:rPr>
          <w:rFonts w:ascii="Times New Roman" w:hAnsi="Times New Roman" w:cs="Times New Roman"/>
          <w:sz w:val="24"/>
          <w:szCs w:val="24"/>
        </w:rPr>
        <w:t xml:space="preserve">equilibrium </w:t>
      </w:r>
      <w:r w:rsidRPr="00C30527">
        <w:rPr>
          <w:rFonts w:ascii="Times New Roman" w:hAnsi="Times New Roman" w:cs="Times New Roman"/>
          <w:sz w:val="24"/>
          <w:szCs w:val="24"/>
        </w:rPr>
        <w:t>network design problem</w:t>
      </w:r>
      <w:r w:rsidR="00C84610" w:rsidRPr="00C30527">
        <w:rPr>
          <w:rFonts w:ascii="Times New Roman" w:hAnsi="Times New Roman" w:cs="Times New Roman"/>
          <w:sz w:val="24"/>
          <w:szCs w:val="24"/>
        </w:rPr>
        <w:t xml:space="preserve"> (UE-NDP)</w:t>
      </w:r>
      <w:r w:rsidRPr="00C30527">
        <w:rPr>
          <w:rFonts w:ascii="Times New Roman" w:hAnsi="Times New Roman" w:cs="Times New Roman"/>
          <w:sz w:val="24"/>
          <w:szCs w:val="24"/>
        </w:rPr>
        <w:t>,</w:t>
      </w:r>
      <w:r w:rsidR="008942E8" w:rsidRPr="00C30527">
        <w:rPr>
          <w:rFonts w:ascii="Times New Roman" w:hAnsi="Times New Roman" w:cs="Times New Roman"/>
          <w:sz w:val="24"/>
          <w:szCs w:val="24"/>
        </w:rPr>
        <w:t xml:space="preserve"> i.e.,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continuous </w:t>
      </w:r>
      <w:r w:rsidR="002F5BF2" w:rsidRPr="00C30527">
        <w:rPr>
          <w:rFonts w:ascii="Times New Roman" w:hAnsi="Times New Roman" w:cs="Times New Roman"/>
          <w:sz w:val="24"/>
          <w:szCs w:val="24"/>
        </w:rPr>
        <w:t>NDP</w:t>
      </w:r>
      <w:r w:rsidR="002F5BF2" w:rsidRPr="00C30527" w:rsidDel="002F5BF2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that considers link expansion under budgetary and capacity constraints</w:t>
      </w:r>
      <w:r w:rsidR="008942E8" w:rsidRPr="00C30527">
        <w:rPr>
          <w:rFonts w:ascii="Times New Roman" w:hAnsi="Times New Roman" w:cs="Times New Roman"/>
          <w:sz w:val="24"/>
          <w:szCs w:val="24"/>
        </w:rPr>
        <w:t>, with</w:t>
      </w:r>
      <w:r w:rsidRPr="00C30527">
        <w:rPr>
          <w:rFonts w:ascii="Times New Roman" w:hAnsi="Times New Roman" w:cs="Times New Roman"/>
          <w:sz w:val="24"/>
          <w:szCs w:val="24"/>
        </w:rPr>
        <w:t xml:space="preserve"> link additions </w:t>
      </w:r>
      <w:r w:rsidR="008942E8" w:rsidRPr="00C30527">
        <w:rPr>
          <w:rFonts w:ascii="Times New Roman" w:hAnsi="Times New Roman" w:cs="Times New Roman"/>
          <w:sz w:val="24"/>
          <w:szCs w:val="24"/>
        </w:rPr>
        <w:t xml:space="preserve">included </w:t>
      </w:r>
      <w:r w:rsidRPr="00C30527">
        <w:rPr>
          <w:rFonts w:ascii="Times New Roman" w:hAnsi="Times New Roman" w:cs="Times New Roman"/>
          <w:sz w:val="24"/>
          <w:szCs w:val="24"/>
        </w:rPr>
        <w:t xml:space="preserve">as a special case. </w:t>
      </w:r>
      <w:r w:rsidR="00325BCA" w:rsidRPr="00C30527">
        <w:rPr>
          <w:rFonts w:ascii="Times New Roman" w:hAnsi="Times New Roman" w:cs="Times New Roman"/>
          <w:sz w:val="24"/>
          <w:szCs w:val="24"/>
        </w:rPr>
        <w:t>The</w:t>
      </w:r>
      <w:r w:rsidRPr="00C30527">
        <w:rPr>
          <w:rFonts w:ascii="Times New Roman" w:hAnsi="Times New Roman" w:cs="Times New Roman"/>
          <w:sz w:val="24"/>
          <w:szCs w:val="24"/>
        </w:rPr>
        <w:t xml:space="preserve"> analysis </w:t>
      </w:r>
      <w:r w:rsidR="00325BCA" w:rsidRPr="00C30527">
        <w:rPr>
          <w:rFonts w:ascii="Times New Roman" w:hAnsi="Times New Roman" w:cs="Times New Roman"/>
          <w:sz w:val="24"/>
          <w:szCs w:val="24"/>
        </w:rPr>
        <w:t xml:space="preserve">is further extended </w:t>
      </w:r>
      <w:r w:rsidRPr="00C30527">
        <w:rPr>
          <w:rFonts w:ascii="Times New Roman" w:hAnsi="Times New Roman" w:cs="Times New Roman"/>
          <w:sz w:val="24"/>
          <w:szCs w:val="24"/>
        </w:rPr>
        <w:t xml:space="preserve">to </w:t>
      </w:r>
      <w:r w:rsidR="000277B9" w:rsidRPr="00C30527">
        <w:rPr>
          <w:rFonts w:ascii="Times New Roman" w:hAnsi="Times New Roman" w:cs="Times New Roman"/>
          <w:sz w:val="24"/>
          <w:szCs w:val="24"/>
        </w:rPr>
        <w:t xml:space="preserve">distribution-free </w:t>
      </w:r>
      <w:r w:rsidRPr="00C30527">
        <w:rPr>
          <w:rFonts w:ascii="Times New Roman" w:hAnsi="Times New Roman" w:cs="Times New Roman"/>
          <w:sz w:val="24"/>
          <w:szCs w:val="24"/>
        </w:rPr>
        <w:t xml:space="preserve">reliability-based </w:t>
      </w:r>
      <w:r w:rsidR="002F5BF2" w:rsidRPr="00C30527">
        <w:rPr>
          <w:rFonts w:ascii="Times New Roman" w:hAnsi="Times New Roman" w:cs="Times New Roman"/>
          <w:sz w:val="24"/>
          <w:szCs w:val="24"/>
        </w:rPr>
        <w:t>NDP</w:t>
      </w:r>
      <w:r w:rsidR="00A93982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/>
          <w:sz w:val="24"/>
          <w:szCs w:val="24"/>
        </w:rPr>
        <w:t xml:space="preserve"> where the objective is to minimize </w:t>
      </w:r>
      <w:r w:rsidR="00325BCA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B01A21" w:rsidRPr="00C30527">
        <w:rPr>
          <w:rFonts w:ascii="Times New Roman" w:hAnsi="Times New Roman" w:cs="Times New Roman"/>
          <w:sz w:val="24"/>
          <w:szCs w:val="24"/>
        </w:rPr>
        <w:t>TSTT</w:t>
      </w:r>
      <w:r w:rsidR="00201AC8" w:rsidRPr="00C30527">
        <w:rPr>
          <w:rFonts w:ascii="Times New Roman" w:hAnsi="Times New Roman" w:cs="Times New Roman"/>
          <w:sz w:val="24"/>
          <w:szCs w:val="24"/>
        </w:rPr>
        <w:t>B</w:t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325BCA" w:rsidRPr="00C30527">
        <w:rPr>
          <w:rFonts w:ascii="Times New Roman" w:hAnsi="Times New Roman" w:cs="Times New Roman"/>
          <w:sz w:val="24"/>
          <w:szCs w:val="24"/>
        </w:rPr>
        <w:t>The</w:t>
      </w:r>
      <w:r w:rsidR="00D15C29" w:rsidRPr="00C30527">
        <w:rPr>
          <w:rFonts w:ascii="Times New Roman" w:hAnsi="Times New Roman" w:cs="Times New Roman"/>
          <w:sz w:val="24"/>
          <w:szCs w:val="24"/>
        </w:rPr>
        <w:t xml:space="preserve"> two </w:t>
      </w:r>
      <w:r w:rsidR="00C206EF" w:rsidRPr="00C30527">
        <w:rPr>
          <w:rFonts w:ascii="Times New Roman" w:hAnsi="Times New Roman" w:cs="Times New Roman"/>
          <w:sz w:val="24"/>
          <w:szCs w:val="24"/>
        </w:rPr>
        <w:t>versions</w:t>
      </w:r>
      <w:r w:rsidR="008942E8" w:rsidRPr="00C30527">
        <w:rPr>
          <w:rFonts w:ascii="Times New Roman" w:hAnsi="Times New Roman" w:cs="Times New Roman"/>
          <w:sz w:val="24"/>
          <w:szCs w:val="24"/>
        </w:rPr>
        <w:t>, i.e.,</w:t>
      </w:r>
      <w:r w:rsidR="00325BCA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46BD0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170DE2" w:rsidRPr="00C30527">
        <w:rPr>
          <w:rFonts w:ascii="Times New Roman" w:hAnsi="Times New Roman" w:cs="Times New Roman"/>
          <w:sz w:val="24"/>
          <w:szCs w:val="24"/>
        </w:rPr>
        <w:t>reliability-based user equilibrium network design problem (</w:t>
      </w:r>
      <w:r w:rsidR="00D15C29" w:rsidRPr="00C30527">
        <w:rPr>
          <w:rFonts w:ascii="Times New Roman" w:hAnsi="Times New Roman" w:cs="Times New Roman"/>
          <w:sz w:val="24"/>
          <w:szCs w:val="24"/>
        </w:rPr>
        <w:t>RUE</w:t>
      </w:r>
      <w:r w:rsidR="00E86FD3" w:rsidRPr="00C30527">
        <w:rPr>
          <w:rFonts w:ascii="Times New Roman" w:hAnsi="Times New Roman" w:cs="Times New Roman"/>
          <w:sz w:val="24"/>
          <w:szCs w:val="24"/>
        </w:rPr>
        <w:t>-NDP</w:t>
      </w:r>
      <w:r w:rsidR="00170DE2" w:rsidRPr="00C30527">
        <w:rPr>
          <w:rFonts w:ascii="Times New Roman" w:hAnsi="Times New Roman" w:cs="Times New Roman"/>
          <w:sz w:val="24"/>
          <w:szCs w:val="24"/>
        </w:rPr>
        <w:t>)</w:t>
      </w:r>
      <w:r w:rsidR="00D15C29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E86FD3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170DE2" w:rsidRPr="00C30527">
        <w:rPr>
          <w:rFonts w:ascii="Times New Roman" w:hAnsi="Times New Roman" w:cs="Times New Roman"/>
          <w:sz w:val="24"/>
          <w:szCs w:val="24"/>
        </w:rPr>
        <w:t>reliability-based system-optimal network design problem (</w:t>
      </w:r>
      <w:r w:rsidR="00D15C29" w:rsidRPr="00C30527">
        <w:rPr>
          <w:rFonts w:ascii="Times New Roman" w:hAnsi="Times New Roman" w:cs="Times New Roman"/>
          <w:sz w:val="24"/>
          <w:szCs w:val="24"/>
        </w:rPr>
        <w:t>RSO</w:t>
      </w:r>
      <w:r w:rsidR="00E86FD3" w:rsidRPr="00C30527">
        <w:rPr>
          <w:rFonts w:ascii="Times New Roman" w:hAnsi="Times New Roman" w:cs="Times New Roman"/>
          <w:sz w:val="24"/>
          <w:szCs w:val="24"/>
        </w:rPr>
        <w:t>-</w:t>
      </w:r>
      <w:r w:rsidR="002F5BF2" w:rsidRPr="00C30527">
        <w:rPr>
          <w:rFonts w:ascii="Times New Roman" w:hAnsi="Times New Roman" w:cs="Times New Roman"/>
          <w:sz w:val="24"/>
          <w:szCs w:val="24"/>
        </w:rPr>
        <w:t>NDP</w:t>
      </w:r>
      <w:r w:rsidR="00170DE2" w:rsidRPr="00C30527">
        <w:rPr>
          <w:rFonts w:ascii="Times New Roman" w:hAnsi="Times New Roman" w:cs="Times New Roman"/>
          <w:sz w:val="24"/>
          <w:szCs w:val="24"/>
        </w:rPr>
        <w:t>)</w:t>
      </w:r>
      <w:r w:rsidR="002F5BF2" w:rsidRPr="00C30527" w:rsidDel="002F5BF2">
        <w:rPr>
          <w:rFonts w:ascii="Times New Roman" w:hAnsi="Times New Roman" w:cs="Times New Roman"/>
          <w:sz w:val="24"/>
          <w:szCs w:val="24"/>
        </w:rPr>
        <w:t xml:space="preserve"> </w:t>
      </w:r>
      <w:r w:rsidR="00B27657" w:rsidRPr="00C30527">
        <w:rPr>
          <w:rFonts w:ascii="Times New Roman" w:hAnsi="Times New Roman" w:cs="Times New Roman"/>
          <w:sz w:val="24"/>
          <w:szCs w:val="24"/>
        </w:rPr>
        <w:t>are also defined, which</w:t>
      </w:r>
      <w:r w:rsidR="00D15C29" w:rsidRPr="00C30527">
        <w:rPr>
          <w:rFonts w:ascii="Times New Roman" w:hAnsi="Times New Roman" w:cs="Times New Roman"/>
          <w:sz w:val="24"/>
          <w:szCs w:val="24"/>
        </w:rPr>
        <w:t xml:space="preserve"> correspond</w:t>
      </w:r>
      <w:r w:rsidR="00325BCA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5748E" w:rsidRPr="00C30527">
        <w:rPr>
          <w:rFonts w:ascii="Times New Roman" w:hAnsi="Times New Roman" w:cs="Times New Roman"/>
          <w:sz w:val="24"/>
          <w:szCs w:val="24"/>
        </w:rPr>
        <w:t>to</w:t>
      </w:r>
      <w:r w:rsidR="00D15C2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25BCA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D15C29" w:rsidRPr="00C30527">
        <w:rPr>
          <w:rFonts w:ascii="Times New Roman" w:hAnsi="Times New Roman" w:cs="Times New Roman"/>
          <w:sz w:val="24"/>
          <w:szCs w:val="24"/>
        </w:rPr>
        <w:t>traditional UE</w:t>
      </w:r>
      <w:r w:rsidR="00E86FD3" w:rsidRPr="00C30527">
        <w:rPr>
          <w:rFonts w:ascii="Times New Roman" w:hAnsi="Times New Roman" w:cs="Times New Roman"/>
          <w:sz w:val="24"/>
          <w:szCs w:val="24"/>
        </w:rPr>
        <w:t>-NDP</w:t>
      </w:r>
      <w:r w:rsidR="00D15C29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170DE2" w:rsidRPr="00C30527">
        <w:rPr>
          <w:rFonts w:ascii="Times New Roman" w:hAnsi="Times New Roman" w:cs="Times New Roman"/>
          <w:sz w:val="24"/>
          <w:szCs w:val="24"/>
        </w:rPr>
        <w:t>system-optimal network design problem (</w:t>
      </w:r>
      <w:r w:rsidR="00E86FD3" w:rsidRPr="00C30527">
        <w:rPr>
          <w:rFonts w:ascii="Times New Roman" w:hAnsi="Times New Roman" w:cs="Times New Roman"/>
          <w:sz w:val="24"/>
          <w:szCs w:val="24"/>
        </w:rPr>
        <w:t>SO-</w:t>
      </w:r>
      <w:r w:rsidR="002F5BF2" w:rsidRPr="00C30527">
        <w:rPr>
          <w:rFonts w:ascii="Times New Roman" w:hAnsi="Times New Roman" w:cs="Times New Roman"/>
          <w:sz w:val="24"/>
          <w:szCs w:val="24"/>
        </w:rPr>
        <w:t>NDP</w:t>
      </w:r>
      <w:r w:rsidR="00170DE2" w:rsidRPr="00C30527">
        <w:rPr>
          <w:rFonts w:ascii="Times New Roman" w:hAnsi="Times New Roman" w:cs="Times New Roman"/>
          <w:sz w:val="24"/>
          <w:szCs w:val="24"/>
        </w:rPr>
        <w:t>)</w:t>
      </w:r>
      <w:r w:rsidR="00201AC8" w:rsidRPr="00C30527">
        <w:rPr>
          <w:rFonts w:ascii="Times New Roman" w:hAnsi="Times New Roman" w:cs="Times New Roman"/>
          <w:sz w:val="24"/>
          <w:szCs w:val="24"/>
        </w:rPr>
        <w:t>, respectively</w:t>
      </w:r>
      <w:r w:rsidR="00D15C29" w:rsidRPr="00C30527">
        <w:rPr>
          <w:rFonts w:ascii="Times New Roman" w:hAnsi="Times New Roman" w:cs="Times New Roman"/>
          <w:sz w:val="24"/>
          <w:szCs w:val="24"/>
        </w:rPr>
        <w:t>. RUE assignment is used to depict users’ route choice</w:t>
      </w:r>
      <w:r w:rsidR="00325BCA" w:rsidRPr="00C30527">
        <w:rPr>
          <w:rFonts w:ascii="Times New Roman" w:hAnsi="Times New Roman" w:cs="Times New Roman"/>
          <w:sz w:val="24"/>
          <w:szCs w:val="24"/>
        </w:rPr>
        <w:t>s</w:t>
      </w:r>
      <w:r w:rsidR="00D15C29" w:rsidRPr="00C30527">
        <w:rPr>
          <w:rFonts w:ascii="Times New Roman" w:hAnsi="Times New Roman" w:cs="Times New Roman"/>
          <w:sz w:val="24"/>
          <w:szCs w:val="24"/>
        </w:rPr>
        <w:t xml:space="preserve"> in the RUE</w:t>
      </w:r>
      <w:r w:rsidR="00BF45E8" w:rsidRPr="00C30527">
        <w:rPr>
          <w:rFonts w:ascii="Times New Roman" w:hAnsi="Times New Roman" w:cs="Times New Roman"/>
          <w:sz w:val="24"/>
          <w:szCs w:val="24"/>
        </w:rPr>
        <w:t>-NDP</w:t>
      </w:r>
      <w:r w:rsidR="00D15C29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325BCA" w:rsidRPr="00C30527">
        <w:rPr>
          <w:rFonts w:ascii="Times New Roman" w:hAnsi="Times New Roman" w:cs="Times New Roman"/>
          <w:sz w:val="24"/>
          <w:szCs w:val="24"/>
        </w:rPr>
        <w:t>A</w:t>
      </w:r>
      <w:r w:rsidR="00D15C29" w:rsidRPr="00C30527">
        <w:rPr>
          <w:rFonts w:ascii="Times New Roman" w:hAnsi="Times New Roman" w:cs="Times New Roman"/>
          <w:sz w:val="24"/>
          <w:szCs w:val="24"/>
        </w:rPr>
        <w:t xml:space="preserve"> definition </w:t>
      </w:r>
      <w:r w:rsidR="008942E8" w:rsidRPr="00C30527">
        <w:rPr>
          <w:rFonts w:ascii="Times New Roman" w:hAnsi="Times New Roman" w:cs="Times New Roman"/>
          <w:sz w:val="24"/>
          <w:szCs w:val="24"/>
        </w:rPr>
        <w:t>of</w:t>
      </w:r>
      <w:r w:rsidR="00D15C29"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D15C29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325BCA" w:rsidRPr="00C30527">
        <w:rPr>
          <w:rFonts w:ascii="Times New Roman" w:hAnsi="Times New Roman" w:cs="Times New Roman"/>
          <w:sz w:val="24"/>
          <w:szCs w:val="24"/>
        </w:rPr>
        <w:t xml:space="preserve"> is proposed</w:t>
      </w:r>
      <w:r w:rsidR="00D15C2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11550" w:rsidRPr="00C30527">
        <w:rPr>
          <w:rFonts w:ascii="Times New Roman" w:hAnsi="Times New Roman" w:cs="Times New Roman"/>
          <w:sz w:val="24"/>
          <w:szCs w:val="24"/>
        </w:rPr>
        <w:t>for</w:t>
      </w:r>
      <w:r w:rsidR="00325BCA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D15C29" w:rsidRPr="00C30527">
        <w:rPr>
          <w:rFonts w:ascii="Times New Roman" w:hAnsi="Times New Roman" w:cs="Times New Roman"/>
          <w:sz w:val="24"/>
          <w:szCs w:val="24"/>
        </w:rPr>
        <w:t xml:space="preserve">a </w:t>
      </w:r>
      <w:r w:rsidR="008C1113" w:rsidRPr="00C30527">
        <w:rPr>
          <w:rFonts w:ascii="Times New Roman" w:hAnsi="Times New Roman" w:cs="Times New Roman"/>
          <w:sz w:val="24"/>
          <w:szCs w:val="24"/>
        </w:rPr>
        <w:t>RUE-NDP</w:t>
      </w:r>
      <w:r w:rsidR="00325BCA" w:rsidRPr="00C30527">
        <w:rPr>
          <w:rFonts w:ascii="Times New Roman" w:hAnsi="Times New Roman" w:cs="Times New Roman"/>
          <w:sz w:val="24"/>
          <w:szCs w:val="24"/>
        </w:rPr>
        <w:t>,</w:t>
      </w:r>
      <w:r w:rsidR="00D15C29" w:rsidRPr="00C30527">
        <w:rPr>
          <w:rFonts w:ascii="Times New Roman" w:hAnsi="Times New Roman" w:cs="Times New Roman"/>
          <w:sz w:val="24"/>
          <w:szCs w:val="24"/>
        </w:rPr>
        <w:t xml:space="preserve"> and the relation between its upper bound and that for </w:t>
      </w:r>
      <w:r w:rsidR="00325BCA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BB00A5" w:rsidRPr="00C30527">
        <w:rPr>
          <w:rFonts w:ascii="Times New Roman" w:hAnsi="Times New Roman" w:cs="Times New Roman"/>
          <w:sz w:val="24"/>
          <w:szCs w:val="24"/>
        </w:rPr>
        <w:t>RUE</w:t>
      </w:r>
      <w:r w:rsidR="00B3562E" w:rsidRPr="00C30527">
        <w:rPr>
          <w:rFonts w:ascii="Times New Roman" w:hAnsi="Times New Roman" w:cs="Times New Roman"/>
          <w:sz w:val="24"/>
          <w:szCs w:val="24"/>
        </w:rPr>
        <w:t xml:space="preserve"> traffic assignment</w:t>
      </w:r>
      <w:r w:rsidR="00BB00A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25BCA" w:rsidRPr="00C30527">
        <w:rPr>
          <w:rFonts w:ascii="Times New Roman" w:hAnsi="Times New Roman" w:cs="Times New Roman"/>
          <w:sz w:val="24"/>
          <w:szCs w:val="24"/>
        </w:rPr>
        <w:t>is examined</w:t>
      </w:r>
      <w:r w:rsidR="00D15C29" w:rsidRPr="00C30527">
        <w:rPr>
          <w:rFonts w:ascii="Times New Roman" w:hAnsi="Times New Roman" w:cs="Times New Roman"/>
          <w:sz w:val="24"/>
          <w:szCs w:val="24"/>
        </w:rPr>
        <w:t>.</w:t>
      </w:r>
    </w:p>
    <w:p w:rsidR="00973069" w:rsidRPr="00C30527" w:rsidRDefault="00325BCA" w:rsidP="00C30527">
      <w:pPr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This paper makes the following contributions.</w:t>
      </w:r>
    </w:p>
    <w:p w:rsidR="00973069" w:rsidRPr="00C30527" w:rsidRDefault="00AE7E2F" w:rsidP="00C3052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It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proposes</w:t>
      </w:r>
      <w:del w:id="8" w:author="Dept. of Civil Engg." w:date="2014-12-28T00:16:00Z">
        <w:r w:rsidR="00973069" w:rsidRPr="00C30527" w:rsidDel="00E91264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r w:rsidR="00325BCA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distribution-free </w:t>
      </w:r>
      <w:r w:rsidR="00A6276A" w:rsidRPr="00C30527">
        <w:rPr>
          <w:rFonts w:ascii="Times New Roman" w:hAnsi="Times New Roman" w:cs="Times New Roman"/>
          <w:sz w:val="24"/>
          <w:szCs w:val="24"/>
        </w:rPr>
        <w:t>RSO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A6276A" w:rsidRPr="00C30527">
        <w:rPr>
          <w:rFonts w:ascii="Times New Roman" w:hAnsi="Times New Roman" w:cs="Times New Roman"/>
          <w:sz w:val="24"/>
          <w:szCs w:val="24"/>
        </w:rPr>
        <w:t>R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UE traffic assignment </w:t>
      </w:r>
      <w:r w:rsidR="00F26B51" w:rsidRPr="00C30527">
        <w:rPr>
          <w:rFonts w:ascii="Times New Roman" w:hAnsi="Times New Roman" w:cs="Times New Roman"/>
          <w:sz w:val="24"/>
          <w:szCs w:val="24"/>
        </w:rPr>
        <w:t xml:space="preserve">problems </w:t>
      </w:r>
      <w:r w:rsidR="00325BCA" w:rsidRPr="00C30527">
        <w:rPr>
          <w:rFonts w:ascii="Times New Roman" w:hAnsi="Times New Roman" w:cs="Times New Roman"/>
          <w:sz w:val="24"/>
          <w:szCs w:val="24"/>
        </w:rPr>
        <w:t>that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25BCA" w:rsidRPr="00C30527">
        <w:rPr>
          <w:rFonts w:ascii="Times New Roman" w:hAnsi="Times New Roman" w:cs="Times New Roman"/>
          <w:sz w:val="24"/>
          <w:szCs w:val="24"/>
        </w:rPr>
        <w:t>consider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risk aversion </w:t>
      </w:r>
      <w:r w:rsidR="009A70B0" w:rsidRPr="00C30527">
        <w:rPr>
          <w:rFonts w:ascii="Times New Roman" w:hAnsi="Times New Roman" w:cs="Times New Roman"/>
          <w:sz w:val="24"/>
          <w:szCs w:val="24"/>
        </w:rPr>
        <w:t>and supply uncertainty</w:t>
      </w:r>
      <w:r w:rsidR="00F26B51" w:rsidRPr="00C30527">
        <w:rPr>
          <w:rFonts w:ascii="Times New Roman" w:hAnsi="Times New Roman" w:cs="Times New Roman"/>
          <w:sz w:val="24"/>
          <w:szCs w:val="24"/>
        </w:rPr>
        <w:t>,</w:t>
      </w:r>
      <w:r w:rsidR="009A70B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73069" w:rsidRPr="00C30527">
        <w:rPr>
          <w:rFonts w:ascii="Times New Roman" w:hAnsi="Times New Roman" w:cs="Times New Roman"/>
          <w:sz w:val="24"/>
          <w:szCs w:val="24"/>
        </w:rPr>
        <w:t>and analyzes the</w:t>
      </w:r>
      <w:r w:rsidR="00B3574D" w:rsidRPr="00C30527">
        <w:rPr>
          <w:rFonts w:ascii="Times New Roman" w:hAnsi="Times New Roman" w:cs="Times New Roman"/>
          <w:sz w:val="24"/>
          <w:szCs w:val="24"/>
        </w:rPr>
        <w:t xml:space="preserve"> properties of the </w:t>
      </w:r>
      <w:r w:rsidRPr="00C30527">
        <w:rPr>
          <w:rFonts w:ascii="Times New Roman" w:hAnsi="Times New Roman" w:cs="Times New Roman"/>
          <w:sz w:val="24"/>
          <w:szCs w:val="24"/>
        </w:rPr>
        <w:t xml:space="preserve">related </w:t>
      </w:r>
      <w:r w:rsidR="00B3574D" w:rsidRPr="00C30527">
        <w:rPr>
          <w:rFonts w:ascii="Times New Roman" w:hAnsi="Times New Roman" w:cs="Times New Roman"/>
          <w:sz w:val="24"/>
          <w:szCs w:val="24"/>
        </w:rPr>
        <w:t xml:space="preserve">problems, </w:t>
      </w:r>
      <w:r w:rsidRPr="00C30527">
        <w:rPr>
          <w:rFonts w:ascii="Times New Roman" w:hAnsi="Times New Roman" w:cs="Times New Roman"/>
          <w:sz w:val="24"/>
          <w:szCs w:val="24"/>
        </w:rPr>
        <w:t>along with the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existence and uniqueness of </w:t>
      </w:r>
      <w:r w:rsidRPr="00C30527">
        <w:rPr>
          <w:rFonts w:ascii="Times New Roman" w:hAnsi="Times New Roman" w:cs="Times New Roman"/>
          <w:sz w:val="24"/>
          <w:szCs w:val="24"/>
        </w:rPr>
        <w:t xml:space="preserve">related </w:t>
      </w:r>
      <w:r w:rsidR="00973069" w:rsidRPr="00C30527">
        <w:rPr>
          <w:rFonts w:ascii="Times New Roman" w:hAnsi="Times New Roman" w:cs="Times New Roman"/>
          <w:sz w:val="24"/>
          <w:szCs w:val="24"/>
        </w:rPr>
        <w:t>solutions.</w:t>
      </w:r>
    </w:p>
    <w:p w:rsidR="00BC2F73" w:rsidRPr="00C30527" w:rsidRDefault="00AE7E2F" w:rsidP="00C3052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It</w:t>
      </w:r>
      <w:r w:rsidR="00BC2F73" w:rsidRPr="00C30527">
        <w:rPr>
          <w:rFonts w:ascii="Times New Roman" w:hAnsi="Times New Roman" w:cs="Times New Roman"/>
          <w:sz w:val="24"/>
          <w:szCs w:val="24"/>
        </w:rPr>
        <w:t xml:space="preserve"> introduces the concept of </w:t>
      </w:r>
      <w:r w:rsidR="00325BCA" w:rsidRPr="00C30527">
        <w:rPr>
          <w:rFonts w:ascii="Times New Roman" w:hAnsi="Times New Roman" w:cs="Times New Roman"/>
          <w:sz w:val="24"/>
          <w:szCs w:val="24"/>
        </w:rPr>
        <w:t xml:space="preserve">a </w:t>
      </w:r>
      <w:r w:rsidR="00B01A21" w:rsidRPr="00C30527">
        <w:rPr>
          <w:rFonts w:ascii="Times New Roman" w:hAnsi="Times New Roman" w:cs="Times New Roman"/>
          <w:sz w:val="24"/>
          <w:szCs w:val="24"/>
        </w:rPr>
        <w:t>TSTT</w:t>
      </w:r>
      <w:r w:rsidR="00841DA4" w:rsidRPr="00C30527">
        <w:rPr>
          <w:rFonts w:ascii="Times New Roman" w:hAnsi="Times New Roman" w:cs="Times New Roman"/>
          <w:sz w:val="24"/>
          <w:szCs w:val="24"/>
        </w:rPr>
        <w:t>B</w:t>
      </w:r>
      <w:r w:rsidR="00BC2F73" w:rsidRPr="00C30527">
        <w:rPr>
          <w:rFonts w:ascii="Times New Roman" w:hAnsi="Times New Roman" w:cs="Times New Roman"/>
          <w:sz w:val="24"/>
          <w:szCs w:val="24"/>
        </w:rPr>
        <w:t>.</w:t>
      </w:r>
    </w:p>
    <w:p w:rsidR="00F504B4" w:rsidRPr="00C30527" w:rsidRDefault="00AE7E2F" w:rsidP="00C3052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It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proposes a de</w:t>
      </w:r>
      <w:r w:rsidR="00B06C2A" w:rsidRPr="00C30527">
        <w:rPr>
          <w:rFonts w:ascii="Times New Roman" w:hAnsi="Times New Roman" w:cs="Times New Roman"/>
          <w:sz w:val="24"/>
          <w:szCs w:val="24"/>
        </w:rPr>
        <w:t xml:space="preserve">finition of </w:t>
      </w:r>
      <w:r w:rsidR="003A08E5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B06C2A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B06C2A" w:rsidRPr="00C30527">
        <w:rPr>
          <w:rFonts w:ascii="Times New Roman" w:hAnsi="Times New Roman" w:cs="Times New Roman"/>
          <w:sz w:val="24"/>
          <w:szCs w:val="24"/>
        </w:rPr>
        <w:t xml:space="preserve"> for </w:t>
      </w:r>
      <w:r w:rsidR="003A08E5" w:rsidRPr="00C30527">
        <w:rPr>
          <w:rFonts w:ascii="Times New Roman" w:hAnsi="Times New Roman" w:cs="Times New Roman"/>
          <w:sz w:val="24"/>
          <w:szCs w:val="24"/>
        </w:rPr>
        <w:t>RUE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traffic assignment and derives an upper bound of the </w:t>
      </w:r>
      <w:proofErr w:type="spellStart"/>
      <w:r w:rsidR="00973069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973069" w:rsidRPr="00C30527">
        <w:rPr>
          <w:rFonts w:ascii="Times New Roman" w:hAnsi="Times New Roman" w:cs="Times New Roman"/>
          <w:sz w:val="24"/>
          <w:szCs w:val="24"/>
        </w:rPr>
        <w:t xml:space="preserve"> when</w:t>
      </w:r>
      <w:r w:rsidR="00325BCA" w:rsidRPr="00C30527">
        <w:rPr>
          <w:rFonts w:ascii="Times New Roman" w:hAnsi="Times New Roman" w:cs="Times New Roman"/>
          <w:sz w:val="24"/>
          <w:szCs w:val="24"/>
        </w:rPr>
        <w:t xml:space="preserve"> the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travel time functions are polynomial.</w:t>
      </w:r>
    </w:p>
    <w:p w:rsidR="00E42D9F" w:rsidRPr="00C30527" w:rsidRDefault="00AE7E2F" w:rsidP="00C3052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It</w:t>
      </w:r>
      <w:r w:rsidR="00F504B4" w:rsidRPr="00C30527">
        <w:rPr>
          <w:rFonts w:ascii="Times New Roman" w:hAnsi="Times New Roman" w:cs="Times New Roman"/>
          <w:sz w:val="24"/>
          <w:szCs w:val="24"/>
        </w:rPr>
        <w:t xml:space="preserve"> proves that t</w:t>
      </w:r>
      <w:r w:rsidR="00B06C2A" w:rsidRPr="00C30527">
        <w:rPr>
          <w:rFonts w:ascii="Times New Roman" w:hAnsi="Times New Roman" w:cs="Times New Roman"/>
          <w:sz w:val="24"/>
          <w:szCs w:val="24"/>
        </w:rPr>
        <w:t>he upper bound is independent of</w:t>
      </w:r>
      <w:r w:rsidR="00BC0208" w:rsidRPr="00C30527">
        <w:rPr>
          <w:rFonts w:ascii="Times New Roman" w:hAnsi="Times New Roman" w:cs="Times New Roman"/>
          <w:sz w:val="24"/>
          <w:szCs w:val="24"/>
        </w:rPr>
        <w:t xml:space="preserve"> the</w:t>
      </w:r>
      <w:r w:rsidR="00B06C2A" w:rsidRPr="00C30527">
        <w:rPr>
          <w:rFonts w:ascii="Times New Roman" w:hAnsi="Times New Roman" w:cs="Times New Roman"/>
          <w:sz w:val="24"/>
          <w:szCs w:val="24"/>
        </w:rPr>
        <w:t xml:space="preserve"> demand </w:t>
      </w:r>
      <w:r w:rsidR="00BC0208" w:rsidRPr="00C30527">
        <w:rPr>
          <w:rFonts w:ascii="Times New Roman" w:hAnsi="Times New Roman" w:cs="Times New Roman"/>
          <w:sz w:val="24"/>
          <w:szCs w:val="24"/>
        </w:rPr>
        <w:t xml:space="preserve">pattern </w:t>
      </w:r>
      <w:r w:rsidR="00B06C2A" w:rsidRPr="00C30527">
        <w:rPr>
          <w:rFonts w:ascii="Times New Roman" w:hAnsi="Times New Roman" w:cs="Times New Roman"/>
          <w:sz w:val="24"/>
          <w:szCs w:val="24"/>
        </w:rPr>
        <w:t xml:space="preserve">and network </w:t>
      </w:r>
      <w:r w:rsidR="00E42D9F" w:rsidRPr="00C30527">
        <w:rPr>
          <w:rFonts w:ascii="Times New Roman" w:hAnsi="Times New Roman" w:cs="Times New Roman"/>
          <w:sz w:val="24"/>
          <w:szCs w:val="24"/>
        </w:rPr>
        <w:t>topology</w:t>
      </w:r>
      <w:r w:rsidR="00325BCA" w:rsidRPr="00C30527">
        <w:rPr>
          <w:rFonts w:ascii="Times New Roman" w:hAnsi="Times New Roman" w:cs="Times New Roman"/>
          <w:sz w:val="24"/>
          <w:szCs w:val="24"/>
        </w:rPr>
        <w:t>.</w:t>
      </w:r>
    </w:p>
    <w:p w:rsidR="00973069" w:rsidRPr="00C30527" w:rsidRDefault="00AE7E2F" w:rsidP="00C3052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It</w:t>
      </w:r>
      <w:r w:rsidR="00E42D9F" w:rsidRPr="00C30527">
        <w:rPr>
          <w:rFonts w:ascii="Times New Roman" w:hAnsi="Times New Roman" w:cs="Times New Roman"/>
          <w:sz w:val="24"/>
          <w:szCs w:val="24"/>
        </w:rPr>
        <w:t xml:space="preserve"> mathematically examines the properties of the minimum upper bound </w:t>
      </w:r>
      <w:r w:rsidR="00325BCA" w:rsidRPr="00C30527">
        <w:rPr>
          <w:rFonts w:ascii="Times New Roman" w:hAnsi="Times New Roman" w:cs="Times New Roman"/>
          <w:sz w:val="24"/>
          <w:szCs w:val="24"/>
        </w:rPr>
        <w:t>in terms of</w:t>
      </w:r>
      <w:r w:rsidR="00E42D9F" w:rsidRPr="00C30527">
        <w:rPr>
          <w:rFonts w:ascii="Times New Roman" w:hAnsi="Times New Roman" w:cs="Times New Roman"/>
          <w:sz w:val="24"/>
          <w:szCs w:val="24"/>
        </w:rPr>
        <w:t xml:space="preserve"> the problem</w:t>
      </w:r>
      <w:r w:rsidR="00836268" w:rsidRPr="00C30527">
        <w:rPr>
          <w:rFonts w:ascii="Times New Roman" w:hAnsi="Times New Roman" w:cs="Times New Roman"/>
          <w:sz w:val="24"/>
          <w:szCs w:val="24"/>
        </w:rPr>
        <w:t xml:space="preserve"> parameters</w:t>
      </w:r>
      <w:r w:rsidR="00E42D9F" w:rsidRPr="00C30527">
        <w:rPr>
          <w:rFonts w:ascii="Times New Roman" w:hAnsi="Times New Roman" w:cs="Times New Roman"/>
          <w:sz w:val="24"/>
          <w:szCs w:val="24"/>
        </w:rPr>
        <w:t xml:space="preserve"> and proves that the minimum upper bound </w:t>
      </w:r>
      <w:r w:rsidR="00F504B4" w:rsidRPr="00C30527">
        <w:rPr>
          <w:rFonts w:ascii="Times New Roman" w:hAnsi="Times New Roman" w:cs="Times New Roman"/>
          <w:sz w:val="24"/>
          <w:szCs w:val="24"/>
        </w:rPr>
        <w:t xml:space="preserve">can be reduced to the bound </w:t>
      </w:r>
      <w:r w:rsidRPr="00C30527">
        <w:rPr>
          <w:rFonts w:ascii="Times New Roman" w:hAnsi="Times New Roman" w:cs="Times New Roman"/>
          <w:sz w:val="24"/>
          <w:szCs w:val="24"/>
        </w:rPr>
        <w:t>given</w:t>
      </w:r>
      <w:r w:rsidR="00325BCA" w:rsidRPr="00C30527">
        <w:rPr>
          <w:rFonts w:ascii="Times New Roman" w:hAnsi="Times New Roman" w:cs="Times New Roman"/>
          <w:sz w:val="24"/>
          <w:szCs w:val="24"/>
        </w:rPr>
        <w:t xml:space="preserve"> in </w:t>
      </w:r>
      <w:r w:rsidR="00A86312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325BCA" w:rsidRPr="00C30527">
        <w:rPr>
          <w:rFonts w:ascii="Times New Roman" w:hAnsi="Times New Roman" w:cs="Times New Roman"/>
          <w:sz w:val="24"/>
          <w:szCs w:val="24"/>
        </w:rPr>
        <w:t xml:space="preserve">study by </w:t>
      </w:r>
      <w:proofErr w:type="spellStart"/>
      <w:r w:rsidR="00325BCA" w:rsidRPr="00C30527">
        <w:rPr>
          <w:rFonts w:ascii="Times New Roman" w:hAnsi="Times New Roman" w:cs="Times New Roman"/>
          <w:sz w:val="24"/>
          <w:szCs w:val="24"/>
        </w:rPr>
        <w:t>Roughgarden</w:t>
      </w:r>
      <w:proofErr w:type="spellEnd"/>
      <w:r w:rsidR="00325BCA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325BCA" w:rsidRPr="00C30527">
        <w:rPr>
          <w:rFonts w:ascii="Times New Roman" w:hAnsi="Times New Roman" w:cs="Times New Roman"/>
          <w:sz w:val="24"/>
          <w:szCs w:val="24"/>
        </w:rPr>
        <w:t>Tardos</w:t>
      </w:r>
      <w:proofErr w:type="spellEnd"/>
      <w:r w:rsidR="00325BCA" w:rsidRPr="00C30527">
        <w:rPr>
          <w:rFonts w:ascii="Times New Roman" w:hAnsi="Times New Roman" w:cs="Times New Roman"/>
          <w:sz w:val="24"/>
          <w:szCs w:val="24"/>
        </w:rPr>
        <w:t xml:space="preserve"> (2002) </w:t>
      </w:r>
      <w:r w:rsidR="00F504B4" w:rsidRPr="00C30527">
        <w:rPr>
          <w:rFonts w:ascii="Times New Roman" w:hAnsi="Times New Roman" w:cs="Times New Roman"/>
          <w:sz w:val="24"/>
          <w:szCs w:val="24"/>
        </w:rPr>
        <w:t>as a special case</w:t>
      </w:r>
      <w:r w:rsidR="00B06C2A" w:rsidRPr="00C30527">
        <w:rPr>
          <w:rFonts w:ascii="Times New Roman" w:hAnsi="Times New Roman" w:cs="Times New Roman"/>
          <w:sz w:val="24"/>
          <w:szCs w:val="24"/>
        </w:rPr>
        <w:t>.</w:t>
      </w:r>
    </w:p>
    <w:p w:rsidR="00973069" w:rsidRPr="00C30527" w:rsidRDefault="00AE7E2F" w:rsidP="00C3052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It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proposes a definition of </w:t>
      </w:r>
      <w:r w:rsidR="001D6FF5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973069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973069" w:rsidRPr="00C30527">
        <w:rPr>
          <w:rFonts w:ascii="Times New Roman" w:hAnsi="Times New Roman" w:cs="Times New Roman"/>
          <w:sz w:val="24"/>
          <w:szCs w:val="24"/>
        </w:rPr>
        <w:t xml:space="preserve"> for</w:t>
      </w:r>
      <w:r w:rsidR="001D6FF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73069" w:rsidRPr="00C30527">
        <w:rPr>
          <w:rFonts w:ascii="Times New Roman" w:hAnsi="Times New Roman" w:cs="Times New Roman"/>
          <w:sz w:val="24"/>
          <w:szCs w:val="24"/>
        </w:rPr>
        <w:t>the traditional</w:t>
      </w:r>
      <w:r w:rsidR="001D6FF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673BB" w:rsidRPr="00C30527">
        <w:rPr>
          <w:rFonts w:ascii="Times New Roman" w:hAnsi="Times New Roman" w:cs="Times New Roman"/>
          <w:sz w:val="24"/>
          <w:szCs w:val="24"/>
        </w:rPr>
        <w:t>UE-NDP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and proves that it is bou</w:t>
      </w:r>
      <w:r w:rsidR="001D6FF5" w:rsidRPr="00C30527">
        <w:rPr>
          <w:rFonts w:ascii="Times New Roman" w:hAnsi="Times New Roman" w:cs="Times New Roman"/>
          <w:sz w:val="24"/>
          <w:szCs w:val="24"/>
        </w:rPr>
        <w:t>nded by the</w:t>
      </w:r>
      <w:r w:rsidR="00F474CC" w:rsidRPr="00C30527">
        <w:rPr>
          <w:rFonts w:ascii="Times New Roman" w:hAnsi="Times New Roman" w:cs="Times New Roman"/>
          <w:sz w:val="24"/>
          <w:szCs w:val="24"/>
        </w:rPr>
        <w:t xml:space="preserve"> upper bound of the</w:t>
      </w:r>
      <w:r w:rsidR="001D6FF5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6FF5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1D6FF5" w:rsidRPr="00C30527">
        <w:rPr>
          <w:rFonts w:ascii="Times New Roman" w:hAnsi="Times New Roman" w:cs="Times New Roman"/>
          <w:sz w:val="24"/>
          <w:szCs w:val="24"/>
        </w:rPr>
        <w:t xml:space="preserve"> for traditional</w:t>
      </w:r>
      <w:r w:rsidR="003A08E5" w:rsidRPr="00C30527">
        <w:rPr>
          <w:rFonts w:ascii="Times New Roman" w:hAnsi="Times New Roman" w:cs="Times New Roman"/>
          <w:sz w:val="24"/>
          <w:szCs w:val="24"/>
        </w:rPr>
        <w:t xml:space="preserve"> UE</w:t>
      </w:r>
      <w:r w:rsidR="001D6FF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73069" w:rsidRPr="00C30527">
        <w:rPr>
          <w:rFonts w:ascii="Times New Roman" w:hAnsi="Times New Roman" w:cs="Times New Roman"/>
          <w:sz w:val="24"/>
          <w:szCs w:val="24"/>
        </w:rPr>
        <w:t>traffic assignment</w:t>
      </w:r>
      <w:r w:rsidR="00932F98" w:rsidRPr="00C30527">
        <w:rPr>
          <w:rFonts w:ascii="Times New Roman" w:hAnsi="Times New Roman" w:cs="Times New Roman"/>
          <w:sz w:val="24"/>
          <w:szCs w:val="24"/>
        </w:rPr>
        <w:t xml:space="preserve"> </w:t>
      </w:r>
      <w:del w:id="9" w:author="Dept. of Civil Engg." w:date="2014-12-29T23:44:00Z">
        <w:r w:rsidR="00932F98" w:rsidRPr="00C30527" w:rsidDel="00003BBA">
          <w:rPr>
            <w:rFonts w:ascii="Times New Roman" w:hAnsi="Times New Roman" w:cs="Times New Roman"/>
            <w:sz w:val="24"/>
            <w:szCs w:val="24"/>
          </w:rPr>
          <w:delText xml:space="preserve">of the same </w:delText>
        </w:r>
      </w:del>
      <w:ins w:id="10" w:author="Dept. of Civil Engg." w:date="2014-12-29T23:44:00Z">
        <w:r w:rsidR="00003BBA" w:rsidRPr="00C30527">
          <w:rPr>
            <w:rFonts w:ascii="Times New Roman" w:hAnsi="Times New Roman" w:cs="Times New Roman"/>
            <w:sz w:val="24"/>
            <w:szCs w:val="24"/>
          </w:rPr>
          <w:t xml:space="preserve">with the same set of polynomial link </w:t>
        </w:r>
        <w:r w:rsidR="00003BBA" w:rsidRPr="00C30527">
          <w:rPr>
            <w:rFonts w:ascii="Times New Roman" w:hAnsi="Times New Roman" w:cs="Times New Roman" w:hint="eastAsia"/>
            <w:sz w:val="24"/>
            <w:szCs w:val="24"/>
          </w:rPr>
          <w:t xml:space="preserve">travel </w:t>
        </w:r>
        <w:r w:rsidR="00003BBA" w:rsidRPr="00C30527">
          <w:rPr>
            <w:rFonts w:ascii="Times New Roman" w:hAnsi="Times New Roman" w:cs="Times New Roman"/>
            <w:sz w:val="24"/>
            <w:szCs w:val="24"/>
          </w:rPr>
          <w:t>time functions as t</w:t>
        </w:r>
      </w:ins>
      <w:ins w:id="11" w:author="Dept. of Civil Engg." w:date="2014-12-29T23:45:00Z">
        <w:r w:rsidR="00003BBA" w:rsidRPr="00C30527">
          <w:rPr>
            <w:rFonts w:ascii="Times New Roman" w:hAnsi="Times New Roman" w:cs="Times New Roman"/>
            <w:sz w:val="24"/>
            <w:szCs w:val="24"/>
          </w:rPr>
          <w:t>he UE-NDP.</w:t>
        </w:r>
      </w:ins>
      <w:del w:id="12" w:author="Dept. of Civil Engg." w:date="2014-12-29T23:44:00Z">
        <w:r w:rsidR="00932F98" w:rsidRPr="00C30527" w:rsidDel="00003BBA">
          <w:rPr>
            <w:rFonts w:ascii="Times New Roman" w:hAnsi="Times New Roman" w:cs="Times New Roman"/>
            <w:sz w:val="24"/>
            <w:szCs w:val="24"/>
          </w:rPr>
          <w:delText>instance, before any link expansion</w:delText>
        </w:r>
      </w:del>
      <w:r w:rsidR="00973069" w:rsidRPr="00C30527">
        <w:rPr>
          <w:rFonts w:ascii="Times New Roman" w:hAnsi="Times New Roman" w:cs="Times New Roman"/>
          <w:sz w:val="24"/>
          <w:szCs w:val="24"/>
        </w:rPr>
        <w:t>.</w:t>
      </w:r>
    </w:p>
    <w:p w:rsidR="00105B92" w:rsidRPr="00C30527" w:rsidRDefault="00105B92" w:rsidP="00C3052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It proposes </w:t>
      </w:r>
      <w:r w:rsidR="00281E71" w:rsidRPr="00C30527">
        <w:rPr>
          <w:rFonts w:ascii="Times New Roman" w:hAnsi="Times New Roman" w:hint="eastAsia"/>
          <w:sz w:val="24"/>
          <w:szCs w:val="24"/>
        </w:rPr>
        <w:t xml:space="preserve">distribution-free </w:t>
      </w:r>
      <w:r w:rsidRPr="00C30527">
        <w:rPr>
          <w:rFonts w:ascii="Times New Roman" w:hAnsi="Times New Roman" w:cs="Times New Roman"/>
          <w:sz w:val="24"/>
          <w:szCs w:val="24"/>
        </w:rPr>
        <w:t>RSO</w:t>
      </w:r>
      <w:r w:rsidR="000D41F4" w:rsidRPr="00C30527">
        <w:rPr>
          <w:rFonts w:ascii="Times New Roman" w:hAnsi="Times New Roman" w:cs="Times New Roman"/>
          <w:sz w:val="24"/>
          <w:szCs w:val="24"/>
        </w:rPr>
        <w:t>-</w:t>
      </w:r>
      <w:r w:rsidRPr="00C30527">
        <w:rPr>
          <w:rFonts w:ascii="Times New Roman" w:hAnsi="Times New Roman" w:cs="Times New Roman"/>
          <w:sz w:val="24"/>
          <w:szCs w:val="24"/>
        </w:rPr>
        <w:t xml:space="preserve"> and RUE</w:t>
      </w:r>
      <w:r w:rsidR="000D41F4" w:rsidRPr="00C30527">
        <w:rPr>
          <w:rFonts w:ascii="Times New Roman" w:hAnsi="Times New Roman" w:cs="Times New Roman"/>
          <w:sz w:val="24"/>
          <w:szCs w:val="24"/>
        </w:rPr>
        <w:t>-NDPs</w:t>
      </w:r>
      <w:r w:rsidR="00281E71" w:rsidRPr="00C30527">
        <w:rPr>
          <w:rFonts w:ascii="Times New Roman" w:hAnsi="Times New Roman" w:cs="Times New Roman"/>
          <w:sz w:val="24"/>
          <w:szCs w:val="24"/>
        </w:rPr>
        <w:t xml:space="preserve"> using the concept</w:t>
      </w:r>
      <w:r w:rsidR="00F26B51" w:rsidRPr="00C30527">
        <w:rPr>
          <w:rFonts w:ascii="Times New Roman" w:hAnsi="Times New Roman" w:cs="Times New Roman"/>
          <w:sz w:val="24"/>
          <w:szCs w:val="24"/>
        </w:rPr>
        <w:t>s</w:t>
      </w:r>
      <w:r w:rsidR="00281E71" w:rsidRPr="00C30527">
        <w:rPr>
          <w:rFonts w:ascii="Times New Roman" w:hAnsi="Times New Roman" w:cs="Times New Roman"/>
          <w:sz w:val="24"/>
          <w:szCs w:val="24"/>
        </w:rPr>
        <w:t xml:space="preserve"> of TSTTB and TTB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</w:p>
    <w:p w:rsidR="00973069" w:rsidRPr="00C30527" w:rsidRDefault="00AE7E2F" w:rsidP="00C30527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It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proposes a definition of </w:t>
      </w:r>
      <w:r w:rsidR="00092721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973069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973069" w:rsidRPr="00C30527">
        <w:rPr>
          <w:rFonts w:ascii="Times New Roman" w:hAnsi="Times New Roman" w:cs="Times New Roman"/>
          <w:sz w:val="24"/>
          <w:szCs w:val="24"/>
        </w:rPr>
        <w:t xml:space="preserve"> for the </w:t>
      </w:r>
      <w:r w:rsidR="00C53B8D" w:rsidRPr="00C30527">
        <w:rPr>
          <w:rFonts w:ascii="Times New Roman" w:hAnsi="Times New Roman" w:cs="Times New Roman"/>
          <w:sz w:val="24"/>
          <w:szCs w:val="24"/>
        </w:rPr>
        <w:t>RUE</w:t>
      </w:r>
      <w:r w:rsidR="000D41F4" w:rsidRPr="00C30527">
        <w:rPr>
          <w:rFonts w:ascii="Times New Roman" w:hAnsi="Times New Roman" w:cs="Times New Roman"/>
          <w:sz w:val="24"/>
          <w:szCs w:val="24"/>
        </w:rPr>
        <w:t>-NDP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and proves that it is bounded by the upper bound of</w:t>
      </w:r>
      <w:r w:rsidR="00D43D3C" w:rsidRPr="00C30527">
        <w:rPr>
          <w:rFonts w:ascii="Times New Roman" w:hAnsi="Times New Roman" w:cs="Times New Roman"/>
          <w:sz w:val="24"/>
          <w:szCs w:val="24"/>
        </w:rPr>
        <w:t xml:space="preserve"> the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3069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973069" w:rsidRPr="00C30527">
        <w:rPr>
          <w:rFonts w:ascii="Times New Roman" w:hAnsi="Times New Roman" w:cs="Times New Roman"/>
          <w:sz w:val="24"/>
          <w:szCs w:val="24"/>
        </w:rPr>
        <w:t xml:space="preserve"> for </w:t>
      </w:r>
      <w:r w:rsidR="003A08E5" w:rsidRPr="00C30527">
        <w:rPr>
          <w:rFonts w:ascii="Times New Roman" w:hAnsi="Times New Roman" w:cs="Times New Roman"/>
          <w:sz w:val="24"/>
          <w:szCs w:val="24"/>
        </w:rPr>
        <w:t>RUE</w:t>
      </w:r>
      <w:r w:rsidR="00973069" w:rsidRPr="00C30527">
        <w:rPr>
          <w:rFonts w:ascii="Times New Roman" w:hAnsi="Times New Roman" w:cs="Times New Roman"/>
          <w:sz w:val="24"/>
          <w:szCs w:val="24"/>
        </w:rPr>
        <w:t xml:space="preserve"> traffic assignment</w:t>
      </w:r>
      <w:r w:rsidR="00932F98" w:rsidRPr="00C30527">
        <w:rPr>
          <w:rFonts w:ascii="Times New Roman" w:hAnsi="Times New Roman" w:cs="Times New Roman"/>
          <w:sz w:val="24"/>
          <w:szCs w:val="24"/>
        </w:rPr>
        <w:t xml:space="preserve"> </w:t>
      </w:r>
      <w:ins w:id="13" w:author="Dept. of Civil Engg." w:date="2014-12-29T23:46:00Z">
        <w:r w:rsidR="00003BBA" w:rsidRPr="00C30527">
          <w:rPr>
            <w:rFonts w:ascii="Times New Roman" w:hAnsi="Times New Roman" w:cs="Times New Roman"/>
            <w:sz w:val="24"/>
            <w:szCs w:val="24"/>
          </w:rPr>
          <w:t xml:space="preserve">with the same set of polynomial link </w:t>
        </w:r>
        <w:r w:rsidR="00003BBA" w:rsidRPr="00C30527">
          <w:rPr>
            <w:rFonts w:ascii="Times New Roman" w:hAnsi="Times New Roman" w:cs="Times New Roman" w:hint="eastAsia"/>
            <w:sz w:val="24"/>
            <w:szCs w:val="24"/>
          </w:rPr>
          <w:t xml:space="preserve">travel </w:t>
        </w:r>
        <w:r w:rsidR="00003BBA" w:rsidRPr="00C30527">
          <w:rPr>
            <w:rFonts w:ascii="Times New Roman" w:hAnsi="Times New Roman" w:cs="Times New Roman"/>
            <w:sz w:val="24"/>
            <w:szCs w:val="24"/>
          </w:rPr>
          <w:t xml:space="preserve">time functions as the </w:t>
        </w:r>
        <w:r w:rsidR="007E4B1E" w:rsidRPr="00C30527">
          <w:rPr>
            <w:rFonts w:ascii="Times New Roman" w:hAnsi="Times New Roman" w:cs="Times New Roman"/>
            <w:sz w:val="24"/>
            <w:szCs w:val="24"/>
          </w:rPr>
          <w:t>R</w:t>
        </w:r>
        <w:r w:rsidR="00003BBA" w:rsidRPr="00C30527">
          <w:rPr>
            <w:rFonts w:ascii="Times New Roman" w:hAnsi="Times New Roman" w:cs="Times New Roman"/>
            <w:sz w:val="24"/>
            <w:szCs w:val="24"/>
          </w:rPr>
          <w:t>UE-NDP</w:t>
        </w:r>
      </w:ins>
      <w:del w:id="14" w:author="Dept. of Civil Engg." w:date="2014-12-29T23:46:00Z">
        <w:r w:rsidR="00932F98" w:rsidRPr="00C30527" w:rsidDel="00003BBA">
          <w:rPr>
            <w:rFonts w:ascii="Times New Roman" w:hAnsi="Times New Roman" w:cs="Times New Roman"/>
            <w:sz w:val="24"/>
            <w:szCs w:val="24"/>
          </w:rPr>
          <w:delText>of the same instance, before any link expansion</w:delText>
        </w:r>
      </w:del>
      <w:r w:rsidR="00973069" w:rsidRPr="00C30527">
        <w:rPr>
          <w:rFonts w:ascii="Times New Roman" w:hAnsi="Times New Roman" w:cs="Times New Roman"/>
          <w:sz w:val="24"/>
          <w:szCs w:val="24"/>
        </w:rPr>
        <w:t>.</w:t>
      </w:r>
    </w:p>
    <w:p w:rsidR="00973069" w:rsidRPr="00C30527" w:rsidRDefault="00973069" w:rsidP="00C30527">
      <w:pPr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The remainder of th</w:t>
      </w:r>
      <w:r w:rsidR="00325BCA" w:rsidRPr="00C30527">
        <w:rPr>
          <w:rFonts w:ascii="Times New Roman" w:hAnsi="Times New Roman" w:cs="Times New Roman"/>
          <w:sz w:val="24"/>
          <w:szCs w:val="24"/>
        </w:rPr>
        <w:t>e</w:t>
      </w:r>
      <w:r w:rsidRPr="00C30527">
        <w:rPr>
          <w:rFonts w:ascii="Times New Roman" w:hAnsi="Times New Roman" w:cs="Times New Roman"/>
          <w:sz w:val="24"/>
          <w:szCs w:val="24"/>
        </w:rPr>
        <w:t xml:space="preserve"> paper is organized as follows. Section 2 provides a brief review o</w:t>
      </w:r>
      <w:r w:rsidR="00325BCA" w:rsidRPr="00C30527">
        <w:rPr>
          <w:rFonts w:ascii="Times New Roman" w:hAnsi="Times New Roman" w:cs="Times New Roman"/>
          <w:sz w:val="24"/>
          <w:szCs w:val="24"/>
        </w:rPr>
        <w:t>f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for traditional traffic assignment. </w:t>
      </w:r>
      <w:r w:rsidR="00B3574D" w:rsidRPr="00C30527">
        <w:rPr>
          <w:rFonts w:ascii="Times New Roman" w:hAnsi="Times New Roman" w:cs="Times New Roman"/>
          <w:sz w:val="24"/>
          <w:szCs w:val="24"/>
        </w:rPr>
        <w:t>Section 3 examines reliability-based traffic assignment and derives its upper bound</w:t>
      </w:r>
      <w:r w:rsidR="00C75B64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325BCA" w:rsidRPr="00C30527">
        <w:rPr>
          <w:rFonts w:ascii="Times New Roman" w:hAnsi="Times New Roman" w:cs="Times New Roman"/>
          <w:sz w:val="24"/>
          <w:szCs w:val="24"/>
        </w:rPr>
        <w:t>including</w:t>
      </w:r>
      <w:r w:rsidR="00C75B6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3574D" w:rsidRPr="00C30527">
        <w:rPr>
          <w:rFonts w:ascii="Times New Roman" w:hAnsi="Times New Roman" w:cs="Times New Roman"/>
          <w:sz w:val="24"/>
          <w:szCs w:val="24"/>
        </w:rPr>
        <w:t xml:space="preserve">the upper bound of </w:t>
      </w:r>
      <w:r w:rsidR="00C75B64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C75B64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C75B64" w:rsidRPr="00C30527">
        <w:rPr>
          <w:rFonts w:ascii="Times New Roman" w:hAnsi="Times New Roman" w:cs="Times New Roman"/>
          <w:sz w:val="24"/>
          <w:szCs w:val="24"/>
        </w:rPr>
        <w:t xml:space="preserve"> mentioned in </w:t>
      </w:r>
      <w:r w:rsidR="00C75B64" w:rsidRPr="00C30527">
        <w:rPr>
          <w:rFonts w:ascii="Times New Roman" w:hAnsi="Times New Roman" w:cs="Times New Roman"/>
          <w:sz w:val="24"/>
          <w:szCs w:val="24"/>
        </w:rPr>
        <w:lastRenderedPageBreak/>
        <w:t xml:space="preserve">Section 2 </w:t>
      </w:r>
      <w:r w:rsidR="00B3574D" w:rsidRPr="00C30527">
        <w:rPr>
          <w:rFonts w:ascii="Times New Roman" w:hAnsi="Times New Roman" w:cs="Times New Roman"/>
          <w:sz w:val="24"/>
          <w:szCs w:val="24"/>
        </w:rPr>
        <w:t xml:space="preserve">as a special case. Section 4 extends consideration of </w:t>
      </w:r>
      <w:r w:rsidR="00092721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B3574D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B3574D" w:rsidRPr="00C30527">
        <w:rPr>
          <w:rFonts w:ascii="Times New Roman" w:hAnsi="Times New Roman" w:cs="Times New Roman"/>
          <w:sz w:val="24"/>
          <w:szCs w:val="24"/>
        </w:rPr>
        <w:t xml:space="preserve"> to the traditional </w:t>
      </w:r>
      <w:r w:rsidR="002F5BF2" w:rsidRPr="00C30527">
        <w:rPr>
          <w:rFonts w:ascii="Times New Roman" w:hAnsi="Times New Roman" w:cs="Times New Roman"/>
          <w:sz w:val="24"/>
          <w:szCs w:val="24"/>
        </w:rPr>
        <w:t>NDP</w:t>
      </w:r>
      <w:r w:rsidR="00B3574D" w:rsidRPr="00C30527">
        <w:rPr>
          <w:rFonts w:ascii="Times New Roman" w:hAnsi="Times New Roman" w:cs="Times New Roman"/>
          <w:sz w:val="24"/>
          <w:szCs w:val="24"/>
        </w:rPr>
        <w:t xml:space="preserve">. It shows that the upper bound of the </w:t>
      </w:r>
      <w:proofErr w:type="spellStart"/>
      <w:r w:rsidR="00B3574D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B3574D" w:rsidRPr="00C30527">
        <w:rPr>
          <w:rFonts w:ascii="Times New Roman" w:hAnsi="Times New Roman" w:cs="Times New Roman"/>
          <w:sz w:val="24"/>
          <w:szCs w:val="24"/>
        </w:rPr>
        <w:t xml:space="preserve"> in Section 2 is also an upper bound of the </w:t>
      </w:r>
      <w:proofErr w:type="spellStart"/>
      <w:r w:rsidR="00B3574D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B3574D" w:rsidRPr="00C30527">
        <w:rPr>
          <w:rFonts w:ascii="Times New Roman" w:hAnsi="Times New Roman" w:cs="Times New Roman"/>
          <w:sz w:val="24"/>
          <w:szCs w:val="24"/>
        </w:rPr>
        <w:t xml:space="preserve"> for the traditional </w:t>
      </w:r>
      <w:r w:rsidR="00BF45E8" w:rsidRPr="00C30527">
        <w:rPr>
          <w:rFonts w:ascii="Times New Roman" w:hAnsi="Times New Roman" w:cs="Times New Roman"/>
          <w:sz w:val="24"/>
          <w:szCs w:val="24"/>
        </w:rPr>
        <w:t>UE-NDP</w:t>
      </w:r>
      <w:r w:rsidR="00B3574D" w:rsidRPr="00C30527">
        <w:rPr>
          <w:rFonts w:ascii="Times New Roman" w:hAnsi="Times New Roman" w:cs="Times New Roman"/>
          <w:sz w:val="24"/>
          <w:szCs w:val="24"/>
        </w:rPr>
        <w:t xml:space="preserve">. Section 5 further extends </w:t>
      </w:r>
      <w:r w:rsidR="00A86312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B3574D" w:rsidRPr="00C30527">
        <w:rPr>
          <w:rFonts w:ascii="Times New Roman" w:hAnsi="Times New Roman" w:cs="Times New Roman"/>
          <w:sz w:val="24"/>
          <w:szCs w:val="24"/>
        </w:rPr>
        <w:t xml:space="preserve">analysis of </w:t>
      </w:r>
      <w:r w:rsidR="00092721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B3574D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B3574D" w:rsidRPr="00C30527">
        <w:rPr>
          <w:rFonts w:ascii="Times New Roman" w:hAnsi="Times New Roman" w:cs="Times New Roman"/>
          <w:sz w:val="24"/>
          <w:szCs w:val="24"/>
        </w:rPr>
        <w:t xml:space="preserve"> in Section 4 </w:t>
      </w:r>
      <w:r w:rsidR="00325BCA" w:rsidRPr="00C30527">
        <w:rPr>
          <w:rFonts w:ascii="Times New Roman" w:hAnsi="Times New Roman" w:cs="Times New Roman"/>
          <w:sz w:val="24"/>
          <w:szCs w:val="24"/>
        </w:rPr>
        <w:t xml:space="preserve">to </w:t>
      </w:r>
      <w:r w:rsidR="00B3574D" w:rsidRPr="00C30527">
        <w:rPr>
          <w:rFonts w:ascii="Times New Roman" w:hAnsi="Times New Roman" w:cs="Times New Roman"/>
          <w:sz w:val="24"/>
          <w:szCs w:val="24"/>
        </w:rPr>
        <w:t xml:space="preserve">reliability-based </w:t>
      </w:r>
      <w:r w:rsidR="002F5BF2" w:rsidRPr="00C30527">
        <w:rPr>
          <w:rFonts w:ascii="Times New Roman" w:hAnsi="Times New Roman" w:cs="Times New Roman"/>
          <w:sz w:val="24"/>
          <w:szCs w:val="24"/>
        </w:rPr>
        <w:t>NDP</w:t>
      </w:r>
      <w:r w:rsidR="008957A4" w:rsidRPr="00C30527">
        <w:rPr>
          <w:rFonts w:ascii="Times New Roman" w:hAnsi="Times New Roman" w:cs="Times New Roman"/>
          <w:sz w:val="24"/>
          <w:szCs w:val="24"/>
        </w:rPr>
        <w:t>s</w:t>
      </w:r>
      <w:r w:rsidR="00B3574D" w:rsidRPr="00C30527">
        <w:rPr>
          <w:rFonts w:ascii="Times New Roman" w:hAnsi="Times New Roman" w:cs="Times New Roman"/>
          <w:sz w:val="24"/>
          <w:szCs w:val="24"/>
        </w:rPr>
        <w:t xml:space="preserve"> and proves that</w:t>
      </w:r>
      <w:r w:rsidR="00701BAE" w:rsidRPr="00C30527">
        <w:rPr>
          <w:rFonts w:ascii="Times New Roman" w:hAnsi="Times New Roman" w:cs="Times New Roman"/>
          <w:sz w:val="24"/>
          <w:szCs w:val="24"/>
        </w:rPr>
        <w:t xml:space="preserve"> its upper bound</w:t>
      </w:r>
      <w:r w:rsidR="00B3574D" w:rsidRPr="00C30527">
        <w:rPr>
          <w:rFonts w:ascii="Times New Roman" w:hAnsi="Times New Roman" w:cs="Times New Roman"/>
          <w:sz w:val="24"/>
          <w:szCs w:val="24"/>
        </w:rPr>
        <w:t xml:space="preserve"> is bounded by </w:t>
      </w:r>
      <w:r w:rsidR="00701BAE" w:rsidRPr="00C30527">
        <w:rPr>
          <w:rFonts w:ascii="Times New Roman" w:hAnsi="Times New Roman" w:cs="Times New Roman"/>
          <w:sz w:val="24"/>
          <w:szCs w:val="24"/>
        </w:rPr>
        <w:t xml:space="preserve">the bound </w:t>
      </w:r>
      <w:r w:rsidR="00AE7E2F" w:rsidRPr="00C30527">
        <w:rPr>
          <w:rFonts w:ascii="Times New Roman" w:hAnsi="Times New Roman" w:cs="Times New Roman"/>
          <w:sz w:val="24"/>
          <w:szCs w:val="24"/>
        </w:rPr>
        <w:t xml:space="preserve">derived </w:t>
      </w:r>
      <w:r w:rsidR="00B3574D" w:rsidRPr="00C30527">
        <w:rPr>
          <w:rFonts w:ascii="Times New Roman" w:hAnsi="Times New Roman" w:cs="Times New Roman"/>
          <w:sz w:val="24"/>
          <w:szCs w:val="24"/>
        </w:rPr>
        <w:t>in Section 3.</w:t>
      </w:r>
      <w:r w:rsidR="006604FA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Finally, Section 6 </w:t>
      </w:r>
      <w:r w:rsidR="00325BCA" w:rsidRPr="00C30527">
        <w:rPr>
          <w:rFonts w:ascii="Times New Roman" w:hAnsi="Times New Roman" w:cs="Times New Roman"/>
          <w:sz w:val="24"/>
          <w:szCs w:val="24"/>
        </w:rPr>
        <w:t>concludes the paper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</w:p>
    <w:p w:rsidR="00973069" w:rsidRPr="00C30527" w:rsidRDefault="00973069" w:rsidP="00C30527">
      <w:pPr>
        <w:rPr>
          <w:rFonts w:ascii="Times New Roman" w:hAnsi="Times New Roman" w:cs="Times New Roman"/>
          <w:sz w:val="24"/>
          <w:szCs w:val="24"/>
        </w:rPr>
      </w:pPr>
    </w:p>
    <w:p w:rsidR="00973069" w:rsidRPr="00C30527" w:rsidRDefault="00A2316F" w:rsidP="00C30527">
      <w:pPr>
        <w:pStyle w:val="Heading2"/>
        <w:snapToGri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Cs w:val="0"/>
          <w:sz w:val="24"/>
          <w:szCs w:val="24"/>
        </w:rPr>
        <w:t>2.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73069" w:rsidRPr="00C30527">
        <w:rPr>
          <w:rFonts w:ascii="Times New Roman" w:hAnsi="Times New Roman" w:cs="Times New Roman"/>
          <w:sz w:val="24"/>
          <w:szCs w:val="24"/>
        </w:rPr>
        <w:t>Review of the price of anarchy for traffic assignment without uncertainty</w:t>
      </w:r>
    </w:p>
    <w:p w:rsidR="001B1270" w:rsidRPr="00C30527" w:rsidRDefault="00973069" w:rsidP="00C30527">
      <w:pPr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Consider a transportation network </w:t>
      </w:r>
      <w:proofErr w:type="gramStart"/>
      <w:r w:rsidRPr="00C30527">
        <w:rPr>
          <w:rFonts w:ascii="Times New Roman" w:hAnsi="Times New Roman" w:cs="Times New Roman"/>
          <w:i/>
          <w:sz w:val="24"/>
          <w:szCs w:val="24"/>
        </w:rPr>
        <w:t>G</w:t>
      </w:r>
      <w:r w:rsidRPr="00C30527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30527">
        <w:rPr>
          <w:rFonts w:ascii="Times New Roman" w:hAnsi="Times New Roman" w:cs="Times New Roman"/>
          <w:i/>
          <w:sz w:val="24"/>
          <w:szCs w:val="24"/>
        </w:rPr>
        <w:t>N</w:t>
      </w:r>
      <w:r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Pr="00C30527">
        <w:rPr>
          <w:rFonts w:ascii="Times New Roman" w:hAnsi="Times New Roman" w:cs="Times New Roman"/>
          <w:i/>
          <w:sz w:val="24"/>
          <w:szCs w:val="24"/>
        </w:rPr>
        <w:t>A</w:t>
      </w:r>
      <w:r w:rsidRPr="00C30527">
        <w:rPr>
          <w:rFonts w:ascii="Times New Roman" w:hAnsi="Times New Roman" w:cs="Times New Roman"/>
          <w:sz w:val="24"/>
          <w:szCs w:val="24"/>
        </w:rPr>
        <w:t>)</w:t>
      </w:r>
      <w:r w:rsidR="00A63A9C" w:rsidRPr="00C30527">
        <w:rPr>
          <w:rFonts w:ascii="Times New Roman" w:hAnsi="Times New Roman" w:cs="Times New Roman"/>
          <w:sz w:val="24"/>
          <w:szCs w:val="24"/>
        </w:rPr>
        <w:t xml:space="preserve"> with multiple O-D pairs</w:t>
      </w:r>
      <w:r w:rsidRPr="00C30527">
        <w:rPr>
          <w:rFonts w:ascii="Times New Roman" w:hAnsi="Times New Roman" w:cs="Times New Roman"/>
          <w:sz w:val="24"/>
          <w:szCs w:val="24"/>
        </w:rPr>
        <w:t xml:space="preserve">, where </w:t>
      </w:r>
      <w:r w:rsidRPr="00C30527">
        <w:rPr>
          <w:rFonts w:ascii="Times New Roman" w:hAnsi="Times New Roman" w:cs="Times New Roman"/>
          <w:i/>
          <w:sz w:val="24"/>
          <w:szCs w:val="24"/>
        </w:rPr>
        <w:t>N</w:t>
      </w:r>
      <w:r w:rsidRPr="00C30527">
        <w:rPr>
          <w:rFonts w:ascii="Times New Roman" w:hAnsi="Times New Roman" w:cs="Times New Roman"/>
          <w:sz w:val="24"/>
          <w:szCs w:val="24"/>
        </w:rPr>
        <w:t xml:space="preserve"> denotes the set of nodes and </w:t>
      </w:r>
      <w:r w:rsidRPr="00C30527">
        <w:rPr>
          <w:rFonts w:ascii="Times New Roman" w:hAnsi="Times New Roman" w:cs="Times New Roman"/>
          <w:i/>
          <w:sz w:val="24"/>
          <w:szCs w:val="24"/>
        </w:rPr>
        <w:t>A</w:t>
      </w:r>
      <w:r w:rsidRPr="00C30527">
        <w:rPr>
          <w:rFonts w:ascii="Times New Roman" w:hAnsi="Times New Roman" w:cs="Times New Roman"/>
          <w:sz w:val="24"/>
          <w:szCs w:val="24"/>
        </w:rPr>
        <w:t xml:space="preserve"> denotes the set of links in the network. </w:t>
      </w:r>
      <w:r w:rsidR="009227A1" w:rsidRPr="00C30527">
        <w:rPr>
          <w:rFonts w:ascii="Times New Roman" w:hAnsi="Times New Roman" w:cs="Times New Roman"/>
          <w:sz w:val="24"/>
          <w:szCs w:val="24"/>
        </w:rPr>
        <w:t>T</w:t>
      </w:r>
      <w:r w:rsidRPr="00C30527">
        <w:rPr>
          <w:rFonts w:ascii="Times New Roman" w:hAnsi="Times New Roman" w:cs="Times New Roman"/>
          <w:sz w:val="24"/>
          <w:szCs w:val="24"/>
        </w:rPr>
        <w:t xml:space="preserve">he demands </w:t>
      </w:r>
      <w:r w:rsidR="008B34B7" w:rsidRPr="00C30527">
        <w:rPr>
          <w:rFonts w:ascii="Times New Roman" w:hAnsi="Times New Roman" w:cs="Times New Roman"/>
          <w:sz w:val="24"/>
          <w:szCs w:val="24"/>
        </w:rPr>
        <w:t xml:space="preserve">between </w:t>
      </w:r>
      <w:r w:rsidR="00B01A21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8B34B7" w:rsidRPr="00C30527">
        <w:rPr>
          <w:rFonts w:ascii="Times New Roman" w:hAnsi="Times New Roman" w:cs="Times New Roman"/>
          <w:sz w:val="24"/>
          <w:szCs w:val="24"/>
        </w:rPr>
        <w:t xml:space="preserve">O-D pairs </w:t>
      </w:r>
      <w:r w:rsidRPr="00C30527">
        <w:rPr>
          <w:rFonts w:ascii="Times New Roman" w:hAnsi="Times New Roman" w:cs="Times New Roman"/>
          <w:sz w:val="24"/>
          <w:szCs w:val="24"/>
        </w:rPr>
        <w:t>are fixed</w:t>
      </w:r>
      <w:r w:rsidR="00B01A21" w:rsidRPr="00C30527">
        <w:rPr>
          <w:rFonts w:ascii="Times New Roman" w:hAnsi="Times New Roman" w:cs="Times New Roman"/>
          <w:sz w:val="24"/>
          <w:szCs w:val="24"/>
        </w:rPr>
        <w:t xml:space="preserve">. The </w:t>
      </w:r>
      <w:r w:rsidR="001B1270" w:rsidRPr="00C30527">
        <w:rPr>
          <w:rFonts w:ascii="Times New Roman" w:hAnsi="Times New Roman" w:cs="Times New Roman"/>
          <w:sz w:val="24"/>
          <w:szCs w:val="24"/>
        </w:rPr>
        <w:t xml:space="preserve">following notations (Table 1) </w:t>
      </w:r>
      <w:r w:rsidR="00B01A21" w:rsidRPr="00C30527">
        <w:rPr>
          <w:rFonts w:ascii="Times New Roman" w:hAnsi="Times New Roman" w:cs="Times New Roman"/>
          <w:sz w:val="24"/>
          <w:szCs w:val="24"/>
        </w:rPr>
        <w:t xml:space="preserve">are defined </w:t>
      </w:r>
      <w:r w:rsidR="001B1270" w:rsidRPr="00C30527">
        <w:rPr>
          <w:rFonts w:ascii="Times New Roman" w:hAnsi="Times New Roman" w:cs="Times New Roman"/>
          <w:sz w:val="24"/>
          <w:szCs w:val="24"/>
        </w:rPr>
        <w:t>for ease of discussion.</w:t>
      </w:r>
    </w:p>
    <w:p w:rsidR="00973069" w:rsidRPr="00C30527" w:rsidRDefault="00973069" w:rsidP="00C30527">
      <w:pPr>
        <w:rPr>
          <w:rFonts w:ascii="Times New Roman" w:hAnsi="Times New Roman" w:cs="Times New Roman"/>
          <w:sz w:val="24"/>
          <w:szCs w:val="24"/>
        </w:rPr>
      </w:pPr>
    </w:p>
    <w:p w:rsidR="00973069" w:rsidRPr="00C30527" w:rsidRDefault="00973069" w:rsidP="00C3052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Table 1 Notations</w:t>
      </w:r>
    </w:p>
    <w:tbl>
      <w:tblPr>
        <w:tblStyle w:val="TableGrid"/>
        <w:tblW w:w="8363" w:type="dxa"/>
        <w:jc w:val="center"/>
        <w:tblLayout w:type="fixed"/>
        <w:tblLook w:val="0020" w:firstRow="1" w:lastRow="0" w:firstColumn="0" w:lastColumn="0" w:noHBand="0" w:noVBand="0"/>
      </w:tblPr>
      <w:tblGrid>
        <w:gridCol w:w="2000"/>
        <w:gridCol w:w="6363"/>
      </w:tblGrid>
      <w:tr w:rsidR="00973069" w:rsidRPr="00C30527" w:rsidTr="00774EFE">
        <w:trPr>
          <w:trHeight w:val="341"/>
          <w:jc w:val="center"/>
        </w:trPr>
        <w:tc>
          <w:tcPr>
            <w:tcW w:w="2000" w:type="dxa"/>
          </w:tcPr>
          <w:p w:rsidR="00973069" w:rsidRPr="00C30527" w:rsidRDefault="00CC72A9" w:rsidP="00C3052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i/>
                <w:position w:val="-12"/>
                <w:sz w:val="24"/>
                <w:szCs w:val="24"/>
              </w:rPr>
              <w:object w:dxaOrig="360" w:dyaOrig="360" w14:anchorId="004C6155">
                <v:shape id="_x0000_i1025" type="#_x0000_t75" style="width:15.85pt;height:16.2pt" o:ole="">
                  <v:imagedata r:id="rId9" o:title=""/>
                </v:shape>
                <o:OLEObject Type="Embed" ProgID="Equation.DSMT4" ShapeID="_x0000_i1025" DrawAspect="Content" ObjectID="_1486165230" r:id="rId10"/>
              </w:object>
            </w:r>
            <w:r w:rsidR="00973069"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</w:p>
        </w:tc>
        <w:tc>
          <w:tcPr>
            <w:tcW w:w="6363" w:type="dxa"/>
            <w:vAlign w:val="center"/>
          </w:tcPr>
          <w:p w:rsidR="00973069" w:rsidRPr="00C30527" w:rsidRDefault="003D59DE" w:rsidP="00C305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>Set of p</w:t>
            </w:r>
            <w:r w:rsidR="00310FC0" w:rsidRPr="00C30527">
              <w:rPr>
                <w:rFonts w:ascii="Times New Roman" w:hAnsi="Times New Roman" w:cs="Times New Roman"/>
                <w:sz w:val="24"/>
                <w:szCs w:val="24"/>
              </w:rPr>
              <w:t>ositive integer</w:t>
            </w: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</w:tr>
      <w:tr w:rsidR="00973069" w:rsidRPr="00C30527" w:rsidTr="00AC6875">
        <w:trPr>
          <w:trHeight w:val="341"/>
          <w:jc w:val="center"/>
        </w:trPr>
        <w:tc>
          <w:tcPr>
            <w:tcW w:w="2000" w:type="dxa"/>
          </w:tcPr>
          <w:p w:rsidR="00973069" w:rsidRPr="00C30527" w:rsidRDefault="002522EC" w:rsidP="00C30527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i/>
                <w:noProof/>
                <w:position w:val="-6"/>
                <w:sz w:val="24"/>
                <w:szCs w:val="24"/>
              </w:rPr>
              <w:drawing>
                <wp:inline distT="0" distB="0" distL="0" distR="0" wp14:anchorId="4EEB0A7B" wp14:editId="29FE0054">
                  <wp:extent cx="228600" cy="180975"/>
                  <wp:effectExtent l="0" t="0" r="0" b="9525"/>
                  <wp:docPr id="98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</w:tcPr>
          <w:p w:rsidR="00973069" w:rsidRPr="00C30527" w:rsidRDefault="00973069" w:rsidP="00C30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Set of O-D pairs </w:t>
            </w:r>
          </w:p>
        </w:tc>
      </w:tr>
      <w:tr w:rsidR="00973069" w:rsidRPr="00C30527" w:rsidTr="00AC6875">
        <w:trPr>
          <w:trHeight w:val="341"/>
          <w:jc w:val="center"/>
        </w:trPr>
        <w:tc>
          <w:tcPr>
            <w:tcW w:w="2000" w:type="dxa"/>
          </w:tcPr>
          <w:p w:rsidR="00973069" w:rsidRPr="00C30527" w:rsidRDefault="002522EC" w:rsidP="00C30527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C30527">
              <w:rPr>
                <w:rFonts w:ascii="Times New Roman" w:hAnsi="Times New Roman" w:cs="Times New Roman"/>
                <w:noProof/>
                <w:position w:val="-12"/>
                <w:sz w:val="24"/>
                <w:szCs w:val="24"/>
                <w:vertAlign w:val="subscript"/>
              </w:rPr>
              <w:drawing>
                <wp:inline distT="0" distB="0" distL="0" distR="0" wp14:anchorId="105F62B9" wp14:editId="365AFC45">
                  <wp:extent cx="200025" cy="228600"/>
                  <wp:effectExtent l="0" t="0" r="9525" b="0"/>
                  <wp:docPr id="97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:rsidR="00973069" w:rsidRPr="00C30527" w:rsidRDefault="00973069" w:rsidP="00C30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Set of paths between O-D pair </w:t>
            </w:r>
            <w:proofErr w:type="spellStart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  <w:proofErr w:type="spellEnd"/>
            <w:r w:rsidRPr="00C30527">
              <w:rPr>
                <w:rFonts w:ascii="Times New Roman" w:hAnsi="Times New Roman" w:cs="Times New Roman"/>
                <w:i/>
                <w:noProof/>
                <w:position w:val="-4"/>
                <w:sz w:val="24"/>
                <w:szCs w:val="24"/>
              </w:rPr>
              <w:drawing>
                <wp:inline distT="0" distB="0" distL="0" distR="0" wp14:anchorId="5B8CAB39" wp14:editId="3E918079">
                  <wp:extent cx="133350" cy="133350"/>
                  <wp:effectExtent l="19050" t="0" r="0" b="0"/>
                  <wp:docPr id="435" name="图片 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</w:p>
        </w:tc>
      </w:tr>
      <w:tr w:rsidR="00973069" w:rsidRPr="00C30527" w:rsidTr="00AC6875">
        <w:trPr>
          <w:trHeight w:val="388"/>
          <w:jc w:val="center"/>
        </w:trPr>
        <w:tc>
          <w:tcPr>
            <w:tcW w:w="2000" w:type="dxa"/>
          </w:tcPr>
          <w:p w:rsidR="00973069" w:rsidRPr="00C30527" w:rsidRDefault="002522EC" w:rsidP="00C30527">
            <w:pPr>
              <w:rPr>
                <w:rFonts w:ascii="Times New Roman" w:hAnsi="Times New Roman" w:cs="Times New Roman"/>
                <w:position w:val="-6"/>
                <w:sz w:val="24"/>
                <w:szCs w:val="24"/>
                <w:vertAlign w:val="superscript"/>
              </w:rPr>
            </w:pPr>
            <w:r w:rsidRPr="00C30527">
              <w:rPr>
                <w:rFonts w:ascii="Times New Roman" w:eastAsia="PMingLiU" w:hAnsi="Times New Roman" w:cs="Times New Roman"/>
                <w:i/>
                <w:noProof/>
                <w:position w:val="-12"/>
                <w:sz w:val="24"/>
                <w:szCs w:val="24"/>
              </w:rPr>
              <w:drawing>
                <wp:inline distT="0" distB="0" distL="0" distR="0" wp14:anchorId="6EFA88D5" wp14:editId="1C603C48">
                  <wp:extent cx="228600" cy="228600"/>
                  <wp:effectExtent l="0" t="0" r="0" b="0"/>
                  <wp:docPr id="9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:rsidR="00973069" w:rsidRPr="00C30527" w:rsidRDefault="00973069" w:rsidP="00C30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Travel demand between O-D pair </w:t>
            </w:r>
            <w:proofErr w:type="spellStart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  <w:proofErr w:type="spellEnd"/>
            <w:r w:rsidRPr="00C30527">
              <w:rPr>
                <w:rFonts w:ascii="Times New Roman" w:hAnsi="Times New Roman" w:cs="Times New Roman"/>
                <w:i/>
                <w:noProof/>
                <w:position w:val="-4"/>
                <w:sz w:val="24"/>
                <w:szCs w:val="24"/>
              </w:rPr>
              <w:drawing>
                <wp:inline distT="0" distB="0" distL="0" distR="0" wp14:anchorId="32F55506" wp14:editId="08CB89DF">
                  <wp:extent cx="133350" cy="133350"/>
                  <wp:effectExtent l="19050" t="0" r="0" b="0"/>
                  <wp:docPr id="434" name="图片 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3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</w:p>
        </w:tc>
      </w:tr>
      <w:tr w:rsidR="00973069" w:rsidRPr="00C30527" w:rsidTr="00AC6875">
        <w:trPr>
          <w:trHeight w:val="388"/>
          <w:jc w:val="center"/>
        </w:trPr>
        <w:tc>
          <w:tcPr>
            <w:tcW w:w="2000" w:type="dxa"/>
          </w:tcPr>
          <w:p w:rsidR="00973069" w:rsidRPr="00C30527" w:rsidRDefault="002522EC" w:rsidP="00C30527">
            <w:pP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</w:pPr>
            <w:r w:rsidRPr="00C30527">
              <w:rPr>
                <w:rFonts w:ascii="Times New Roman" w:hAnsi="Times New Roman" w:cs="Times New Roman"/>
                <w:i/>
                <w:noProof/>
                <w:position w:val="-12"/>
                <w:sz w:val="24"/>
                <w:szCs w:val="24"/>
              </w:rPr>
              <w:drawing>
                <wp:inline distT="0" distB="0" distL="0" distR="0" wp14:anchorId="0374D674" wp14:editId="3453DA96">
                  <wp:extent cx="152400" cy="228600"/>
                  <wp:effectExtent l="0" t="0" r="0" b="0"/>
                  <wp:docPr id="9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:rsidR="00973069" w:rsidRPr="00C30527" w:rsidRDefault="00973069" w:rsidP="00C30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Flow on link </w:t>
            </w:r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 w:rsidRPr="00C30527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drawing>
                <wp:inline distT="0" distB="0" distL="0" distR="0" wp14:anchorId="0FF57A0C" wp14:editId="5757D1C2">
                  <wp:extent cx="131445" cy="131445"/>
                  <wp:effectExtent l="0" t="0" r="0" b="0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proofErr w:type="spellEnd"/>
          </w:p>
        </w:tc>
      </w:tr>
      <w:tr w:rsidR="00973069" w:rsidRPr="00C30527" w:rsidTr="00AC6875">
        <w:trPr>
          <w:trHeight w:val="360"/>
          <w:jc w:val="center"/>
        </w:trPr>
        <w:tc>
          <w:tcPr>
            <w:tcW w:w="2000" w:type="dxa"/>
          </w:tcPr>
          <w:p w:rsidR="00973069" w:rsidRPr="00C30527" w:rsidRDefault="002522EC" w:rsidP="00C30527">
            <w:pP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</w:pPr>
            <w:r w:rsidRPr="00C30527">
              <w:rPr>
                <w:rFonts w:ascii="Times New Roman" w:hAnsi="Times New Roman" w:cs="Times New Roman"/>
                <w:noProof/>
                <w:position w:val="-12"/>
                <w:sz w:val="24"/>
                <w:szCs w:val="24"/>
              </w:rPr>
              <w:drawing>
                <wp:inline distT="0" distB="0" distL="0" distR="0" wp14:anchorId="5F16F08B" wp14:editId="0E16E203">
                  <wp:extent cx="266700" cy="228600"/>
                  <wp:effectExtent l="0" t="0" r="0" b="0"/>
                  <wp:docPr id="94" name="Pictur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:rsidR="00973069" w:rsidRPr="00C30527" w:rsidRDefault="00973069" w:rsidP="00C30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Travel time function of link </w:t>
            </w:r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 w:rsidRPr="00C30527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drawing>
                <wp:inline distT="0" distB="0" distL="0" distR="0" wp14:anchorId="1EE93494" wp14:editId="7392E109">
                  <wp:extent cx="131445" cy="13144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" cy="13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proofErr w:type="spellEnd"/>
          </w:p>
        </w:tc>
      </w:tr>
      <w:tr w:rsidR="00973069" w:rsidRPr="00C30527" w:rsidTr="00AC6875">
        <w:trPr>
          <w:trHeight w:val="584"/>
          <w:jc w:val="center"/>
        </w:trPr>
        <w:tc>
          <w:tcPr>
            <w:tcW w:w="2000" w:type="dxa"/>
          </w:tcPr>
          <w:p w:rsidR="00973069" w:rsidRPr="00C30527" w:rsidRDefault="00973069" w:rsidP="00C30527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noProof/>
                <w:color w:val="FF0000"/>
                <w:sz w:val="24"/>
                <w:szCs w:val="24"/>
              </w:rPr>
              <w:drawing>
                <wp:inline distT="0" distB="0" distL="0" distR="0" wp14:anchorId="64D01D37" wp14:editId="1EFDA611">
                  <wp:extent cx="140400" cy="241200"/>
                  <wp:effectExtent l="0" t="0" r="0" b="6985"/>
                  <wp:docPr id="6" name="图片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400" cy="24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:rsidR="00973069" w:rsidRPr="00C30527" w:rsidRDefault="00973069" w:rsidP="00C305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>Free</w:t>
            </w:r>
            <w:r w:rsidR="00A86312" w:rsidRPr="00C3052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flow travel time for link </w:t>
            </w:r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 w:rsidRPr="00C30527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drawing>
                <wp:inline distT="0" distB="0" distL="0" distR="0" wp14:anchorId="03D8A0E9" wp14:editId="28A1D01B">
                  <wp:extent cx="137160" cy="137160"/>
                  <wp:effectExtent l="1905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proofErr w:type="spellEnd"/>
          </w:p>
        </w:tc>
      </w:tr>
      <w:tr w:rsidR="00973069" w:rsidRPr="00C30527" w:rsidTr="00AC6875">
        <w:trPr>
          <w:trHeight w:val="360"/>
          <w:jc w:val="center"/>
        </w:trPr>
        <w:tc>
          <w:tcPr>
            <w:tcW w:w="2000" w:type="dxa"/>
          </w:tcPr>
          <w:p w:rsidR="00973069" w:rsidRPr="00C30527" w:rsidRDefault="002522EC" w:rsidP="00C30527">
            <w:pP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</w:pPr>
            <w:r w:rsidRPr="00C30527">
              <w:rPr>
                <w:rFonts w:ascii="Times New Roman" w:hAnsi="Times New Roman" w:cs="Times New Roman"/>
                <w:i/>
                <w:noProof/>
                <w:position w:val="-12"/>
                <w:sz w:val="24"/>
                <w:szCs w:val="24"/>
              </w:rPr>
              <w:drawing>
                <wp:inline distT="0" distB="0" distL="0" distR="0" wp14:anchorId="62B95DE5" wp14:editId="7C53FBF8">
                  <wp:extent cx="152400" cy="228600"/>
                  <wp:effectExtent l="0" t="0" r="0" b="0"/>
                  <wp:docPr id="9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:rsidR="00973069" w:rsidRPr="00C30527" w:rsidRDefault="00973069" w:rsidP="00C30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eastAsia="PMingLiU" w:hAnsi="Times New Roman" w:cs="Times New Roman"/>
                <w:sz w:val="24"/>
                <w:szCs w:val="24"/>
                <w:lang w:eastAsia="zh-HK"/>
              </w:rPr>
              <w:t xml:space="preserve">(Initial) </w:t>
            </w: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capacity of link </w:t>
            </w:r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 w:rsidRPr="00C30527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drawing>
                <wp:inline distT="0" distB="0" distL="0" distR="0" wp14:anchorId="3CF65ADF" wp14:editId="5208E791">
                  <wp:extent cx="137160" cy="137160"/>
                  <wp:effectExtent l="1905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proofErr w:type="spellEnd"/>
          </w:p>
        </w:tc>
      </w:tr>
      <w:tr w:rsidR="00973069" w:rsidRPr="00C30527" w:rsidTr="00AC6875">
        <w:trPr>
          <w:trHeight w:val="360"/>
          <w:jc w:val="center"/>
        </w:trPr>
        <w:tc>
          <w:tcPr>
            <w:tcW w:w="2000" w:type="dxa"/>
          </w:tcPr>
          <w:p w:rsidR="00973069" w:rsidRPr="00C30527" w:rsidRDefault="002522EC" w:rsidP="00C30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noProof/>
                <w:position w:val="-14"/>
                <w:sz w:val="24"/>
                <w:szCs w:val="24"/>
              </w:rPr>
              <w:drawing>
                <wp:inline distT="0" distB="0" distL="0" distR="0" wp14:anchorId="3AA87540" wp14:editId="6BA6EE57">
                  <wp:extent cx="276225" cy="266700"/>
                  <wp:effectExtent l="0" t="0" r="9525" b="0"/>
                  <wp:docPr id="92" name="Picture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</w:tcPr>
          <w:p w:rsidR="00973069" w:rsidRPr="00C30527" w:rsidRDefault="00973069" w:rsidP="00C30527">
            <w:pPr>
              <w:jc w:val="left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>Indicator variable</w:t>
            </w:r>
            <w:r w:rsidR="00B01A21"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 that</w:t>
            </w: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 equals 1 if link </w:t>
            </w:r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r w:rsidRPr="00C30527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drawing>
                <wp:inline distT="0" distB="0" distL="0" distR="0" wp14:anchorId="7E12747D" wp14:editId="250BED67">
                  <wp:extent cx="132080" cy="13208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0" cy="13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A</w:t>
            </w:r>
            <w:proofErr w:type="spellEnd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is on path </w:t>
            </w:r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C30527">
              <w:rPr>
                <w:rFonts w:ascii="Times New Roman" w:hAnsi="Times New Roman" w:cs="Times New Roman"/>
                <w:i/>
                <w:noProof/>
                <w:position w:val="-4"/>
                <w:sz w:val="24"/>
                <w:szCs w:val="24"/>
              </w:rPr>
              <w:drawing>
                <wp:inline distT="0" distB="0" distL="0" distR="0" wp14:anchorId="559F43FC" wp14:editId="5A0003E5">
                  <wp:extent cx="132080" cy="13208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0" cy="13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C30527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rs</w:t>
            </w:r>
            <w:proofErr w:type="spellEnd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between O-D pair </w:t>
            </w:r>
            <w:proofErr w:type="spellStart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  <w:proofErr w:type="spellEnd"/>
            <w:r w:rsidRPr="00C30527">
              <w:rPr>
                <w:rFonts w:ascii="Times New Roman" w:hAnsi="Times New Roman" w:cs="Times New Roman"/>
                <w:i/>
                <w:noProof/>
                <w:position w:val="-4"/>
                <w:sz w:val="24"/>
                <w:szCs w:val="24"/>
              </w:rPr>
              <w:drawing>
                <wp:inline distT="0" distB="0" distL="0" distR="0" wp14:anchorId="4DA250DE" wp14:editId="670524F8">
                  <wp:extent cx="132080" cy="13208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0" cy="13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  <w:r w:rsidR="00A86312" w:rsidRPr="00C30527">
              <w:rPr>
                <w:rFonts w:ascii="Times New Roman" w:hAnsi="Times New Roman" w:cs="Times New Roman"/>
                <w:iCs/>
                <w:sz w:val="24"/>
                <w:szCs w:val="24"/>
              </w:rPr>
              <w:t>,</w:t>
            </w: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 and 0 otherwise</w:t>
            </w:r>
          </w:p>
        </w:tc>
      </w:tr>
      <w:tr w:rsidR="00973069" w:rsidRPr="00C30527" w:rsidTr="00AC6875">
        <w:trPr>
          <w:trHeight w:val="360"/>
          <w:jc w:val="center"/>
        </w:trPr>
        <w:tc>
          <w:tcPr>
            <w:tcW w:w="2000" w:type="dxa"/>
          </w:tcPr>
          <w:p w:rsidR="00973069" w:rsidRPr="00C30527" w:rsidRDefault="002522EC" w:rsidP="00C30527">
            <w:pPr>
              <w:rPr>
                <w:rFonts w:ascii="Times New Roman" w:hAnsi="Times New Roman" w:cs="Times New Roman"/>
                <w:i/>
                <w:position w:val="-12"/>
                <w:sz w:val="24"/>
                <w:szCs w:val="24"/>
                <w:vertAlign w:val="subscript"/>
              </w:rPr>
            </w:pPr>
            <w:r w:rsidRPr="00C30527">
              <w:rPr>
                <w:rFonts w:ascii="Times New Roman" w:hAnsi="Times New Roman" w:cs="Times New Roman"/>
                <w:i/>
                <w:noProof/>
                <w:position w:val="-14"/>
                <w:sz w:val="24"/>
                <w:szCs w:val="24"/>
              </w:rPr>
              <w:drawing>
                <wp:inline distT="0" distB="0" distL="0" distR="0" wp14:anchorId="4B683382" wp14:editId="778CCDE7">
                  <wp:extent cx="228600" cy="228600"/>
                  <wp:effectExtent l="0" t="0" r="0" b="0"/>
                  <wp:docPr id="9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:rsidR="00973069" w:rsidRPr="00C30527" w:rsidRDefault="00F26009" w:rsidP="00C30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973069"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ravel time on path </w:t>
            </w:r>
            <w:r w:rsidR="00973069"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="00973069" w:rsidRPr="00C30527">
              <w:rPr>
                <w:rFonts w:ascii="Times New Roman" w:hAnsi="Times New Roman" w:cs="Times New Roman"/>
                <w:i/>
                <w:noProof/>
                <w:position w:val="-4"/>
                <w:sz w:val="24"/>
                <w:szCs w:val="24"/>
              </w:rPr>
              <w:drawing>
                <wp:inline distT="0" distB="0" distL="0" distR="0" wp14:anchorId="6FC4024A" wp14:editId="4D98B5F6">
                  <wp:extent cx="132080" cy="13208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0" cy="13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973069"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="00973069" w:rsidRPr="00C30527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rs</w:t>
            </w:r>
            <w:proofErr w:type="spellEnd"/>
            <w:r w:rsidR="00973069"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973069"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between O-D pair </w:t>
            </w:r>
            <w:proofErr w:type="spellStart"/>
            <w:r w:rsidR="00973069"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  <w:proofErr w:type="spellEnd"/>
            <w:r w:rsidR="00973069" w:rsidRPr="00C30527">
              <w:rPr>
                <w:rFonts w:ascii="Times New Roman" w:hAnsi="Times New Roman" w:cs="Times New Roman"/>
                <w:i/>
                <w:noProof/>
                <w:position w:val="-4"/>
                <w:sz w:val="24"/>
                <w:szCs w:val="24"/>
              </w:rPr>
              <w:drawing>
                <wp:inline distT="0" distB="0" distL="0" distR="0" wp14:anchorId="7689798D" wp14:editId="1309189A">
                  <wp:extent cx="132080" cy="13208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0" cy="13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73069"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</w:p>
        </w:tc>
      </w:tr>
      <w:tr w:rsidR="00973069" w:rsidRPr="00C30527" w:rsidTr="00AC6875">
        <w:trPr>
          <w:trHeight w:val="360"/>
          <w:jc w:val="center"/>
        </w:trPr>
        <w:tc>
          <w:tcPr>
            <w:tcW w:w="2000" w:type="dxa"/>
          </w:tcPr>
          <w:p w:rsidR="00973069" w:rsidRPr="00C30527" w:rsidRDefault="002522EC" w:rsidP="00C30527">
            <w:pPr>
              <w:rPr>
                <w:rFonts w:ascii="Times New Roman" w:hAnsi="Times New Roman" w:cs="Times New Roman"/>
                <w:i/>
                <w:position w:val="-14"/>
                <w:sz w:val="24"/>
                <w:szCs w:val="24"/>
                <w:vertAlign w:val="subscript"/>
              </w:rPr>
            </w:pPr>
            <w:r w:rsidRPr="00C30527">
              <w:rPr>
                <w:rFonts w:ascii="Times New Roman" w:hAnsi="Times New Roman" w:cs="Times New Roman"/>
                <w:i/>
                <w:noProof/>
                <w:position w:val="-14"/>
                <w:sz w:val="24"/>
                <w:szCs w:val="24"/>
              </w:rPr>
              <w:drawing>
                <wp:inline distT="0" distB="0" distL="0" distR="0" wp14:anchorId="5F018184" wp14:editId="57D2A049">
                  <wp:extent cx="276225" cy="228600"/>
                  <wp:effectExtent l="0" t="0" r="9525" b="0"/>
                  <wp:docPr id="8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:rsidR="00973069" w:rsidRPr="00C30527" w:rsidRDefault="00D848B8" w:rsidP="00C30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>TTB</w:t>
            </w:r>
            <w:r w:rsidR="00973069"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 on path </w:t>
            </w:r>
            <w:r w:rsidR="00973069"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="00973069" w:rsidRPr="00C30527">
              <w:rPr>
                <w:rFonts w:ascii="Times New Roman" w:hAnsi="Times New Roman" w:cs="Times New Roman"/>
                <w:i/>
                <w:noProof/>
                <w:position w:val="-4"/>
                <w:sz w:val="24"/>
                <w:szCs w:val="24"/>
              </w:rPr>
              <w:drawing>
                <wp:inline distT="0" distB="0" distL="0" distR="0" wp14:anchorId="465BE99C" wp14:editId="4F1DDE63">
                  <wp:extent cx="132080" cy="13208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0" cy="13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="00973069"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="00973069" w:rsidRPr="00C30527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rs</w:t>
            </w:r>
            <w:proofErr w:type="spellEnd"/>
            <w:r w:rsidR="00973069"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973069"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between O-D pair </w:t>
            </w:r>
            <w:proofErr w:type="spellStart"/>
            <w:r w:rsidR="00973069"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  <w:proofErr w:type="spellEnd"/>
            <w:r w:rsidR="00973069" w:rsidRPr="00C30527">
              <w:rPr>
                <w:rFonts w:ascii="Times New Roman" w:hAnsi="Times New Roman" w:cs="Times New Roman"/>
                <w:i/>
                <w:noProof/>
                <w:position w:val="-4"/>
                <w:sz w:val="24"/>
                <w:szCs w:val="24"/>
              </w:rPr>
              <w:drawing>
                <wp:inline distT="0" distB="0" distL="0" distR="0" wp14:anchorId="47E95834" wp14:editId="5DE98D5E">
                  <wp:extent cx="137160" cy="137160"/>
                  <wp:effectExtent l="1905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973069"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</w:p>
        </w:tc>
      </w:tr>
      <w:tr w:rsidR="00973069" w:rsidRPr="00C30527" w:rsidTr="00AC6875">
        <w:trPr>
          <w:trHeight w:val="360"/>
          <w:jc w:val="center"/>
        </w:trPr>
        <w:tc>
          <w:tcPr>
            <w:tcW w:w="2000" w:type="dxa"/>
          </w:tcPr>
          <w:p w:rsidR="00973069" w:rsidRPr="00C30527" w:rsidRDefault="002522EC" w:rsidP="00C30527">
            <w:pPr>
              <w:rPr>
                <w:rFonts w:ascii="Times New Roman" w:hAnsi="Times New Roman" w:cs="Times New Roman"/>
                <w:i/>
                <w:position w:val="-14"/>
                <w:sz w:val="24"/>
                <w:szCs w:val="24"/>
                <w:vertAlign w:val="subscript"/>
              </w:rPr>
            </w:pPr>
            <w:r w:rsidRPr="00C30527">
              <w:rPr>
                <w:rFonts w:ascii="Times New Roman" w:eastAsia="PMingLiU" w:hAnsi="Times New Roman" w:cs="Times New Roman"/>
                <w:i/>
                <w:noProof/>
                <w:position w:val="-14"/>
                <w:sz w:val="24"/>
                <w:szCs w:val="24"/>
              </w:rPr>
              <w:drawing>
                <wp:inline distT="0" distB="0" distL="0" distR="0" wp14:anchorId="63E13E1E" wp14:editId="5318DF1C">
                  <wp:extent cx="276225" cy="228600"/>
                  <wp:effectExtent l="0" t="0" r="0" b="0"/>
                  <wp:docPr id="7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:rsidR="00973069" w:rsidRPr="00C30527" w:rsidRDefault="00973069" w:rsidP="00C30527">
            <w:pPr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Flow on path </w:t>
            </w:r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C30527">
              <w:rPr>
                <w:rFonts w:ascii="Times New Roman" w:hAnsi="Times New Roman" w:cs="Times New Roman"/>
                <w:i/>
                <w:noProof/>
                <w:position w:val="-4"/>
                <w:sz w:val="24"/>
                <w:szCs w:val="24"/>
              </w:rPr>
              <w:drawing>
                <wp:inline distT="0" distB="0" distL="0" distR="0" wp14:anchorId="7C3429AF" wp14:editId="783009B8">
                  <wp:extent cx="132080" cy="13208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0" cy="13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P</w:t>
            </w:r>
            <w:r w:rsidRPr="00C30527"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rs</w:t>
            </w:r>
            <w:proofErr w:type="spellEnd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between O-D pair </w:t>
            </w:r>
            <w:proofErr w:type="spellStart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  <w:proofErr w:type="spellEnd"/>
            <w:r w:rsidRPr="00C30527">
              <w:rPr>
                <w:rFonts w:ascii="Times New Roman" w:hAnsi="Times New Roman" w:cs="Times New Roman"/>
                <w:i/>
                <w:noProof/>
                <w:position w:val="-4"/>
                <w:sz w:val="24"/>
                <w:szCs w:val="24"/>
              </w:rPr>
              <w:drawing>
                <wp:inline distT="0" distB="0" distL="0" distR="0" wp14:anchorId="65F1CE74" wp14:editId="088A26AA">
                  <wp:extent cx="132080" cy="13208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080" cy="13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</w:p>
        </w:tc>
      </w:tr>
      <w:tr w:rsidR="00973069" w:rsidRPr="00C30527" w:rsidTr="00AC6875">
        <w:trPr>
          <w:trHeight w:val="360"/>
          <w:jc w:val="center"/>
        </w:trPr>
        <w:tc>
          <w:tcPr>
            <w:tcW w:w="2000" w:type="dxa"/>
          </w:tcPr>
          <w:p w:rsidR="00973069" w:rsidRPr="00C30527" w:rsidRDefault="002522EC" w:rsidP="00C30527">
            <w:pP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</w:pPr>
            <w:r w:rsidRPr="00C30527">
              <w:rPr>
                <w:rFonts w:ascii="Times New Roman" w:eastAsia="SimSun" w:hAnsi="Times New Roman" w:cs="Times New Roman"/>
                <w:i/>
                <w:noProof/>
                <w:position w:val="-12"/>
                <w:sz w:val="24"/>
                <w:szCs w:val="24"/>
              </w:rPr>
              <w:drawing>
                <wp:inline distT="0" distB="0" distL="0" distR="0" wp14:anchorId="36F9F82A" wp14:editId="2EB223C6">
                  <wp:extent cx="228600" cy="228600"/>
                  <wp:effectExtent l="0" t="0" r="0" b="0"/>
                  <wp:docPr id="7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:rsidR="00973069" w:rsidRPr="00C30527" w:rsidRDefault="00973069" w:rsidP="00C30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Minimum travel time between O-D pair </w:t>
            </w:r>
            <w:proofErr w:type="spellStart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  <w:proofErr w:type="spellEnd"/>
            <w:r w:rsidRPr="00C30527">
              <w:rPr>
                <w:rFonts w:ascii="Times New Roman" w:hAnsi="Times New Roman" w:cs="Times New Roman"/>
                <w:i/>
                <w:noProof/>
                <w:position w:val="-4"/>
                <w:sz w:val="24"/>
                <w:szCs w:val="24"/>
              </w:rPr>
              <w:drawing>
                <wp:inline distT="0" distB="0" distL="0" distR="0" wp14:anchorId="03132578" wp14:editId="10912B76">
                  <wp:extent cx="137160" cy="137160"/>
                  <wp:effectExtent l="1905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</w:p>
        </w:tc>
      </w:tr>
      <w:tr w:rsidR="00973069" w:rsidRPr="00C30527" w:rsidTr="00AC6875">
        <w:trPr>
          <w:trHeight w:val="360"/>
          <w:jc w:val="center"/>
        </w:trPr>
        <w:tc>
          <w:tcPr>
            <w:tcW w:w="2000" w:type="dxa"/>
          </w:tcPr>
          <w:p w:rsidR="00973069" w:rsidRPr="00C30527" w:rsidRDefault="002522EC" w:rsidP="00C30527">
            <w:pPr>
              <w:rPr>
                <w:rFonts w:ascii="Times New Roman" w:hAnsi="Times New Roman" w:cs="Times New Roman"/>
                <w:position w:val="-10"/>
                <w:sz w:val="24"/>
                <w:szCs w:val="24"/>
              </w:rPr>
            </w:pPr>
            <w:r w:rsidRPr="00C30527">
              <w:rPr>
                <w:rFonts w:ascii="Times New Roman" w:eastAsia="SimSun" w:hAnsi="Times New Roman" w:cs="Times New Roman"/>
                <w:i/>
                <w:noProof/>
                <w:position w:val="-12"/>
                <w:sz w:val="24"/>
                <w:szCs w:val="24"/>
              </w:rPr>
              <w:drawing>
                <wp:inline distT="0" distB="0" distL="0" distR="0" wp14:anchorId="2C3D108F" wp14:editId="3DB0FB64">
                  <wp:extent cx="228600" cy="228600"/>
                  <wp:effectExtent l="0" t="0" r="0" b="0"/>
                  <wp:docPr id="77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:rsidR="00973069" w:rsidRPr="00C30527" w:rsidRDefault="00973069" w:rsidP="00C305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Minimum </w:t>
            </w:r>
            <w:r w:rsidR="00D848B8" w:rsidRPr="00C30527">
              <w:rPr>
                <w:rFonts w:ascii="Times New Roman" w:hAnsi="Times New Roman" w:cs="Times New Roman"/>
                <w:sz w:val="24"/>
                <w:szCs w:val="24"/>
              </w:rPr>
              <w:t>TTB</w:t>
            </w: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 between O-D pair </w:t>
            </w:r>
            <w:proofErr w:type="spellStart"/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  <w:proofErr w:type="spellEnd"/>
            <w:r w:rsidRPr="00C30527">
              <w:rPr>
                <w:rFonts w:ascii="Times New Roman" w:hAnsi="Times New Roman" w:cs="Times New Roman"/>
                <w:i/>
                <w:noProof/>
                <w:position w:val="-4"/>
                <w:sz w:val="24"/>
                <w:szCs w:val="24"/>
              </w:rPr>
              <w:drawing>
                <wp:inline distT="0" distB="0" distL="0" distR="0" wp14:anchorId="49A90312" wp14:editId="73E797E9">
                  <wp:extent cx="137160" cy="137160"/>
                  <wp:effectExtent l="19050" t="0" r="0" b="0"/>
                  <wp:docPr id="1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" cy="137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30527">
              <w:rPr>
                <w:rFonts w:ascii="Times New Roman" w:hAnsi="Times New Roman" w:cs="Times New Roman"/>
                <w:i/>
                <w:sz w:val="24"/>
                <w:szCs w:val="24"/>
              </w:rPr>
              <w:t>RS</w:t>
            </w:r>
          </w:p>
        </w:tc>
      </w:tr>
      <w:tr w:rsidR="00973069" w:rsidRPr="00C30527" w:rsidTr="00AC6875">
        <w:trPr>
          <w:trHeight w:val="360"/>
          <w:jc w:val="center"/>
        </w:trPr>
        <w:tc>
          <w:tcPr>
            <w:tcW w:w="2000" w:type="dxa"/>
          </w:tcPr>
          <w:p w:rsidR="00973069" w:rsidRPr="00C30527" w:rsidRDefault="00973069" w:rsidP="00C30527">
            <w:pPr>
              <w:rPr>
                <w:rFonts w:ascii="Times New Roman" w:hAnsi="Times New Roman" w:cs="Times New Roman"/>
                <w:position w:val="-12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noProof/>
                <w:position w:val="-10"/>
                <w:sz w:val="24"/>
                <w:szCs w:val="24"/>
              </w:rPr>
              <w:drawing>
                <wp:inline distT="0" distB="0" distL="0" distR="0" wp14:anchorId="16BBC5B3" wp14:editId="3C9C27D7">
                  <wp:extent cx="281940" cy="17526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175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</w:tcPr>
          <w:p w:rsidR="00973069" w:rsidRPr="00C30527" w:rsidRDefault="00973069" w:rsidP="00C30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Standard deviation of </w:t>
            </w:r>
            <w:r w:rsidRPr="00C30527">
              <w:rPr>
                <w:rFonts w:ascii="Times New Roman" w:hAnsi="Times New Roman" w:cs="Times New Roman"/>
                <w:noProof/>
                <w:position w:val="-4"/>
                <w:sz w:val="24"/>
                <w:szCs w:val="24"/>
              </w:rPr>
              <w:drawing>
                <wp:inline distT="0" distB="0" distL="0" distR="0" wp14:anchorId="4DB12557" wp14:editId="1FF26A53">
                  <wp:extent cx="83820" cy="99060"/>
                  <wp:effectExtent l="1905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" cy="99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069" w:rsidRPr="00C30527" w:rsidTr="00AC6875">
        <w:trPr>
          <w:trHeight w:val="360"/>
          <w:jc w:val="center"/>
        </w:trPr>
        <w:tc>
          <w:tcPr>
            <w:tcW w:w="2000" w:type="dxa"/>
          </w:tcPr>
          <w:p w:rsidR="00973069" w:rsidRPr="00C30527" w:rsidRDefault="002522EC" w:rsidP="00C30527">
            <w:pPr>
              <w:rPr>
                <w:rFonts w:ascii="Times New Roman" w:hAnsi="Times New Roman" w:cs="Times New Roman"/>
                <w:i/>
                <w:position w:val="-12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i/>
                <w:noProof/>
                <w:position w:val="-10"/>
                <w:sz w:val="24"/>
                <w:szCs w:val="24"/>
              </w:rPr>
              <w:drawing>
                <wp:inline distT="0" distB="0" distL="0" distR="0" wp14:anchorId="31E5C553" wp14:editId="56CFCC74">
                  <wp:extent cx="171450" cy="152400"/>
                  <wp:effectExtent l="0" t="0" r="0" b="0"/>
                  <wp:docPr id="7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</w:tcPr>
          <w:p w:rsidR="00973069" w:rsidRPr="00C30527" w:rsidRDefault="00B01A21" w:rsidP="00C305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30527">
              <w:rPr>
                <w:rFonts w:ascii="Times New Roman" w:hAnsi="Times New Roman" w:cs="Times New Roman"/>
                <w:sz w:val="24"/>
                <w:szCs w:val="24"/>
              </w:rPr>
              <w:t>PoA</w:t>
            </w:r>
            <w:proofErr w:type="spellEnd"/>
            <w:r w:rsidR="00D974C7"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 for traditional </w:t>
            </w:r>
            <w:r w:rsidR="003C2FB5"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UE </w:t>
            </w:r>
            <w:r w:rsidR="00D974C7" w:rsidRPr="00C30527">
              <w:rPr>
                <w:rFonts w:ascii="Times New Roman" w:hAnsi="Times New Roman" w:cs="Times New Roman"/>
                <w:sz w:val="24"/>
                <w:szCs w:val="24"/>
              </w:rPr>
              <w:t>traffic assignment</w:t>
            </w:r>
          </w:p>
        </w:tc>
      </w:tr>
      <w:tr w:rsidR="00973069" w:rsidRPr="00C30527" w:rsidTr="00AC6875">
        <w:trPr>
          <w:trHeight w:val="360"/>
          <w:jc w:val="center"/>
        </w:trPr>
        <w:tc>
          <w:tcPr>
            <w:tcW w:w="2000" w:type="dxa"/>
            <w:vAlign w:val="center"/>
          </w:tcPr>
          <w:p w:rsidR="00973069" w:rsidRPr="00C30527" w:rsidRDefault="00973069" w:rsidP="00C30527">
            <w:pPr>
              <w:jc w:val="left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</w:t>
            </w:r>
          </w:p>
        </w:tc>
        <w:tc>
          <w:tcPr>
            <w:tcW w:w="6363" w:type="dxa"/>
            <w:vAlign w:val="center"/>
          </w:tcPr>
          <w:p w:rsidR="00973069" w:rsidRPr="00C30527" w:rsidRDefault="00973069" w:rsidP="00C305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>Path flow vector,</w:t>
            </w:r>
            <w:r w:rsidRPr="00C305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4798A" w:rsidRPr="00C30527">
              <w:rPr>
                <w:rFonts w:ascii="Times New Roman" w:hAnsi="Times New Roman" w:cs="Times New Roman"/>
                <w:b/>
                <w:position w:val="-20"/>
                <w:sz w:val="24"/>
                <w:szCs w:val="24"/>
              </w:rPr>
              <w:object w:dxaOrig="1760" w:dyaOrig="480" w14:anchorId="2A6F8B55">
                <v:shape id="_x0000_i1026" type="#_x0000_t75" style="width:87.85pt;height:23.75pt" o:ole="">
                  <v:imagedata r:id="rId33" o:title=""/>
                </v:shape>
                <o:OLEObject Type="Embed" ProgID="Equation.DSMT4" ShapeID="_x0000_i1026" DrawAspect="Content" ObjectID="_1486165231" r:id="rId34"/>
              </w:object>
            </w:r>
          </w:p>
        </w:tc>
      </w:tr>
      <w:tr w:rsidR="00973069" w:rsidRPr="00C30527" w:rsidTr="00AC6875">
        <w:trPr>
          <w:trHeight w:val="360"/>
          <w:jc w:val="center"/>
        </w:trPr>
        <w:tc>
          <w:tcPr>
            <w:tcW w:w="2000" w:type="dxa"/>
            <w:vAlign w:val="center"/>
          </w:tcPr>
          <w:p w:rsidR="00973069" w:rsidRPr="00C30527" w:rsidRDefault="00973069" w:rsidP="00C30527">
            <w:pPr>
              <w:jc w:val="left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b/>
                <w:sz w:val="24"/>
                <w:szCs w:val="24"/>
              </w:rPr>
              <w:t>v</w:t>
            </w:r>
          </w:p>
        </w:tc>
        <w:tc>
          <w:tcPr>
            <w:tcW w:w="6363" w:type="dxa"/>
            <w:vAlign w:val="center"/>
          </w:tcPr>
          <w:p w:rsidR="00973069" w:rsidRPr="00C30527" w:rsidRDefault="00973069" w:rsidP="00C305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>Link flow vector,</w:t>
            </w:r>
            <w:r w:rsidRPr="00C3052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4798A" w:rsidRPr="00C30527">
              <w:rPr>
                <w:rFonts w:ascii="Times New Roman" w:hAnsi="Times New Roman" w:cs="Times New Roman"/>
                <w:b/>
                <w:position w:val="-14"/>
                <w:sz w:val="24"/>
                <w:szCs w:val="24"/>
              </w:rPr>
              <w:object w:dxaOrig="1100" w:dyaOrig="400" w14:anchorId="1440FA72">
                <v:shape id="_x0000_i1027" type="#_x0000_t75" style="width:56.15pt;height:20.35pt" o:ole="">
                  <v:imagedata r:id="rId35" o:title=""/>
                </v:shape>
                <o:OLEObject Type="Embed" ProgID="Equation.DSMT4" ShapeID="_x0000_i1027" DrawAspect="Content" ObjectID="_1486165232" r:id="rId36"/>
              </w:object>
            </w:r>
          </w:p>
        </w:tc>
      </w:tr>
      <w:tr w:rsidR="003F4FC4" w:rsidRPr="00C30527" w:rsidTr="00AC6875">
        <w:trPr>
          <w:trHeight w:val="360"/>
          <w:jc w:val="center"/>
        </w:trPr>
        <w:tc>
          <w:tcPr>
            <w:tcW w:w="2000" w:type="dxa"/>
            <w:vAlign w:val="center"/>
          </w:tcPr>
          <w:p w:rsidR="003F4FC4" w:rsidRPr="00C30527" w:rsidRDefault="006634D5" w:rsidP="00C30527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noProof/>
                <w:position w:val="-6"/>
                <w:sz w:val="24"/>
                <w:szCs w:val="24"/>
              </w:rPr>
              <w:drawing>
                <wp:inline distT="0" distB="0" distL="0" distR="0" wp14:anchorId="7CE36D08" wp14:editId="3BDAC584">
                  <wp:extent cx="254000" cy="203200"/>
                  <wp:effectExtent l="0" t="0" r="0" b="6350"/>
                  <wp:docPr id="419" name="Picture 4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7"/>
                          <pic:cNvPicPr>
                            <a:picLocks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0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:rsidR="003F4FC4" w:rsidRPr="00C30527" w:rsidRDefault="00F32FA5" w:rsidP="00C305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UE link flow vector </w:t>
            </w:r>
            <w:r w:rsidR="00F4798A" w:rsidRPr="00C30527">
              <w:rPr>
                <w:rFonts w:ascii="Times New Roman" w:hAnsi="Times New Roman" w:cs="Times New Roman"/>
                <w:b/>
                <w:position w:val="-18"/>
                <w:sz w:val="24"/>
                <w:szCs w:val="24"/>
              </w:rPr>
              <w:object w:dxaOrig="1420" w:dyaOrig="460" w14:anchorId="6A905E62">
                <v:shape id="_x0000_i1028" type="#_x0000_t75" style="width:70.5pt;height:23.75pt" o:ole="">
                  <v:imagedata r:id="rId38" o:title=""/>
                </v:shape>
                <o:OLEObject Type="Embed" ProgID="Equation.DSMT4" ShapeID="_x0000_i1028" DrawAspect="Content" ObjectID="_1486165233" r:id="rId39"/>
              </w:object>
            </w:r>
          </w:p>
        </w:tc>
      </w:tr>
      <w:tr w:rsidR="003F4FC4" w:rsidRPr="00C30527" w:rsidTr="00AC6875">
        <w:trPr>
          <w:trHeight w:val="360"/>
          <w:jc w:val="center"/>
        </w:trPr>
        <w:tc>
          <w:tcPr>
            <w:tcW w:w="2000" w:type="dxa"/>
            <w:vAlign w:val="center"/>
          </w:tcPr>
          <w:p w:rsidR="003F4FC4" w:rsidRPr="00C30527" w:rsidRDefault="006634D5" w:rsidP="00C30527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400" w:dyaOrig="320" w14:anchorId="3F81D79A">
                <v:shape id="_x0000_i1029" type="#_x0000_t75" style="width:20.35pt;height:15.85pt" o:ole="">
                  <v:imagedata r:id="rId40" o:title=""/>
                </v:shape>
                <o:OLEObject Type="Embed" ProgID="Equation.DSMT4" ShapeID="_x0000_i1029" DrawAspect="Content" ObjectID="_1486165234" r:id="rId41"/>
              </w:object>
            </w:r>
          </w:p>
        </w:tc>
        <w:tc>
          <w:tcPr>
            <w:tcW w:w="6363" w:type="dxa"/>
            <w:vAlign w:val="center"/>
          </w:tcPr>
          <w:p w:rsidR="003F4FC4" w:rsidRPr="00C30527" w:rsidRDefault="00C40E18" w:rsidP="00C305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>SO link flow vector</w:t>
            </w:r>
            <w:r w:rsidR="00F4798A"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4798A" w:rsidRPr="00C30527">
              <w:rPr>
                <w:rFonts w:ascii="Times New Roman" w:hAnsi="Times New Roman" w:cs="Times New Roman"/>
                <w:b/>
                <w:position w:val="-18"/>
                <w:sz w:val="24"/>
                <w:szCs w:val="24"/>
              </w:rPr>
              <w:object w:dxaOrig="1420" w:dyaOrig="460" w14:anchorId="73390E67">
                <v:shape id="_x0000_i1030" type="#_x0000_t75" style="width:70.5pt;height:23.75pt" o:ole="">
                  <v:imagedata r:id="rId42" o:title=""/>
                </v:shape>
                <o:OLEObject Type="Embed" ProgID="Equation.DSMT4" ShapeID="_x0000_i1030" DrawAspect="Content" ObjectID="_1486165235" r:id="rId43"/>
              </w:object>
            </w:r>
          </w:p>
        </w:tc>
      </w:tr>
      <w:tr w:rsidR="00231119" w:rsidRPr="00C30527" w:rsidTr="00AC6875">
        <w:trPr>
          <w:trHeight w:val="360"/>
          <w:jc w:val="center"/>
        </w:trPr>
        <w:tc>
          <w:tcPr>
            <w:tcW w:w="2000" w:type="dxa"/>
            <w:vAlign w:val="center"/>
          </w:tcPr>
          <w:p w:rsidR="00231119" w:rsidRPr="00C30527" w:rsidRDefault="00231119" w:rsidP="00C305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position w:val="-4"/>
                <w:sz w:val="24"/>
                <w:szCs w:val="24"/>
              </w:rPr>
              <w:object w:dxaOrig="240" w:dyaOrig="240" w14:anchorId="6EEA6EFD">
                <v:shape id="_x0000_i1031" type="#_x0000_t75" style="width:11.7pt;height:11.7pt" o:ole="">
                  <v:imagedata r:id="rId44" o:title=""/>
                </v:shape>
                <o:OLEObject Type="Embed" ProgID="Equation.DSMT4" ShapeID="_x0000_i1031" DrawAspect="Content" ObjectID="_1486165236" r:id="rId45"/>
              </w:object>
            </w:r>
          </w:p>
        </w:tc>
        <w:tc>
          <w:tcPr>
            <w:tcW w:w="6363" w:type="dxa"/>
            <w:vAlign w:val="center"/>
          </w:tcPr>
          <w:p w:rsidR="00231119" w:rsidRPr="00C30527" w:rsidRDefault="00231119" w:rsidP="00C305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Demand vector </w:t>
            </w:r>
            <w:r w:rsidRPr="00C30527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1240" w:dyaOrig="380" w14:anchorId="32B0DD91">
                <v:shape id="_x0000_i1032" type="#_x0000_t75" style="width:62.2pt;height:19.25pt" o:ole="">
                  <v:imagedata r:id="rId46" o:title=""/>
                </v:shape>
                <o:OLEObject Type="Embed" ProgID="Equation.DSMT4" ShapeID="_x0000_i1032" DrawAspect="Content" ObjectID="_1486165237" r:id="rId47"/>
              </w:object>
            </w:r>
          </w:p>
        </w:tc>
      </w:tr>
      <w:tr w:rsidR="00231119" w:rsidRPr="00C30527" w:rsidTr="00AC6875">
        <w:trPr>
          <w:trHeight w:val="360"/>
          <w:jc w:val="center"/>
        </w:trPr>
        <w:tc>
          <w:tcPr>
            <w:tcW w:w="2000" w:type="dxa"/>
            <w:vAlign w:val="center"/>
          </w:tcPr>
          <w:p w:rsidR="00231119" w:rsidRPr="00C30527" w:rsidRDefault="00231119" w:rsidP="00C305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position w:val="-6"/>
                <w:sz w:val="24"/>
                <w:szCs w:val="24"/>
              </w:rPr>
              <w:object w:dxaOrig="160" w:dyaOrig="240" w14:anchorId="4630CEAE">
                <v:shape id="_x0000_i1033" type="#_x0000_t75" style="width:7.9pt;height:11.7pt" o:ole="">
                  <v:imagedata r:id="rId48" o:title=""/>
                </v:shape>
                <o:OLEObject Type="Embed" ProgID="Equation.DSMT4" ShapeID="_x0000_i1033" DrawAspect="Content" ObjectID="_1486165238" r:id="rId49"/>
              </w:object>
            </w:r>
          </w:p>
        </w:tc>
        <w:tc>
          <w:tcPr>
            <w:tcW w:w="6363" w:type="dxa"/>
            <w:vAlign w:val="center"/>
          </w:tcPr>
          <w:p w:rsidR="00231119" w:rsidRPr="00C30527" w:rsidRDefault="00231119" w:rsidP="00C305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Vector of polynomial link travel time functions </w:t>
            </w:r>
            <w:r w:rsidRPr="00C30527">
              <w:rPr>
                <w:rFonts w:ascii="Times New Roman" w:hAnsi="Times New Roman" w:cs="Times New Roman"/>
                <w:position w:val="-14"/>
                <w:sz w:val="24"/>
                <w:szCs w:val="24"/>
              </w:rPr>
              <w:object w:dxaOrig="960" w:dyaOrig="380" w14:anchorId="5975BC3B">
                <v:shape id="_x0000_i1034" type="#_x0000_t75" style="width:47.85pt;height:19.25pt" o:ole="">
                  <v:imagedata r:id="rId50" o:title=""/>
                </v:shape>
                <o:OLEObject Type="Embed" ProgID="Equation.DSMT4" ShapeID="_x0000_i1034" DrawAspect="Content" ObjectID="_1486165239" r:id="rId51"/>
              </w:object>
            </w:r>
          </w:p>
        </w:tc>
      </w:tr>
      <w:tr w:rsidR="00D974C7" w:rsidRPr="00C30527" w:rsidTr="00AC6875">
        <w:trPr>
          <w:trHeight w:val="360"/>
          <w:jc w:val="center"/>
        </w:trPr>
        <w:tc>
          <w:tcPr>
            <w:tcW w:w="2000" w:type="dxa"/>
            <w:vAlign w:val="center"/>
          </w:tcPr>
          <w:p w:rsidR="00D974C7" w:rsidRPr="00C30527" w:rsidRDefault="002522EC" w:rsidP="00C30527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b/>
                <w:noProof/>
                <w:position w:val="-14"/>
                <w:sz w:val="24"/>
                <w:szCs w:val="24"/>
              </w:rPr>
              <w:drawing>
                <wp:inline distT="0" distB="0" distL="0" distR="0" wp14:anchorId="52D82B4C" wp14:editId="4A01F45A">
                  <wp:extent cx="228600" cy="247650"/>
                  <wp:effectExtent l="0" t="0" r="0" b="0"/>
                  <wp:docPr id="75" name="Pictur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:rsidR="00D974C7" w:rsidRPr="00C30527" w:rsidRDefault="00D974C7" w:rsidP="00C305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Set of feasible path flow vectors </w:t>
            </w:r>
            <w:r w:rsidR="0040079A" w:rsidRPr="00C30527">
              <w:rPr>
                <w:position w:val="-34"/>
              </w:rPr>
              <w:object w:dxaOrig="5200" w:dyaOrig="800" w14:anchorId="4972B067">
                <v:shape id="_x0000_i1035" type="#_x0000_t75" style="width:259.35pt;height:41.45pt" o:ole="">
                  <v:imagedata r:id="rId53" o:title=""/>
                </v:shape>
                <o:OLEObject Type="Embed" ProgID="Equation.DSMT4" ShapeID="_x0000_i1035" DrawAspect="Content" ObjectID="_1486165240" r:id="rId54"/>
              </w:object>
            </w:r>
          </w:p>
        </w:tc>
      </w:tr>
      <w:tr w:rsidR="00D974C7" w:rsidRPr="00C30527" w:rsidTr="00AC6875">
        <w:trPr>
          <w:trHeight w:val="360"/>
          <w:jc w:val="center"/>
        </w:trPr>
        <w:tc>
          <w:tcPr>
            <w:tcW w:w="2000" w:type="dxa"/>
            <w:vAlign w:val="center"/>
          </w:tcPr>
          <w:p w:rsidR="00D974C7" w:rsidRPr="00C30527" w:rsidRDefault="002522EC" w:rsidP="00C30527">
            <w:pPr>
              <w:jc w:val="lef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b/>
                <w:noProof/>
                <w:position w:val="-12"/>
                <w:sz w:val="24"/>
                <w:szCs w:val="24"/>
              </w:rPr>
              <w:drawing>
                <wp:inline distT="0" distB="0" distL="0" distR="0" wp14:anchorId="4807F032" wp14:editId="73967D49">
                  <wp:extent cx="219075" cy="228600"/>
                  <wp:effectExtent l="0" t="0" r="9525" b="0"/>
                  <wp:docPr id="74" name="Pictur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63" w:type="dxa"/>
            <w:vAlign w:val="center"/>
          </w:tcPr>
          <w:p w:rsidR="00D974C7" w:rsidRPr="00C30527" w:rsidRDefault="00D974C7" w:rsidP="00C30527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C30527">
              <w:rPr>
                <w:rFonts w:ascii="Times New Roman" w:hAnsi="Times New Roman" w:cs="Times New Roman" w:hint="eastAsia"/>
                <w:sz w:val="24"/>
                <w:szCs w:val="24"/>
              </w:rPr>
              <w:t>et of feasible</w:t>
            </w: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 link flow</w:t>
            </w:r>
            <w:r w:rsidRPr="00C30527"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 vectors</w:t>
            </w:r>
            <w:r w:rsidRPr="00C305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41ECF" w:rsidRPr="00C30527">
              <w:rPr>
                <w:position w:val="-34"/>
              </w:rPr>
              <w:object w:dxaOrig="4700" w:dyaOrig="800" w14:anchorId="082E5677">
                <v:shape id="_x0000_i1036" type="#_x0000_t75" style="width:230.3pt;height:41.45pt" o:ole="">
                  <v:imagedata r:id="rId56" o:title=""/>
                </v:shape>
                <o:OLEObject Type="Embed" ProgID="Equation.DSMT4" ShapeID="_x0000_i1036" DrawAspect="Content" ObjectID="_1486165241" r:id="rId57"/>
              </w:object>
            </w:r>
          </w:p>
        </w:tc>
      </w:tr>
    </w:tbl>
    <w:p w:rsidR="00B54C45" w:rsidRPr="00C30527" w:rsidRDefault="00B54C45" w:rsidP="00C30527">
      <w:pPr>
        <w:pStyle w:val="MTDisplayEquation"/>
        <w:snapToGrid w:val="0"/>
        <w:spacing w:after="156"/>
        <w:ind w:firstLineChars="0" w:firstLine="0"/>
      </w:pPr>
    </w:p>
    <w:p w:rsidR="00A0639F" w:rsidRPr="00C30527" w:rsidRDefault="00B01A21" w:rsidP="00C30527">
      <w:pPr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According to the preceding</w:t>
      </w:r>
      <w:r w:rsidR="00A97795" w:rsidRPr="00C30527">
        <w:rPr>
          <w:rFonts w:ascii="Times New Roman" w:hAnsi="Times New Roman" w:cs="Times New Roman"/>
          <w:sz w:val="24"/>
          <w:szCs w:val="24"/>
        </w:rPr>
        <w:t xml:space="preserve"> setting, t</w:t>
      </w:r>
      <w:r w:rsidR="0086524D" w:rsidRPr="00C30527">
        <w:rPr>
          <w:rFonts w:ascii="Times New Roman" w:hAnsi="Times New Roman" w:cs="Times New Roman"/>
          <w:sz w:val="24"/>
          <w:szCs w:val="24"/>
        </w:rPr>
        <w:t xml:space="preserve">wo traditional traffic assignment problems </w:t>
      </w:r>
      <w:r w:rsidR="00896894" w:rsidRPr="00C30527">
        <w:rPr>
          <w:rFonts w:ascii="Times New Roman" w:hAnsi="Times New Roman" w:cs="Times New Roman"/>
          <w:sz w:val="24"/>
          <w:szCs w:val="24"/>
        </w:rPr>
        <w:t xml:space="preserve">have been </w:t>
      </w:r>
      <w:r w:rsidR="0086524D" w:rsidRPr="00C30527">
        <w:rPr>
          <w:rFonts w:ascii="Times New Roman" w:hAnsi="Times New Roman" w:cs="Times New Roman"/>
          <w:sz w:val="24"/>
          <w:szCs w:val="24"/>
        </w:rPr>
        <w:t>proposed</w:t>
      </w:r>
      <w:r w:rsidR="0086524D" w:rsidRPr="00C30527">
        <w:rPr>
          <w:rFonts w:ascii="Times New Roman" w:hAnsi="Times New Roman" w:cs="Times New Roman" w:hint="eastAsia"/>
          <w:sz w:val="24"/>
          <w:szCs w:val="24"/>
        </w:rPr>
        <w:t xml:space="preserve"> in </w:t>
      </w:r>
      <w:r w:rsidR="0086524D" w:rsidRPr="00C30527">
        <w:rPr>
          <w:rFonts w:ascii="Times New Roman" w:hAnsi="Times New Roman" w:cs="Times New Roman"/>
          <w:sz w:val="24"/>
          <w:szCs w:val="24"/>
        </w:rPr>
        <w:t>the literature:</w:t>
      </w:r>
      <w:r w:rsidR="00CE74A7" w:rsidRPr="00C30527">
        <w:rPr>
          <w:rFonts w:ascii="Times New Roman" w:hAnsi="Times New Roman" w:cs="Times New Roman"/>
          <w:sz w:val="24"/>
          <w:szCs w:val="24"/>
        </w:rPr>
        <w:t xml:space="preserve"> SO and UE. The SO traffic assignment problem assigns traffic based on </w:t>
      </w:r>
      <w:r w:rsidR="008E34A5" w:rsidRPr="00C30527">
        <w:rPr>
          <w:rFonts w:ascii="Times New Roman" w:hAnsi="Times New Roman" w:cs="Times New Roman"/>
          <w:sz w:val="24"/>
          <w:szCs w:val="24"/>
        </w:rPr>
        <w:t xml:space="preserve">the second principle of </w:t>
      </w:r>
      <w:proofErr w:type="spellStart"/>
      <w:r w:rsidR="00CE74A7" w:rsidRPr="00C30527">
        <w:rPr>
          <w:rFonts w:ascii="Times New Roman" w:hAnsi="Times New Roman" w:cs="Times New Roman"/>
          <w:sz w:val="24"/>
          <w:szCs w:val="24"/>
        </w:rPr>
        <w:t>Wardrop</w:t>
      </w:r>
      <w:proofErr w:type="spellEnd"/>
      <w:r w:rsidR="00CE74A7" w:rsidRPr="00C30527">
        <w:rPr>
          <w:rFonts w:ascii="Times New Roman" w:hAnsi="Times New Roman" w:cs="Times New Roman"/>
          <w:sz w:val="24"/>
          <w:szCs w:val="24"/>
        </w:rPr>
        <w:t xml:space="preserve"> (1952), </w:t>
      </w:r>
      <w:r w:rsidRPr="00C30527">
        <w:rPr>
          <w:rFonts w:ascii="Times New Roman" w:hAnsi="Times New Roman" w:cs="Times New Roman"/>
          <w:sz w:val="24"/>
          <w:szCs w:val="24"/>
        </w:rPr>
        <w:t xml:space="preserve">which states </w:t>
      </w:r>
      <w:r w:rsidR="00CE74A7" w:rsidRPr="00C30527">
        <w:rPr>
          <w:rFonts w:ascii="Times New Roman" w:hAnsi="Times New Roman" w:cs="Times New Roman"/>
          <w:sz w:val="24"/>
          <w:szCs w:val="24"/>
        </w:rPr>
        <w:t xml:space="preserve">that the average journey time is minimal. This problem determines </w:t>
      </w:r>
      <w:r w:rsidR="00E6533D" w:rsidRPr="00C30527">
        <w:rPr>
          <w:rFonts w:ascii="Times New Roman" w:hAnsi="Times New Roman" w:cs="Times New Roman"/>
          <w:sz w:val="24"/>
          <w:szCs w:val="24"/>
        </w:rPr>
        <w:t>a</w:t>
      </w:r>
      <w:r w:rsidR="00CE74A7" w:rsidRPr="00C30527">
        <w:rPr>
          <w:rFonts w:ascii="Times New Roman" w:hAnsi="Times New Roman" w:cs="Times New Roman"/>
          <w:sz w:val="24"/>
          <w:szCs w:val="24"/>
        </w:rPr>
        <w:t xml:space="preserve"> link flow</w:t>
      </w:r>
      <w:r w:rsidR="00E6533D" w:rsidRPr="00C30527">
        <w:rPr>
          <w:rFonts w:ascii="Times New Roman" w:hAnsi="Times New Roman" w:cs="Times New Roman"/>
          <w:sz w:val="24"/>
          <w:szCs w:val="24"/>
        </w:rPr>
        <w:t xml:space="preserve"> pattern</w:t>
      </w:r>
      <w:r w:rsidR="00CE74A7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56D15" w:rsidRPr="00C30527">
        <w:rPr>
          <w:rFonts w:ascii="Times New Roman" w:hAnsi="Times New Roman" w:cs="Times New Roman"/>
          <w:sz w:val="24"/>
          <w:szCs w:val="24"/>
        </w:rPr>
        <w:t>to</w:t>
      </w:r>
      <w:r w:rsidR="00CE74A7" w:rsidRPr="00C30527">
        <w:rPr>
          <w:rFonts w:ascii="Times New Roman" w:hAnsi="Times New Roman" w:cs="Times New Roman"/>
          <w:sz w:val="24"/>
          <w:szCs w:val="24"/>
        </w:rPr>
        <w:t xml:space="preserve"> minimize </w:t>
      </w:r>
      <w:r w:rsidR="009B350C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/>
          <w:sz w:val="24"/>
          <w:szCs w:val="24"/>
        </w:rPr>
        <w:t>TSTT</w:t>
      </w:r>
      <w:r w:rsidR="00CE74A7" w:rsidRPr="00C30527">
        <w:rPr>
          <w:rFonts w:ascii="Times New Roman" w:hAnsi="Times New Roman" w:cs="Times New Roman"/>
          <w:sz w:val="24"/>
          <w:szCs w:val="24"/>
        </w:rPr>
        <w:t xml:space="preserve"> and can</w:t>
      </w:r>
      <w:r w:rsidR="00A97795" w:rsidRPr="00C30527">
        <w:rPr>
          <w:rFonts w:ascii="Times New Roman" w:hAnsi="Times New Roman" w:cs="Times New Roman"/>
          <w:sz w:val="24"/>
          <w:szCs w:val="24"/>
        </w:rPr>
        <w:t xml:space="preserve"> be mathematically expressed as</w:t>
      </w:r>
    </w:p>
    <w:p w:rsidR="00B54C45" w:rsidRPr="00C30527" w:rsidRDefault="00B54C45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r w:rsidRPr="00C30527">
        <w:tab/>
      </w:r>
      <w:r w:rsidR="002522EC" w:rsidRPr="00C30527">
        <w:rPr>
          <w:noProof/>
          <w:position w:val="-28"/>
        </w:rPr>
        <w:drawing>
          <wp:inline distT="0" distB="0" distL="0" distR="0" wp14:anchorId="6F515287" wp14:editId="1DD7EC5F">
            <wp:extent cx="2057400" cy="342900"/>
            <wp:effectExtent l="0" t="0" r="0" b="0"/>
            <wp:docPr id="69" name="Pictur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50C" w:rsidRPr="00C30527">
        <w:t>,</w: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15" w:name="ZEqnNum552715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</w:instrText>
        </w:r>
      </w:fldSimple>
      <w:r w:rsidR="000868CE" w:rsidRPr="00C30527">
        <w:instrText>)</w:instrText>
      </w:r>
      <w:bookmarkEnd w:id="15"/>
      <w:r w:rsidR="000868CE" w:rsidRPr="00C30527">
        <w:fldChar w:fldCharType="end"/>
      </w:r>
    </w:p>
    <w:p w:rsidR="009B350C" w:rsidRPr="00C30527" w:rsidRDefault="009B350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7F93BE91" wp14:editId="6202BA82">
            <wp:extent cx="609600" cy="200025"/>
            <wp:effectExtent l="0" t="0" r="0" b="9525"/>
            <wp:docPr id="68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denotes the TSTT at the link flow solution </w:t>
      </w:r>
      <w:r w:rsidRPr="00C30527">
        <w:rPr>
          <w:rFonts w:ascii="Times New Roman" w:hAnsi="Times New Roman" w:cs="Times New Roman"/>
          <w:b/>
          <w:sz w:val="24"/>
          <w:szCs w:val="24"/>
        </w:rPr>
        <w:t>v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</w:p>
    <w:p w:rsidR="00B54C45" w:rsidRPr="00C30527" w:rsidRDefault="00A97795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The UE problem assigns traffic according to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Wardrop’s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first principle, which </w:t>
      </w:r>
      <w:r w:rsidR="00C25A13" w:rsidRPr="00C30527">
        <w:rPr>
          <w:rFonts w:ascii="Times New Roman" w:hAnsi="Times New Roman" w:cs="Times New Roman"/>
          <w:sz w:val="24"/>
          <w:szCs w:val="24"/>
        </w:rPr>
        <w:t>implies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that </w:t>
      </w:r>
      <w:r w:rsidR="00C25A13" w:rsidRPr="00C30527">
        <w:rPr>
          <w:rFonts w:ascii="Times New Roman" w:hAnsi="Times New Roman" w:cs="Times New Roman"/>
          <w:sz w:val="24"/>
          <w:szCs w:val="24"/>
        </w:rPr>
        <w:t xml:space="preserve">the travel times on used routes are not greater than the travel times on unused routes between the same O-D pair. </w:t>
      </w:r>
      <w:r w:rsidR="00B01A21" w:rsidRPr="00C30527">
        <w:rPr>
          <w:rFonts w:ascii="Times New Roman" w:hAnsi="Times New Roman" w:cs="Times New Roman"/>
          <w:sz w:val="24"/>
          <w:szCs w:val="24"/>
        </w:rPr>
        <w:t>The</w:t>
      </w:r>
      <w:r w:rsidR="00B54C45" w:rsidRPr="00C30527">
        <w:rPr>
          <w:rFonts w:ascii="Times New Roman" w:hAnsi="Times New Roman" w:cs="Times New Roman" w:hint="eastAsia"/>
          <w:sz w:val="24"/>
          <w:szCs w:val="24"/>
        </w:rPr>
        <w:t xml:space="preserve"> UE conditions</w:t>
      </w:r>
      <w:r w:rsidR="0067794E" w:rsidRPr="00C30527">
        <w:rPr>
          <w:rFonts w:ascii="Times New Roman" w:hAnsi="Times New Roman" w:cs="Times New Roman"/>
          <w:sz w:val="24"/>
          <w:szCs w:val="24"/>
        </w:rPr>
        <w:t xml:space="preserve"> for </w:t>
      </w:r>
      <w:r w:rsidR="009175BC" w:rsidRPr="00C30527">
        <w:rPr>
          <w:rFonts w:ascii="Times New Roman" w:hAnsi="Times New Roman" w:cs="Times New Roman"/>
          <w:sz w:val="24"/>
          <w:szCs w:val="24"/>
        </w:rPr>
        <w:t>route flows</w:t>
      </w:r>
      <w:r w:rsidR="00B54C45" w:rsidRPr="00C30527">
        <w:rPr>
          <w:rFonts w:ascii="Times New Roman" w:hAnsi="Times New Roman" w:cs="Times New Roman"/>
          <w:sz w:val="24"/>
          <w:szCs w:val="24"/>
        </w:rPr>
        <w:t xml:space="preserve"> can be </w:t>
      </w:r>
      <w:r w:rsidR="00261915" w:rsidRPr="00C30527">
        <w:rPr>
          <w:rFonts w:ascii="Times New Roman" w:hAnsi="Times New Roman" w:cs="Times New Roman"/>
          <w:sz w:val="24"/>
          <w:szCs w:val="24"/>
        </w:rPr>
        <w:t>written</w:t>
      </w:r>
      <w:r w:rsidR="00B54C4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54C45" w:rsidRPr="00C30527">
        <w:rPr>
          <w:rFonts w:ascii="Times New Roman" w:hAnsi="Times New Roman" w:cs="Times New Roman" w:hint="eastAsia"/>
          <w:sz w:val="24"/>
          <w:szCs w:val="24"/>
        </w:rPr>
        <w:t>as follows</w:t>
      </w:r>
      <w:r w:rsidR="00B54C45" w:rsidRPr="00C30527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54C45" w:rsidRPr="00C30527" w:rsidRDefault="00B54C45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16"/>
        </w:rPr>
        <w:drawing>
          <wp:inline distT="0" distB="0" distL="0" distR="0" wp14:anchorId="1DB9F48E" wp14:editId="01E7B193">
            <wp:extent cx="3886200" cy="276225"/>
            <wp:effectExtent l="0" t="0" r="0" b="9525"/>
            <wp:docPr id="67" name="Pictur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16" w:name="ZEqnNum540283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2</w:instrText>
        </w:r>
      </w:fldSimple>
      <w:r w:rsidR="000868CE" w:rsidRPr="00C30527">
        <w:instrText>)</w:instrText>
      </w:r>
      <w:bookmarkEnd w:id="16"/>
      <w:r w:rsidR="000868CE" w:rsidRPr="00C30527">
        <w:fldChar w:fldCharType="end"/>
      </w:r>
    </w:p>
    <w:p w:rsidR="00A57901" w:rsidRPr="00C30527" w:rsidRDefault="00B54C45" w:rsidP="00C30527">
      <w:pPr>
        <w:tabs>
          <w:tab w:val="right" w:pos="8300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End"/>
      <w:r w:rsidR="002522EC" w:rsidRPr="00C30527">
        <w:rPr>
          <w:rFonts w:ascii="Times New Roman" w:hAnsi="Times New Roman" w:cs="Times New Roman"/>
          <w:noProof/>
          <w:position w:val="-28"/>
          <w:sz w:val="24"/>
          <w:szCs w:val="24"/>
        </w:rPr>
        <w:drawing>
          <wp:inline distT="0" distB="0" distL="0" distR="0" wp14:anchorId="3093FA8B" wp14:editId="37FF6B6F">
            <wp:extent cx="1190625" cy="342900"/>
            <wp:effectExtent l="0" t="0" r="0" b="0"/>
            <wp:docPr id="6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556D15" w:rsidRPr="00C30527">
        <w:rPr>
          <w:rFonts w:ascii="Times New Roman" w:hAnsi="Times New Roman" w:cs="Times New Roman"/>
          <w:sz w:val="24"/>
          <w:szCs w:val="24"/>
        </w:rPr>
        <w:t xml:space="preserve">The UE problem can be </w:t>
      </w:r>
      <w:r w:rsidR="00E849E4" w:rsidRPr="00C30527">
        <w:rPr>
          <w:rFonts w:ascii="Times New Roman" w:hAnsi="Times New Roman" w:cs="Times New Roman"/>
          <w:sz w:val="24"/>
          <w:szCs w:val="24"/>
        </w:rPr>
        <w:t>formulated</w:t>
      </w:r>
      <w:r w:rsidR="00556D1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849E4" w:rsidRPr="00C30527">
        <w:rPr>
          <w:rFonts w:ascii="Times New Roman" w:hAnsi="Times New Roman" w:cs="Times New Roman"/>
          <w:sz w:val="24"/>
          <w:szCs w:val="24"/>
        </w:rPr>
        <w:t>into</w:t>
      </w:r>
      <w:r w:rsidR="00600338" w:rsidRPr="00C30527">
        <w:rPr>
          <w:rFonts w:ascii="Times New Roman" w:hAnsi="Times New Roman" w:cs="Times New Roman"/>
          <w:sz w:val="24"/>
          <w:szCs w:val="24"/>
        </w:rPr>
        <w:t xml:space="preserve"> the following </w:t>
      </w:r>
      <w:proofErr w:type="spellStart"/>
      <w:r w:rsidR="003F0D34" w:rsidRPr="00C30527">
        <w:rPr>
          <w:rFonts w:ascii="Times New Roman" w:hAnsi="Times New Roman" w:cs="Times New Roman"/>
          <w:sz w:val="24"/>
          <w:szCs w:val="24"/>
        </w:rPr>
        <w:t>variational</w:t>
      </w:r>
      <w:proofErr w:type="spellEnd"/>
      <w:r w:rsidR="00600338" w:rsidRPr="00C30527">
        <w:rPr>
          <w:rFonts w:ascii="Times New Roman" w:hAnsi="Times New Roman" w:cs="Times New Roman"/>
          <w:sz w:val="24"/>
          <w:szCs w:val="24"/>
        </w:rPr>
        <w:t xml:space="preserve"> inequality</w:t>
      </w:r>
      <w:r w:rsidR="00430FE3" w:rsidRPr="00C30527">
        <w:rPr>
          <w:rFonts w:ascii="Times New Roman" w:hAnsi="Times New Roman" w:cs="Times New Roman"/>
          <w:sz w:val="24"/>
          <w:szCs w:val="24"/>
        </w:rPr>
        <w:t xml:space="preserve">: to determine </w:t>
      </w:r>
      <w:r w:rsidR="002522EC"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5CC94FFF" wp14:editId="320EDF33">
            <wp:extent cx="266700" cy="200025"/>
            <wp:effectExtent l="0" t="0" r="0" b="9525"/>
            <wp:docPr id="6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3E3" w:rsidRPr="00C30527">
        <w:rPr>
          <w:rFonts w:ascii="Times New Roman" w:hAnsi="Times New Roman" w:cs="Times New Roman"/>
          <w:sz w:val="24"/>
          <w:szCs w:val="24"/>
        </w:rPr>
        <w:t xml:space="preserve"> such that</w:t>
      </w:r>
    </w:p>
    <w:p w:rsidR="000B5790" w:rsidRPr="00C30527" w:rsidRDefault="00A57901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pacing w:after="156"/>
      </w:pPr>
      <w:r w:rsidRPr="00C30527">
        <w:tab/>
      </w:r>
      <w:r w:rsidR="002522EC" w:rsidRPr="00C30527">
        <w:rPr>
          <w:noProof/>
          <w:position w:val="-28"/>
        </w:rPr>
        <w:drawing>
          <wp:inline distT="0" distB="0" distL="0" distR="0" wp14:anchorId="7F958123" wp14:editId="25882536">
            <wp:extent cx="2228850" cy="361950"/>
            <wp:effectExtent l="0" t="0" r="0" b="0"/>
            <wp:docPr id="6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3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C40E18" w:rsidRPr="00C30527" w:rsidRDefault="009A02C6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The TSTT at UE is </w:t>
      </w:r>
      <w:r w:rsidR="00FD0B70" w:rsidRPr="00C30527">
        <w:rPr>
          <w:rFonts w:ascii="Times New Roman" w:hAnsi="Times New Roman" w:cs="Times New Roman"/>
          <w:sz w:val="24"/>
          <w:szCs w:val="24"/>
        </w:rPr>
        <w:t>generally</w:t>
      </w:r>
      <w:r w:rsidRPr="00C30527">
        <w:rPr>
          <w:rFonts w:ascii="Times New Roman" w:hAnsi="Times New Roman" w:cs="Times New Roman"/>
          <w:sz w:val="24"/>
          <w:szCs w:val="24"/>
        </w:rPr>
        <w:t xml:space="preserve"> higher than that at SO. </w:t>
      </w:r>
      <w:r w:rsidR="00972687" w:rsidRPr="00C30527">
        <w:rPr>
          <w:rFonts w:ascii="Times New Roman" w:hAnsi="Times New Roman" w:cs="Times New Roman"/>
          <w:sz w:val="24"/>
          <w:szCs w:val="24"/>
        </w:rPr>
        <w:t>T</w:t>
      </w:r>
      <w:r w:rsidRPr="00C30527">
        <w:rPr>
          <w:rFonts w:ascii="Times New Roman" w:hAnsi="Times New Roman" w:cs="Times New Roman"/>
          <w:sz w:val="24"/>
          <w:szCs w:val="24"/>
        </w:rPr>
        <w:t xml:space="preserve">o </w:t>
      </w:r>
      <w:r w:rsidR="00CC0FB4" w:rsidRPr="00C30527">
        <w:rPr>
          <w:rFonts w:ascii="Times New Roman" w:hAnsi="Times New Roman" w:cs="Times New Roman"/>
          <w:sz w:val="24"/>
          <w:szCs w:val="24"/>
        </w:rPr>
        <w:t xml:space="preserve">measure the </w:t>
      </w:r>
      <w:r w:rsidR="00C40E18" w:rsidRPr="00C30527">
        <w:rPr>
          <w:rFonts w:ascii="Times New Roman" w:hAnsi="Times New Roman" w:cs="Times New Roman"/>
          <w:sz w:val="24"/>
          <w:szCs w:val="24"/>
        </w:rPr>
        <w:t xml:space="preserve">relative </w:t>
      </w:r>
      <w:r w:rsidR="00DA6BE5" w:rsidRPr="00C30527">
        <w:rPr>
          <w:rFonts w:ascii="Times New Roman" w:hAnsi="Times New Roman" w:cs="Times New Roman"/>
          <w:sz w:val="24"/>
          <w:szCs w:val="24"/>
        </w:rPr>
        <w:t>increase</w:t>
      </w:r>
      <w:r w:rsidR="00C40E1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B350C" w:rsidRPr="00C30527">
        <w:rPr>
          <w:rFonts w:ascii="Times New Roman" w:hAnsi="Times New Roman" w:cs="Times New Roman"/>
          <w:sz w:val="24"/>
          <w:szCs w:val="24"/>
        </w:rPr>
        <w:t>in the</w:t>
      </w:r>
      <w:r w:rsidR="00C40E18" w:rsidRPr="00C30527">
        <w:rPr>
          <w:rFonts w:ascii="Times New Roman" w:hAnsi="Times New Roman" w:cs="Times New Roman"/>
          <w:sz w:val="24"/>
          <w:szCs w:val="24"/>
        </w:rPr>
        <w:t xml:space="preserve"> TSTT at UE to that at SO</w:t>
      </w:r>
      <w:r w:rsidR="00972687" w:rsidRPr="00C30527">
        <w:rPr>
          <w:rFonts w:ascii="Times New Roman" w:hAnsi="Times New Roman" w:cs="Times New Roman"/>
          <w:sz w:val="24"/>
          <w:szCs w:val="24"/>
        </w:rPr>
        <w:t xml:space="preserve">, the </w:t>
      </w:r>
      <w:proofErr w:type="spellStart"/>
      <w:r w:rsidR="00972687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972687" w:rsidRPr="00C30527">
        <w:rPr>
          <w:rFonts w:ascii="Times New Roman" w:hAnsi="Times New Roman" w:cs="Times New Roman"/>
          <w:sz w:val="24"/>
          <w:szCs w:val="24"/>
        </w:rPr>
        <w:t xml:space="preserve"> </w:t>
      </w:r>
      <w:del w:id="17" w:author="Dept. of Civil Engg." w:date="2014-12-29T22:43:00Z">
        <w:r w:rsidR="000D605D" w:rsidRPr="00C30527" w:rsidDel="004C7FDF">
          <w:rPr>
            <w:rFonts w:ascii="Times New Roman" w:hAnsi="Times New Roman" w:cs="Times New Roman"/>
            <w:sz w:val="24"/>
            <w:szCs w:val="24"/>
          </w:rPr>
          <w:delText xml:space="preserve">for </w:delText>
        </w:r>
      </w:del>
      <w:ins w:id="18" w:author="Dept. of Civil Engg." w:date="2014-12-29T22:43:00Z">
        <w:r w:rsidR="004C7FDF" w:rsidRPr="00C30527">
          <w:rPr>
            <w:rFonts w:ascii="Times New Roman" w:hAnsi="Times New Roman" w:cs="Times New Roman"/>
            <w:sz w:val="24"/>
            <w:szCs w:val="24"/>
          </w:rPr>
          <w:t xml:space="preserve">of </w:t>
        </w:r>
      </w:ins>
      <w:r w:rsidR="000D605D" w:rsidRPr="00C30527">
        <w:rPr>
          <w:rFonts w:ascii="Times New Roman" w:hAnsi="Times New Roman" w:cs="Times New Roman"/>
          <w:sz w:val="24"/>
          <w:szCs w:val="24"/>
        </w:rPr>
        <w:t>a</w:t>
      </w:r>
      <w:r w:rsidR="00712F9C" w:rsidRPr="00C30527">
        <w:rPr>
          <w:rFonts w:ascii="Times New Roman" w:hAnsi="Times New Roman" w:cs="Times New Roman"/>
          <w:sz w:val="24"/>
          <w:szCs w:val="24"/>
        </w:rPr>
        <w:t>n</w:t>
      </w:r>
      <w:r w:rsidR="000D605D" w:rsidRPr="00C30527">
        <w:rPr>
          <w:rFonts w:ascii="Times New Roman" w:hAnsi="Times New Roman" w:cs="Times New Roman"/>
          <w:sz w:val="24"/>
          <w:szCs w:val="24"/>
        </w:rPr>
        <w:t xml:space="preserve"> instance</w:t>
      </w:r>
      <w:r w:rsidR="000D605D" w:rsidRPr="00C30527">
        <w:rPr>
          <w:rFonts w:ascii="Times New Roman" w:hAnsi="Times New Roman" w:cs="Times New Roman"/>
          <w:position w:val="-10"/>
          <w:sz w:val="24"/>
          <w:szCs w:val="24"/>
        </w:rPr>
        <w:object w:dxaOrig="840" w:dyaOrig="320" w14:anchorId="228B4CEB">
          <v:shape id="_x0000_i1037" type="#_x0000_t75" style="width:41.45pt;height:15.85pt" o:ole="">
            <v:imagedata r:id="rId63" o:title=""/>
          </v:shape>
          <o:OLEObject Type="Embed" ProgID="Equation.DSMT4" ShapeID="_x0000_i1037" DrawAspect="Content" ObjectID="_1486165242" r:id="rId64"/>
        </w:object>
      </w:r>
      <w:r w:rsidR="000D605D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72687" w:rsidRPr="00C30527">
        <w:rPr>
          <w:rFonts w:ascii="Times New Roman" w:hAnsi="Times New Roman" w:cs="Times New Roman"/>
          <w:sz w:val="24"/>
          <w:szCs w:val="24"/>
        </w:rPr>
        <w:t>is introduced and</w:t>
      </w:r>
      <w:r w:rsidR="00C40E18" w:rsidRPr="00C30527">
        <w:rPr>
          <w:rFonts w:ascii="Times New Roman" w:hAnsi="Times New Roman" w:cs="Times New Roman"/>
          <w:sz w:val="24"/>
          <w:szCs w:val="24"/>
        </w:rPr>
        <w:t xml:space="preserve"> defined as </w:t>
      </w:r>
    </w:p>
    <w:p w:rsidR="00B54C45" w:rsidRPr="00C30527" w:rsidRDefault="00B54C45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137" w:firstLine="329"/>
      </w:pPr>
      <w:r w:rsidRPr="00C30527">
        <w:tab/>
        <w:t xml:space="preserve"> </w:t>
      </w:r>
      <w:r w:rsidR="000D605D" w:rsidRPr="00C30527">
        <w:rPr>
          <w:position w:val="-28"/>
        </w:rPr>
        <w:object w:dxaOrig="2380" w:dyaOrig="700" w14:anchorId="5512A125">
          <v:shape id="_x0000_i1038" type="#_x0000_t75" style="width:120.25pt;height:33.95pt" o:ole="">
            <v:imagedata r:id="rId65" o:title=""/>
          </v:shape>
          <o:OLEObject Type="Embed" ProgID="Equation.DSMT4" ShapeID="_x0000_i1038" DrawAspect="Content" ObjectID="_1486165243" r:id="rId66"/>
        </w:object>
      </w:r>
      <w:r w:rsidR="00231119" w:rsidRPr="00C30527">
        <w:t>.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4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4F12A5" w:rsidRPr="00C30527" w:rsidRDefault="003A5867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ins w:id="19" w:author="Dept. of Civil Engg." w:date="2014-12-29T22:47:00Z">
        <w:r w:rsidRPr="00C30527">
          <w:rPr>
            <w:rFonts w:ascii="Times New Roman" w:hAnsi="Times New Roman" w:cs="Times New Roman"/>
            <w:sz w:val="24"/>
            <w:szCs w:val="24"/>
          </w:rPr>
          <w:t xml:space="preserve">If </w:t>
        </w:r>
      </w:ins>
      <w:ins w:id="20" w:author="Dept. of Civil Engg." w:date="2014-12-29T22:47:00Z">
        <w:r w:rsidRPr="00C30527">
          <w:rPr>
            <w:rFonts w:ascii="Times New Roman" w:hAnsi="Times New Roman" w:cs="Times New Roman"/>
            <w:position w:val="-4"/>
            <w:sz w:val="24"/>
            <w:szCs w:val="24"/>
          </w:rPr>
          <w:object w:dxaOrig="200" w:dyaOrig="260">
            <v:shape id="_x0000_i1039" type="#_x0000_t75" style="width:9.4pt;height:12.8pt" o:ole="">
              <v:imagedata r:id="rId67" o:title=""/>
            </v:shape>
            <o:OLEObject Type="Embed" ProgID="Equation.DSMT4" ShapeID="_x0000_i1039" DrawAspect="Content" ObjectID="_1486165244" r:id="rId68"/>
          </w:object>
        </w:r>
      </w:ins>
      <w:ins w:id="21" w:author="Dept. of Civil Engg." w:date="2014-12-29T22:47:00Z">
        <w:r w:rsidRPr="00C30527">
          <w:rPr>
            <w:rFonts w:ascii="Times New Roman" w:hAnsi="Times New Roman" w:cs="Times New Roman"/>
            <w:sz w:val="24"/>
            <w:szCs w:val="24"/>
          </w:rPr>
          <w:t xml:space="preserve"> is </w:t>
        </w:r>
      </w:ins>
      <w:del w:id="22" w:author="Dept. of Civil Engg." w:date="2014-12-29T22:47:00Z">
        <w:r w:rsidR="000D605D" w:rsidRPr="00C30527" w:rsidDel="003A5867">
          <w:rPr>
            <w:rFonts w:ascii="Times New Roman" w:hAnsi="Times New Roman" w:cs="Times New Roman"/>
            <w:sz w:val="24"/>
            <w:szCs w:val="24"/>
          </w:rPr>
          <w:delText xml:space="preserve">The PoA </w:delText>
        </w:r>
      </w:del>
      <w:del w:id="23" w:author="Dept. of Civil Engg." w:date="2014-12-29T22:43:00Z">
        <w:r w:rsidR="000D605D" w:rsidRPr="00C30527" w:rsidDel="004C7FDF">
          <w:rPr>
            <w:rFonts w:ascii="Times New Roman" w:hAnsi="Times New Roman" w:cs="Times New Roman"/>
            <w:sz w:val="24"/>
            <w:szCs w:val="24"/>
          </w:rPr>
          <w:delText xml:space="preserve">for </w:delText>
        </w:r>
      </w:del>
      <w:del w:id="24" w:author="Dept. of Civil Engg." w:date="2014-12-29T20:46:00Z">
        <w:r w:rsidR="000D605D" w:rsidRPr="00C30527" w:rsidDel="002D5C80">
          <w:rPr>
            <w:rFonts w:ascii="Times New Roman" w:hAnsi="Times New Roman" w:cs="Times New Roman"/>
            <w:sz w:val="24"/>
            <w:szCs w:val="24"/>
          </w:rPr>
          <w:delText xml:space="preserve">a </w:delText>
        </w:r>
      </w:del>
      <w:ins w:id="25" w:author="Dept. of Civil Engg." w:date="2014-12-29T22:47:00Z">
        <w:r w:rsidRPr="00C30527">
          <w:rPr>
            <w:rFonts w:ascii="Times New Roman" w:hAnsi="Times New Roman" w:cs="Times New Roman"/>
            <w:sz w:val="24"/>
            <w:szCs w:val="24"/>
          </w:rPr>
          <w:t>the</w:t>
        </w:r>
      </w:ins>
      <w:ins w:id="26" w:author="Dept. of Civil Engg." w:date="2014-12-29T20:46:00Z">
        <w:r w:rsidR="002D5C80"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0D605D" w:rsidRPr="00C30527">
        <w:rPr>
          <w:rFonts w:ascii="Times New Roman" w:hAnsi="Times New Roman" w:cs="Times New Roman"/>
          <w:sz w:val="24"/>
          <w:szCs w:val="24"/>
        </w:rPr>
        <w:t xml:space="preserve">set of </w:t>
      </w:r>
      <w:ins w:id="27" w:author="Dept. of Civil Engg." w:date="2014-12-29T20:46:00Z">
        <w:r w:rsidR="002D5C80" w:rsidRPr="00C30527">
          <w:rPr>
            <w:rFonts w:ascii="Times New Roman" w:hAnsi="Times New Roman" w:cs="Times New Roman"/>
            <w:sz w:val="24"/>
            <w:szCs w:val="24"/>
          </w:rPr>
          <w:t xml:space="preserve">all </w:t>
        </w:r>
      </w:ins>
      <w:r w:rsidR="000D605D" w:rsidRPr="00C30527">
        <w:rPr>
          <w:rFonts w:ascii="Times New Roman" w:hAnsi="Times New Roman" w:cs="Times New Roman"/>
          <w:sz w:val="24"/>
          <w:szCs w:val="24"/>
        </w:rPr>
        <w:t>instances</w:t>
      </w:r>
      <w:r w:rsidR="000A2836" w:rsidRPr="00C30527">
        <w:rPr>
          <w:rFonts w:ascii="Times New Roman" w:hAnsi="Times New Roman" w:cs="Times New Roman"/>
          <w:sz w:val="24"/>
          <w:szCs w:val="24"/>
        </w:rPr>
        <w:t xml:space="preserve"> with polynomial travel time functions</w:t>
      </w:r>
      <w:r w:rsidR="000D605D" w:rsidRPr="00C30527">
        <w:rPr>
          <w:rFonts w:ascii="Times New Roman" w:hAnsi="Times New Roman" w:cs="Times New Roman"/>
          <w:sz w:val="24"/>
          <w:szCs w:val="24"/>
        </w:rPr>
        <w:t xml:space="preserve">, </w:t>
      </w:r>
      <w:del w:id="28" w:author="Dept. of Civil Engg." w:date="2014-12-29T22:47:00Z">
        <w:r w:rsidR="00B103EB" w:rsidRPr="00C30527" w:rsidDel="003A5867">
          <w:rPr>
            <w:rFonts w:ascii="Times New Roman" w:hAnsi="Times New Roman" w:cs="Times New Roman"/>
            <w:position w:val="-4"/>
            <w:sz w:val="24"/>
            <w:szCs w:val="24"/>
          </w:rPr>
          <w:object w:dxaOrig="200" w:dyaOrig="260" w14:anchorId="46BCF71C">
            <v:shape id="_x0000_i1040" type="#_x0000_t75" style="width:9.4pt;height:12.8pt" o:ole="">
              <v:imagedata r:id="rId67" o:title=""/>
            </v:shape>
            <o:OLEObject Type="Embed" ProgID="Equation.DSMT4" ShapeID="_x0000_i1040" DrawAspect="Content" ObjectID="_1486165245" r:id="rId69"/>
          </w:object>
        </w:r>
      </w:del>
      <w:ins w:id="29" w:author="Dept. of Civil Engg." w:date="2014-12-29T22:48:00Z">
        <w:r w:rsidRPr="00C30527">
          <w:rPr>
            <w:rFonts w:ascii="Times New Roman" w:hAnsi="Times New Roman" w:cs="Times New Roman"/>
            <w:sz w:val="24"/>
            <w:szCs w:val="24"/>
          </w:rPr>
          <w:t>then</w:t>
        </w:r>
      </w:ins>
      <w:r w:rsidR="000D605D" w:rsidRPr="00C30527">
        <w:rPr>
          <w:rFonts w:ascii="Times New Roman" w:hAnsi="Times New Roman" w:cs="Times New Roman"/>
          <w:sz w:val="24"/>
          <w:szCs w:val="24"/>
        </w:rPr>
        <w:t xml:space="preserve"> </w:t>
      </w:r>
      <w:del w:id="30" w:author="Dept. of Civil Engg." w:date="2014-12-29T22:47:00Z">
        <w:r w:rsidR="000D605D" w:rsidRPr="00C30527" w:rsidDel="003A5867">
          <w:rPr>
            <w:rFonts w:ascii="Times New Roman" w:hAnsi="Times New Roman" w:cs="Times New Roman"/>
            <w:sz w:val="24"/>
            <w:szCs w:val="24"/>
          </w:rPr>
          <w:delText xml:space="preserve">is </w:delText>
        </w:r>
      </w:del>
      <w:ins w:id="31" w:author="Dept. of Civil Engg." w:date="2014-12-29T22:47:00Z">
        <w:r w:rsidRPr="00C30527">
          <w:rPr>
            <w:rFonts w:ascii="Times New Roman" w:hAnsi="Times New Roman" w:cs="Times New Roman"/>
            <w:sz w:val="24"/>
            <w:szCs w:val="24"/>
          </w:rPr>
          <w:t xml:space="preserve">the </w:t>
        </w:r>
        <w:proofErr w:type="spellStart"/>
        <w:r w:rsidRPr="00C30527">
          <w:rPr>
            <w:rFonts w:ascii="Times New Roman" w:hAnsi="Times New Roman" w:cs="Times New Roman"/>
            <w:sz w:val="24"/>
            <w:szCs w:val="24"/>
          </w:rPr>
          <w:t>PoA</w:t>
        </w:r>
        <w:proofErr w:type="spellEnd"/>
        <w:r w:rsidRPr="00C30527">
          <w:rPr>
            <w:rFonts w:ascii="Times New Roman" w:hAnsi="Times New Roman" w:cs="Times New Roman"/>
            <w:sz w:val="24"/>
            <w:szCs w:val="24"/>
          </w:rPr>
          <w:t xml:space="preserve"> of </w:t>
        </w:r>
        <w:r w:rsidRPr="00C30527">
          <w:rPr>
            <w:rFonts w:ascii="Times New Roman" w:hAnsi="Times New Roman" w:cs="Times New Roman"/>
            <w:i/>
            <w:sz w:val="24"/>
            <w:szCs w:val="24"/>
          </w:rPr>
          <w:t>I</w:t>
        </w:r>
        <w:r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0D605D" w:rsidRPr="00C30527">
        <w:rPr>
          <w:rFonts w:ascii="Times New Roman" w:hAnsi="Times New Roman" w:cs="Times New Roman"/>
          <w:sz w:val="24"/>
          <w:szCs w:val="24"/>
        </w:rPr>
        <w:lastRenderedPageBreak/>
        <w:t xml:space="preserve">defined </w:t>
      </w:r>
      <w:proofErr w:type="gramStart"/>
      <w:r w:rsidR="000D605D" w:rsidRPr="00C30527">
        <w:rPr>
          <w:rFonts w:ascii="Times New Roman" w:hAnsi="Times New Roman" w:cs="Times New Roman"/>
          <w:sz w:val="24"/>
          <w:szCs w:val="24"/>
        </w:rPr>
        <w:t xml:space="preserve">as </w:t>
      </w:r>
      <w:proofErr w:type="gramEnd"/>
      <w:r w:rsidR="00982085" w:rsidRPr="00C30527">
        <w:rPr>
          <w:position w:val="-28"/>
        </w:rPr>
        <w:object w:dxaOrig="2400" w:dyaOrig="520" w14:anchorId="5A60D1E0">
          <v:shape id="_x0000_i1041" type="#_x0000_t75" style="width:121.75pt;height:25.65pt" o:ole="">
            <v:imagedata r:id="rId70" o:title=""/>
          </v:shape>
          <o:OLEObject Type="Embed" ProgID="Equation.DSMT4" ShapeID="_x0000_i1041" DrawAspect="Content" ObjectID="_1486165246" r:id="rId71"/>
        </w:object>
      </w:r>
      <w:r w:rsidR="000D605D" w:rsidRPr="00C30527">
        <w:t>.</w:t>
      </w:r>
      <w:r w:rsidR="000D605D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0B70" w:rsidRPr="00C30527">
        <w:rPr>
          <w:rFonts w:ascii="Times New Roman" w:hAnsi="Times New Roman" w:cs="Times New Roman"/>
          <w:sz w:val="24"/>
          <w:szCs w:val="24"/>
        </w:rPr>
        <w:t>Roughgarden</w:t>
      </w:r>
      <w:proofErr w:type="spellEnd"/>
      <w:r w:rsidR="001E365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A86312" w:rsidRPr="00C30527">
        <w:rPr>
          <w:rFonts w:ascii="Times New Roman" w:hAnsi="Times New Roman" w:cs="Times New Roman"/>
          <w:sz w:val="24"/>
          <w:szCs w:val="24"/>
        </w:rPr>
        <w:t>(200</w:t>
      </w:r>
      <w:r w:rsidR="002509B7" w:rsidRPr="00C30527">
        <w:rPr>
          <w:rFonts w:ascii="Times New Roman" w:hAnsi="Times New Roman" w:cs="Times New Roman"/>
          <w:sz w:val="24"/>
          <w:szCs w:val="24"/>
        </w:rPr>
        <w:t>3</w:t>
      </w:r>
      <w:r w:rsidR="00A86312" w:rsidRPr="00C30527">
        <w:rPr>
          <w:rFonts w:ascii="Times New Roman" w:hAnsi="Times New Roman" w:cs="Times New Roman"/>
          <w:sz w:val="24"/>
          <w:szCs w:val="24"/>
        </w:rPr>
        <w:t xml:space="preserve">) </w:t>
      </w:r>
      <w:r w:rsidR="001E3654" w:rsidRPr="00C30527">
        <w:rPr>
          <w:rFonts w:ascii="Times New Roman" w:hAnsi="Times New Roman" w:cs="Times New Roman"/>
          <w:sz w:val="24"/>
          <w:szCs w:val="24"/>
        </w:rPr>
        <w:t xml:space="preserve">proved that </w:t>
      </w:r>
      <w:r w:rsidR="004F12A5" w:rsidRPr="00C30527">
        <w:rPr>
          <w:rFonts w:ascii="Times New Roman" w:hAnsi="Times New Roman" w:cs="Times New Roman"/>
          <w:sz w:val="24"/>
          <w:szCs w:val="24"/>
        </w:rPr>
        <w:t xml:space="preserve">when the </w:t>
      </w:r>
      <w:r w:rsidR="001E3654" w:rsidRPr="00C30527">
        <w:rPr>
          <w:rFonts w:ascii="Times New Roman" w:hAnsi="Times New Roman" w:cs="Times New Roman"/>
          <w:sz w:val="24"/>
          <w:szCs w:val="24"/>
        </w:rPr>
        <w:t>link travel time functions are</w:t>
      </w:r>
      <w:r w:rsidR="004F12A5" w:rsidRPr="00C30527">
        <w:rPr>
          <w:rFonts w:ascii="Times New Roman" w:hAnsi="Times New Roman" w:cs="Times New Roman"/>
          <w:sz w:val="24"/>
          <w:szCs w:val="24"/>
        </w:rPr>
        <w:t xml:space="preserve"> polynomial</w:t>
      </w:r>
      <w:r w:rsidR="00367C5B" w:rsidRPr="00C30527">
        <w:rPr>
          <w:rFonts w:ascii="Times New Roman" w:hAnsi="Times New Roman" w:cs="Times New Roman"/>
          <w:sz w:val="24"/>
          <w:szCs w:val="24"/>
        </w:rPr>
        <w:t xml:space="preserve"> with </w:t>
      </w:r>
      <w:r w:rsidR="00FE2242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367C5B" w:rsidRPr="00C30527">
        <w:rPr>
          <w:rFonts w:ascii="Times New Roman" w:hAnsi="Times New Roman" w:cs="Times New Roman"/>
          <w:sz w:val="24"/>
          <w:szCs w:val="24"/>
        </w:rPr>
        <w:t xml:space="preserve">highest </w:t>
      </w:r>
      <w:proofErr w:type="gramStart"/>
      <w:r w:rsidR="00367C5B" w:rsidRPr="00C30527">
        <w:rPr>
          <w:rFonts w:ascii="Times New Roman" w:hAnsi="Times New Roman" w:cs="Times New Roman"/>
          <w:sz w:val="24"/>
          <w:szCs w:val="24"/>
        </w:rPr>
        <w:t xml:space="preserve">degree </w:t>
      </w:r>
      <w:r w:rsidR="002D5C80" w:rsidRPr="00C30527">
        <w:rPr>
          <w:rFonts w:ascii="Times New Roman" w:hAnsi="Times New Roman" w:cs="Times New Roman"/>
          <w:position w:val="-12"/>
          <w:sz w:val="24"/>
          <w:szCs w:val="24"/>
        </w:rPr>
        <w:object w:dxaOrig="720" w:dyaOrig="360" w14:anchorId="4F605D02">
          <v:shape id="_x0000_i1042" type="#_x0000_t75" style="width:36.2pt;height:16.2pt" o:ole="">
            <v:imagedata r:id="rId72" o:title=""/>
          </v:shape>
          <o:OLEObject Type="Embed" ProgID="Equation.DSMT4" ShapeID="_x0000_i1042" DrawAspect="Content" ObjectID="_1486165247" r:id="rId73"/>
        </w:object>
      </w:r>
      <w:r w:rsidR="00367C5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F12A5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0D605D" w:rsidRPr="00C30527">
        <w:rPr>
          <w:rFonts w:ascii="Times New Roman" w:hAnsi="Times New Roman" w:cs="Times New Roman"/>
          <w:sz w:val="24"/>
          <w:szCs w:val="24"/>
        </w:rPr>
        <w:t>the following is true:</w:t>
      </w:r>
      <w:r w:rsidR="002172C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82085" w:rsidRPr="00C30527">
        <w:rPr>
          <w:rFonts w:ascii="Times New Roman" w:hAnsi="Times New Roman" w:cs="Times New Roman"/>
          <w:position w:val="-10"/>
          <w:sz w:val="24"/>
          <w:szCs w:val="24"/>
        </w:rPr>
        <w:object w:dxaOrig="980" w:dyaOrig="320" w14:anchorId="3EDCFF60">
          <v:shape id="_x0000_i1043" type="#_x0000_t75" style="width:48.65pt;height:15.85pt" o:ole="">
            <v:imagedata r:id="rId74" o:title=""/>
            <o:lock v:ext="edit" aspectratio="f"/>
          </v:shape>
          <o:OLEObject Type="Embed" ProgID="Equation.DSMT4" ShapeID="_x0000_i1043" DrawAspect="Content" ObjectID="_1486165248" r:id="rId75"/>
        </w:object>
      </w:r>
      <w:r w:rsidR="002172C5" w:rsidRPr="00C30527">
        <w:rPr>
          <w:rFonts w:ascii="Times New Roman" w:hAnsi="Times New Roman" w:cs="Times New Roman"/>
          <w:sz w:val="24"/>
          <w:szCs w:val="24"/>
        </w:rPr>
        <w:t>, where</w:t>
      </w:r>
    </w:p>
    <w:p w:rsidR="000D605D" w:rsidRPr="00C30527" w:rsidRDefault="000D605D" w:rsidP="00C30527">
      <w:pPr>
        <w:pStyle w:val="MTDisplayEquation"/>
        <w:tabs>
          <w:tab w:val="clear" w:pos="8300"/>
          <w:tab w:val="right" w:pos="9000"/>
        </w:tabs>
        <w:spacing w:afterLines="0"/>
      </w:pPr>
      <w:r w:rsidRPr="00C30527">
        <w:tab/>
      </w:r>
      <w:r w:rsidR="002172C5" w:rsidRPr="00C30527">
        <w:rPr>
          <w:position w:val="-28"/>
        </w:rPr>
        <w:object w:dxaOrig="2280" w:dyaOrig="740" w14:anchorId="3F3DE40F">
          <v:shape id="_x0000_i1044" type="#_x0000_t75" style="width:114.95pt;height:38.05pt" o:ole="">
            <v:imagedata r:id="rId76" o:title=""/>
          </v:shape>
          <o:OLEObject Type="Embed" ProgID="Equation.DSMT4" ShapeID="_x0000_i1044" DrawAspect="Content" ObjectID="_1486165249" r:id="rId77"/>
        </w:object>
      </w:r>
      <w:r w:rsidRPr="00C30527">
        <w:t xml:space="preserve">.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2" w:name="ZEqnNum510865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5</w:instrText>
        </w:r>
      </w:fldSimple>
      <w:r w:rsidR="000868CE" w:rsidRPr="00C30527">
        <w:instrText>)</w:instrText>
      </w:r>
      <w:bookmarkEnd w:id="32"/>
      <w:r w:rsidR="000868CE" w:rsidRPr="00C30527">
        <w:fldChar w:fldCharType="end"/>
      </w:r>
    </w:p>
    <w:p w:rsidR="00AF2808" w:rsidRPr="00C30527" w:rsidRDefault="002172C5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H</w:t>
      </w:r>
      <w:r w:rsidR="004F12A5" w:rsidRPr="00C30527">
        <w:rPr>
          <w:rFonts w:ascii="Times New Roman" w:hAnsi="Times New Roman" w:cs="Times New Roman"/>
          <w:sz w:val="24"/>
          <w:szCs w:val="24"/>
        </w:rPr>
        <w:t xml:space="preserve">owever, </w:t>
      </w:r>
      <w:proofErr w:type="spellStart"/>
      <w:r w:rsidR="002958D1" w:rsidRPr="00C30527">
        <w:rPr>
          <w:rFonts w:ascii="Times New Roman" w:hAnsi="Times New Roman" w:cs="Times New Roman"/>
          <w:sz w:val="24"/>
          <w:szCs w:val="24"/>
        </w:rPr>
        <w:t>Roughgarden’s</w:t>
      </w:r>
      <w:proofErr w:type="spellEnd"/>
      <w:r w:rsidR="002958D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F12A5" w:rsidRPr="00C30527">
        <w:rPr>
          <w:rFonts w:ascii="Times New Roman" w:hAnsi="Times New Roman" w:cs="Times New Roman" w:hint="eastAsia"/>
          <w:sz w:val="24"/>
          <w:szCs w:val="24"/>
        </w:rPr>
        <w:t>study</w:t>
      </w:r>
      <w:r w:rsidR="004F12A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04320" w:rsidRPr="00C30527">
        <w:rPr>
          <w:rFonts w:ascii="Times New Roman" w:hAnsi="Times New Roman" w:cs="Times New Roman"/>
          <w:sz w:val="24"/>
          <w:szCs w:val="24"/>
        </w:rPr>
        <w:t>was</w:t>
      </w:r>
      <w:r w:rsidR="004F12A5" w:rsidRPr="00C30527">
        <w:rPr>
          <w:rFonts w:ascii="Times New Roman" w:hAnsi="Times New Roman" w:cs="Times New Roman"/>
          <w:sz w:val="24"/>
          <w:szCs w:val="24"/>
        </w:rPr>
        <w:t xml:space="preserve"> based on the assumption </w:t>
      </w:r>
      <w:r w:rsidR="00C75E45" w:rsidRPr="00C30527">
        <w:rPr>
          <w:rFonts w:ascii="Times New Roman" w:hAnsi="Times New Roman" w:cs="Times New Roman"/>
          <w:sz w:val="24"/>
          <w:szCs w:val="24"/>
        </w:rPr>
        <w:t>of</w:t>
      </w:r>
      <w:r w:rsidR="004F12A5" w:rsidRPr="00C30527">
        <w:rPr>
          <w:rFonts w:ascii="Times New Roman" w:hAnsi="Times New Roman" w:cs="Times New Roman"/>
          <w:sz w:val="24"/>
          <w:szCs w:val="24"/>
        </w:rPr>
        <w:t xml:space="preserve"> no uncertainty in the network, which is not the case</w:t>
      </w:r>
      <w:r w:rsidR="004F12A5" w:rsidRPr="00C30527">
        <w:rPr>
          <w:rFonts w:ascii="Times New Roman" w:hAnsi="Times New Roman" w:cs="Times New Roman" w:hint="eastAsia"/>
          <w:sz w:val="24"/>
          <w:szCs w:val="24"/>
        </w:rPr>
        <w:t xml:space="preserve"> in reality.</w:t>
      </w:r>
    </w:p>
    <w:p w:rsidR="00347333" w:rsidRPr="00C30527" w:rsidRDefault="002539E2" w:rsidP="00C30527">
      <w:pPr>
        <w:pStyle w:val="Heading2"/>
        <w:tabs>
          <w:tab w:val="center" w:pos="4536"/>
          <w:tab w:val="right" w:pos="9072"/>
        </w:tabs>
        <w:snapToGri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Cs w:val="0"/>
          <w:sz w:val="24"/>
          <w:szCs w:val="24"/>
        </w:rPr>
        <w:t>3.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951D6" w:rsidRPr="00C30527">
        <w:rPr>
          <w:rFonts w:ascii="Times New Roman" w:hAnsi="Times New Roman" w:cs="Times New Roman"/>
          <w:sz w:val="24"/>
          <w:szCs w:val="24"/>
        </w:rPr>
        <w:t>Price of anarchy for r</w:t>
      </w:r>
      <w:r w:rsidR="00347333" w:rsidRPr="00C30527">
        <w:rPr>
          <w:rFonts w:ascii="Times New Roman" w:hAnsi="Times New Roman" w:cs="Times New Roman"/>
          <w:sz w:val="24"/>
          <w:szCs w:val="24"/>
        </w:rPr>
        <w:t>eliability-based traffic assignment</w:t>
      </w:r>
    </w:p>
    <w:p w:rsidR="00347333" w:rsidRPr="00C30527" w:rsidRDefault="00347333" w:rsidP="00C30527">
      <w:pPr>
        <w:pStyle w:val="Heading2"/>
        <w:tabs>
          <w:tab w:val="center" w:pos="4536"/>
          <w:tab w:val="right" w:pos="9072"/>
        </w:tabs>
        <w:snapToGrid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3.1. Supply </w:t>
      </w:r>
      <w:r w:rsidR="004F3773" w:rsidRPr="00C30527">
        <w:rPr>
          <w:rFonts w:ascii="Times New Roman" w:hAnsi="Times New Roman" w:cs="Times New Roman"/>
          <w:sz w:val="24"/>
          <w:szCs w:val="24"/>
        </w:rPr>
        <w:t xml:space="preserve">and travel time </w:t>
      </w:r>
      <w:r w:rsidRPr="00C30527">
        <w:rPr>
          <w:rFonts w:ascii="Times New Roman" w:hAnsi="Times New Roman" w:cs="Times New Roman"/>
          <w:sz w:val="24"/>
          <w:szCs w:val="24"/>
        </w:rPr>
        <w:t>uncertainty</w:t>
      </w:r>
    </w:p>
    <w:p w:rsidR="00D502C8" w:rsidRPr="00C30527" w:rsidRDefault="00347333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Network supp</w:t>
      </w:r>
      <w:r w:rsidR="005507A0" w:rsidRPr="00C30527">
        <w:rPr>
          <w:rFonts w:ascii="Times New Roman" w:hAnsi="Times New Roman" w:cs="Times New Roman"/>
          <w:sz w:val="24"/>
          <w:szCs w:val="24"/>
        </w:rPr>
        <w:t>ly uncertainty</w:t>
      </w:r>
      <w:r w:rsidR="005620E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507A0" w:rsidRPr="00C30527">
        <w:rPr>
          <w:rFonts w:ascii="Times New Roman" w:hAnsi="Times New Roman" w:cs="Times New Roman"/>
          <w:sz w:val="24"/>
          <w:szCs w:val="24"/>
        </w:rPr>
        <w:t xml:space="preserve">refers to </w:t>
      </w:r>
      <w:r w:rsidR="00620359" w:rsidRPr="00C30527">
        <w:rPr>
          <w:rFonts w:ascii="Times New Roman" w:hAnsi="Times New Roman" w:cs="Times New Roman"/>
          <w:sz w:val="24"/>
          <w:szCs w:val="24"/>
        </w:rPr>
        <w:t>the variations in</w:t>
      </w:r>
      <w:r w:rsidR="005507A0" w:rsidRPr="00C30527">
        <w:rPr>
          <w:rFonts w:ascii="Times New Roman" w:hAnsi="Times New Roman" w:cs="Times New Roman"/>
          <w:sz w:val="24"/>
          <w:szCs w:val="24"/>
        </w:rPr>
        <w:t xml:space="preserve"> link capacit</w:t>
      </w:r>
      <w:r w:rsidR="00620359" w:rsidRPr="00C30527">
        <w:rPr>
          <w:rFonts w:ascii="Times New Roman" w:hAnsi="Times New Roman" w:cs="Times New Roman"/>
          <w:sz w:val="24"/>
          <w:szCs w:val="24"/>
        </w:rPr>
        <w:t>ies</w:t>
      </w:r>
      <w:r w:rsidR="004354DA" w:rsidRPr="00C30527">
        <w:rPr>
          <w:rFonts w:ascii="Times New Roman" w:hAnsi="Times New Roman" w:cs="Times New Roman"/>
          <w:sz w:val="24"/>
          <w:szCs w:val="24"/>
        </w:rPr>
        <w:t xml:space="preserve"> or free</w:t>
      </w:r>
      <w:r w:rsidR="00AB43AE" w:rsidRPr="00C30527">
        <w:rPr>
          <w:rFonts w:ascii="Times New Roman" w:hAnsi="Times New Roman" w:cs="Times New Roman"/>
          <w:sz w:val="24"/>
          <w:szCs w:val="24"/>
        </w:rPr>
        <w:t>-</w:t>
      </w:r>
      <w:r w:rsidR="004354DA" w:rsidRPr="00C30527">
        <w:rPr>
          <w:rFonts w:ascii="Times New Roman" w:hAnsi="Times New Roman" w:cs="Times New Roman"/>
          <w:sz w:val="24"/>
          <w:szCs w:val="24"/>
        </w:rPr>
        <w:t>flow travel times</w:t>
      </w:r>
      <w:r w:rsidR="005507A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04320" w:rsidRPr="00C30527">
        <w:rPr>
          <w:rFonts w:ascii="Times New Roman" w:hAnsi="Times New Roman" w:cs="Times New Roman"/>
          <w:sz w:val="24"/>
          <w:szCs w:val="24"/>
        </w:rPr>
        <w:t>caused by</w:t>
      </w:r>
      <w:r w:rsidR="005507A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20359" w:rsidRPr="00C30527">
        <w:rPr>
          <w:rFonts w:ascii="Times New Roman" w:hAnsi="Times New Roman" w:cs="Times New Roman"/>
          <w:sz w:val="24"/>
          <w:szCs w:val="24"/>
        </w:rPr>
        <w:t xml:space="preserve">disruptions to the network such as </w:t>
      </w:r>
      <w:r w:rsidR="005507A0" w:rsidRPr="00C30527">
        <w:rPr>
          <w:rFonts w:ascii="Times New Roman" w:hAnsi="Times New Roman" w:cs="Times New Roman"/>
          <w:sz w:val="24"/>
          <w:szCs w:val="24"/>
        </w:rPr>
        <w:t xml:space="preserve">accidents, road maintenance, weather, </w:t>
      </w:r>
      <w:r w:rsidR="004354DA" w:rsidRPr="00C30527">
        <w:rPr>
          <w:rFonts w:ascii="Times New Roman" w:hAnsi="Times New Roman" w:cs="Times New Roman"/>
          <w:sz w:val="24"/>
          <w:szCs w:val="24"/>
        </w:rPr>
        <w:t>and traffic management and control (</w:t>
      </w:r>
      <w:r w:rsidR="00FC05D0" w:rsidRPr="00C30527">
        <w:rPr>
          <w:rFonts w:ascii="Times New Roman" w:hAnsi="Times New Roman" w:cs="Times New Roman"/>
          <w:sz w:val="24"/>
          <w:szCs w:val="24"/>
        </w:rPr>
        <w:t xml:space="preserve">Lo et al., 2006; </w:t>
      </w:r>
      <w:r w:rsidR="004354DA" w:rsidRPr="00C30527">
        <w:rPr>
          <w:rFonts w:ascii="Times New Roman" w:hAnsi="Times New Roman" w:cs="Times New Roman"/>
          <w:sz w:val="24"/>
          <w:szCs w:val="24"/>
        </w:rPr>
        <w:t>Chen and Zhou, 2010)</w:t>
      </w:r>
      <w:r w:rsidR="005507A0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EF5A6E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5507A0" w:rsidRPr="00C30527">
        <w:rPr>
          <w:rFonts w:ascii="Times New Roman" w:hAnsi="Times New Roman" w:cs="Times New Roman"/>
          <w:sz w:val="24"/>
          <w:szCs w:val="24"/>
        </w:rPr>
        <w:t>classical approach</w:t>
      </w:r>
      <w:r w:rsidR="00EF5A6E" w:rsidRPr="00C30527">
        <w:rPr>
          <w:rFonts w:ascii="Times New Roman" w:hAnsi="Times New Roman" w:cs="Times New Roman"/>
          <w:sz w:val="24"/>
          <w:szCs w:val="24"/>
        </w:rPr>
        <w:t xml:space="preserve"> to capturing supply uncertainty in a network model</w:t>
      </w:r>
      <w:r w:rsidR="005507A0" w:rsidRPr="00C30527">
        <w:rPr>
          <w:rFonts w:ascii="Times New Roman" w:hAnsi="Times New Roman" w:cs="Times New Roman"/>
          <w:sz w:val="24"/>
          <w:szCs w:val="24"/>
        </w:rPr>
        <w:t xml:space="preserve"> is to </w:t>
      </w:r>
      <w:r w:rsidRPr="00C30527">
        <w:rPr>
          <w:rFonts w:ascii="Times New Roman" w:hAnsi="Times New Roman" w:cs="Times New Roman"/>
          <w:sz w:val="24"/>
          <w:szCs w:val="24"/>
        </w:rPr>
        <w:t xml:space="preserve">assume that </w:t>
      </w:r>
      <w:r w:rsidR="00620359" w:rsidRPr="00C30527">
        <w:rPr>
          <w:rFonts w:ascii="Times New Roman" w:hAnsi="Times New Roman" w:cs="Times New Roman"/>
          <w:sz w:val="24"/>
          <w:szCs w:val="24"/>
        </w:rPr>
        <w:t>each</w:t>
      </w:r>
      <w:r w:rsidRPr="00C30527">
        <w:rPr>
          <w:rFonts w:ascii="Times New Roman" w:hAnsi="Times New Roman" w:cs="Times New Roman"/>
          <w:sz w:val="24"/>
          <w:szCs w:val="24"/>
        </w:rPr>
        <w:t xml:space="preserve"> link capacity</w:t>
      </w:r>
      <w:r w:rsidR="00741C02" w:rsidRPr="00C30527">
        <w:rPr>
          <w:rFonts w:ascii="Times New Roman" w:hAnsi="Times New Roman" w:cs="Times New Roman"/>
          <w:sz w:val="24"/>
          <w:szCs w:val="24"/>
        </w:rPr>
        <w:t xml:space="preserve"> or free</w:t>
      </w:r>
      <w:r w:rsidR="008E34A5" w:rsidRPr="00C30527">
        <w:rPr>
          <w:rFonts w:ascii="Times New Roman" w:hAnsi="Times New Roman" w:cs="Times New Roman"/>
          <w:sz w:val="24"/>
          <w:szCs w:val="24"/>
        </w:rPr>
        <w:t>-</w:t>
      </w:r>
      <w:r w:rsidR="00741C02" w:rsidRPr="00C30527">
        <w:rPr>
          <w:rFonts w:ascii="Times New Roman" w:hAnsi="Times New Roman" w:cs="Times New Roman"/>
          <w:sz w:val="24"/>
          <w:szCs w:val="24"/>
        </w:rPr>
        <w:t>flow travel time</w:t>
      </w:r>
      <w:r w:rsidRPr="00C30527">
        <w:rPr>
          <w:rFonts w:ascii="Times New Roman" w:hAnsi="Times New Roman" w:cs="Times New Roman"/>
          <w:sz w:val="24"/>
          <w:szCs w:val="24"/>
        </w:rPr>
        <w:t xml:space="preserve"> follows a certain distribution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="00EF5A6E" w:rsidRPr="00C30527">
        <w:rPr>
          <w:rFonts w:ascii="Times New Roman" w:hAnsi="Times New Roman" w:cs="Times New Roman"/>
          <w:sz w:val="24"/>
          <w:szCs w:val="24"/>
        </w:rPr>
        <w:t xml:space="preserve">that </w:t>
      </w:r>
      <w:r w:rsidRPr="00C30527">
        <w:rPr>
          <w:rFonts w:ascii="Times New Roman" w:hAnsi="Times New Roman" w:cs="Times New Roman" w:hint="eastAsia"/>
          <w:sz w:val="24"/>
          <w:szCs w:val="24"/>
        </w:rPr>
        <w:t>the</w:t>
      </w:r>
      <w:r w:rsidRPr="00C30527">
        <w:rPr>
          <w:rFonts w:ascii="Times New Roman" w:hAnsi="Times New Roman" w:cs="Times New Roman"/>
          <w:sz w:val="24"/>
          <w:szCs w:val="24"/>
        </w:rPr>
        <w:t xml:space="preserve"> link travel time </w:t>
      </w:r>
      <w:r w:rsidR="00620359" w:rsidRPr="00C30527">
        <w:rPr>
          <w:rFonts w:ascii="Times New Roman" w:hAnsi="Times New Roman" w:cs="Times New Roman"/>
          <w:sz w:val="24"/>
          <w:szCs w:val="24"/>
        </w:rPr>
        <w:t>distribution</w:t>
      </w:r>
      <w:r w:rsidRPr="00C30527">
        <w:rPr>
          <w:rFonts w:ascii="Times New Roman" w:hAnsi="Times New Roman" w:cs="Times New Roman"/>
          <w:sz w:val="24"/>
          <w:szCs w:val="24"/>
        </w:rPr>
        <w:t xml:space="preserve"> can be </w:t>
      </w:r>
      <w:r w:rsidRPr="00C30527">
        <w:rPr>
          <w:rFonts w:ascii="Times New Roman" w:hAnsi="Times New Roman" w:cs="Times New Roman" w:hint="eastAsia"/>
          <w:sz w:val="24"/>
          <w:szCs w:val="24"/>
        </w:rPr>
        <w:t>derived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  <w:r w:rsidR="00A83467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06695" w:rsidRPr="00C30527">
        <w:rPr>
          <w:rFonts w:ascii="Times New Roman" w:hAnsi="Times New Roman" w:cs="Times New Roman"/>
          <w:sz w:val="24"/>
          <w:szCs w:val="24"/>
        </w:rPr>
        <w:t xml:space="preserve">Because </w:t>
      </w:r>
      <w:r w:rsidR="00741C02" w:rsidRPr="00C30527">
        <w:rPr>
          <w:rFonts w:ascii="Times New Roman" w:hAnsi="Times New Roman" w:cs="Times New Roman"/>
          <w:sz w:val="24"/>
          <w:szCs w:val="24"/>
        </w:rPr>
        <w:t>a</w:t>
      </w:r>
      <w:r w:rsidR="00A83467" w:rsidRPr="00C30527">
        <w:rPr>
          <w:rFonts w:ascii="Times New Roman" w:hAnsi="Times New Roman" w:cs="Times New Roman"/>
          <w:sz w:val="24"/>
          <w:szCs w:val="24"/>
        </w:rPr>
        <w:t xml:space="preserve"> link capacity</w:t>
      </w:r>
      <w:r w:rsidR="00741C02" w:rsidRPr="00C30527">
        <w:rPr>
          <w:rFonts w:ascii="Times New Roman" w:hAnsi="Times New Roman" w:cs="Times New Roman"/>
          <w:sz w:val="24"/>
          <w:szCs w:val="24"/>
        </w:rPr>
        <w:t xml:space="preserve"> or free</w:t>
      </w:r>
      <w:r w:rsidR="00AB43AE" w:rsidRPr="00C30527">
        <w:rPr>
          <w:rFonts w:ascii="Times New Roman" w:hAnsi="Times New Roman" w:cs="Times New Roman"/>
          <w:sz w:val="24"/>
          <w:szCs w:val="24"/>
        </w:rPr>
        <w:t>-</w:t>
      </w:r>
      <w:r w:rsidR="00741C02" w:rsidRPr="00C30527">
        <w:rPr>
          <w:rFonts w:ascii="Times New Roman" w:hAnsi="Times New Roman" w:cs="Times New Roman"/>
          <w:sz w:val="24"/>
          <w:szCs w:val="24"/>
        </w:rPr>
        <w:t>flow travel time</w:t>
      </w:r>
      <w:r w:rsidR="00A83467" w:rsidRPr="00C30527">
        <w:rPr>
          <w:rFonts w:ascii="Times New Roman" w:hAnsi="Times New Roman" w:cs="Times New Roman"/>
          <w:sz w:val="24"/>
          <w:szCs w:val="24"/>
        </w:rPr>
        <w:t xml:space="preserve"> variation leads to </w:t>
      </w:r>
      <w:r w:rsidR="002B3046" w:rsidRPr="00C30527">
        <w:rPr>
          <w:rFonts w:ascii="Times New Roman" w:hAnsi="Times New Roman" w:cs="Times New Roman"/>
          <w:sz w:val="24"/>
          <w:szCs w:val="24"/>
        </w:rPr>
        <w:t xml:space="preserve">a </w:t>
      </w:r>
      <w:r w:rsidR="00B04320" w:rsidRPr="00C30527">
        <w:rPr>
          <w:rFonts w:ascii="Times New Roman" w:hAnsi="Times New Roman" w:cs="Times New Roman"/>
          <w:sz w:val="24"/>
          <w:szCs w:val="24"/>
        </w:rPr>
        <w:t xml:space="preserve">variation in </w:t>
      </w:r>
      <w:r w:rsidR="00741C02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A83467" w:rsidRPr="00C30527">
        <w:rPr>
          <w:rFonts w:ascii="Times New Roman" w:hAnsi="Times New Roman" w:cs="Times New Roman"/>
          <w:sz w:val="24"/>
          <w:szCs w:val="24"/>
        </w:rPr>
        <w:t xml:space="preserve">link travel time, an alternative approach is to </w:t>
      </w:r>
      <w:r w:rsidR="00D502C8" w:rsidRPr="00C30527">
        <w:rPr>
          <w:rFonts w:ascii="Times New Roman" w:hAnsi="Times New Roman" w:cs="Times New Roman"/>
          <w:sz w:val="24"/>
          <w:szCs w:val="24"/>
        </w:rPr>
        <w:t xml:space="preserve">focus </w:t>
      </w:r>
      <w:r w:rsidR="00B04320" w:rsidRPr="00C30527">
        <w:rPr>
          <w:rFonts w:ascii="Times New Roman" w:hAnsi="Times New Roman" w:cs="Times New Roman"/>
          <w:sz w:val="24"/>
          <w:szCs w:val="24"/>
        </w:rPr>
        <w:t xml:space="preserve">directly </w:t>
      </w:r>
      <w:r w:rsidR="00D502C8" w:rsidRPr="00C30527">
        <w:rPr>
          <w:rFonts w:ascii="Times New Roman" w:hAnsi="Times New Roman" w:cs="Times New Roman"/>
          <w:sz w:val="24"/>
          <w:szCs w:val="24"/>
        </w:rPr>
        <w:t xml:space="preserve">on </w:t>
      </w:r>
      <w:r w:rsidR="009E234C" w:rsidRPr="00C30527">
        <w:rPr>
          <w:rFonts w:ascii="Times New Roman" w:hAnsi="Times New Roman" w:cs="Times New Roman"/>
          <w:sz w:val="24"/>
          <w:szCs w:val="24"/>
        </w:rPr>
        <w:t>modeling</w:t>
      </w:r>
      <w:r w:rsidR="00E951D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D502C8" w:rsidRPr="00C30527">
        <w:rPr>
          <w:rFonts w:ascii="Times New Roman" w:hAnsi="Times New Roman" w:cs="Times New Roman"/>
          <w:sz w:val="24"/>
          <w:szCs w:val="24"/>
        </w:rPr>
        <w:t>travel time variation</w:t>
      </w:r>
      <w:r w:rsidR="00741C02" w:rsidRPr="00C30527">
        <w:rPr>
          <w:rFonts w:ascii="Times New Roman" w:hAnsi="Times New Roman" w:cs="Times New Roman"/>
          <w:sz w:val="24"/>
          <w:szCs w:val="24"/>
        </w:rPr>
        <w:t>s</w:t>
      </w:r>
      <w:r w:rsidR="002F1E2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951DF" w:rsidRPr="00C30527">
        <w:rPr>
          <w:rFonts w:ascii="Times New Roman" w:hAnsi="Times New Roman" w:cs="Times New Roman"/>
          <w:sz w:val="24"/>
          <w:szCs w:val="24"/>
        </w:rPr>
        <w:t xml:space="preserve">due to supply uncertainty </w:t>
      </w:r>
      <w:r w:rsidR="002F1E20" w:rsidRPr="00C30527">
        <w:rPr>
          <w:rFonts w:ascii="Times New Roman" w:hAnsi="Times New Roman" w:cs="Times New Roman"/>
          <w:sz w:val="24"/>
          <w:szCs w:val="24"/>
        </w:rPr>
        <w:t xml:space="preserve">(e.g., Ng </w:t>
      </w:r>
      <w:r w:rsidR="00E90BFB"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r w:rsidR="005620E0" w:rsidRPr="00C30527">
        <w:rPr>
          <w:rFonts w:ascii="Times New Roman" w:hAnsi="Times New Roman" w:cs="Times New Roman"/>
          <w:sz w:val="24"/>
          <w:szCs w:val="24"/>
        </w:rPr>
        <w:t>Waller</w:t>
      </w:r>
      <w:r w:rsidR="002F1E20" w:rsidRPr="00C30527">
        <w:rPr>
          <w:rFonts w:ascii="Times New Roman" w:hAnsi="Times New Roman" w:cs="Times New Roman"/>
          <w:sz w:val="24"/>
          <w:szCs w:val="24"/>
        </w:rPr>
        <w:t>, 20</w:t>
      </w:r>
      <w:r w:rsidR="005620E0" w:rsidRPr="00C30527">
        <w:rPr>
          <w:rFonts w:ascii="Times New Roman" w:hAnsi="Times New Roman" w:cs="Times New Roman"/>
          <w:sz w:val="24"/>
          <w:szCs w:val="24"/>
        </w:rPr>
        <w:t>09</w:t>
      </w:r>
      <w:r w:rsidR="00506695" w:rsidRPr="00C30527">
        <w:rPr>
          <w:rFonts w:ascii="Times New Roman" w:hAnsi="Times New Roman" w:cs="Times New Roman"/>
          <w:sz w:val="24"/>
          <w:szCs w:val="24"/>
        </w:rPr>
        <w:t>;</w:t>
      </w:r>
      <w:r w:rsidR="005620E0" w:rsidRPr="00C30527">
        <w:rPr>
          <w:rFonts w:ascii="Times New Roman" w:hAnsi="Times New Roman" w:cs="Times New Roman"/>
          <w:sz w:val="24"/>
          <w:szCs w:val="24"/>
        </w:rPr>
        <w:t xml:space="preserve"> Chen and Zhou, 2010</w:t>
      </w:r>
      <w:r w:rsidR="002F1E20" w:rsidRPr="00C30527">
        <w:rPr>
          <w:rFonts w:ascii="Times New Roman" w:hAnsi="Times New Roman" w:cs="Times New Roman"/>
          <w:sz w:val="24"/>
          <w:szCs w:val="24"/>
        </w:rPr>
        <w:t>)</w:t>
      </w:r>
      <w:r w:rsidR="00D502C8" w:rsidRPr="00C30527">
        <w:rPr>
          <w:rFonts w:ascii="Times New Roman" w:hAnsi="Times New Roman" w:cs="Times New Roman"/>
          <w:sz w:val="24"/>
          <w:szCs w:val="24"/>
        </w:rPr>
        <w:t>.</w:t>
      </w:r>
    </w:p>
    <w:p w:rsidR="00166C95" w:rsidRPr="00C30527" w:rsidRDefault="000638C4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Denote </w:t>
      </w:r>
      <w:r w:rsidR="009B0A1E" w:rsidRPr="00C30527">
        <w:rPr>
          <w:rFonts w:ascii="Times New Roman" w:hAnsi="Times New Roman" w:cs="Times New Roman"/>
          <w:sz w:val="24"/>
          <w:szCs w:val="24"/>
        </w:rPr>
        <w:t xml:space="preserve">the random variable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73084814" wp14:editId="1FC221B3">
            <wp:extent cx="152400" cy="228600"/>
            <wp:effectExtent l="0" t="0" r="0" b="0"/>
            <wp:docPr id="57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as</w:t>
      </w:r>
      <w:r w:rsidR="00347333"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r w:rsidR="00347333" w:rsidRPr="00C30527">
        <w:rPr>
          <w:rFonts w:ascii="Times New Roman" w:hAnsi="Times New Roman" w:cs="Times New Roman"/>
          <w:i/>
          <w:sz w:val="24"/>
          <w:szCs w:val="24"/>
        </w:rPr>
        <w:t>actual</w:t>
      </w:r>
      <w:r w:rsidR="00347333" w:rsidRPr="00C30527">
        <w:rPr>
          <w:rFonts w:ascii="Times New Roman" w:hAnsi="Times New Roman" w:cs="Times New Roman"/>
          <w:sz w:val="24"/>
          <w:szCs w:val="24"/>
        </w:rPr>
        <w:t xml:space="preserve"> travel time </w:t>
      </w:r>
      <w:r w:rsidR="003F4FC4" w:rsidRPr="00C30527">
        <w:rPr>
          <w:rFonts w:ascii="Times New Roman" w:hAnsi="Times New Roman" w:cs="Times New Roman"/>
          <w:sz w:val="24"/>
          <w:szCs w:val="24"/>
        </w:rPr>
        <w:t>on</w:t>
      </w:r>
      <w:r w:rsidR="00347333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47333" w:rsidRPr="00C30527">
        <w:rPr>
          <w:rFonts w:ascii="Times New Roman" w:hAnsi="Times New Roman" w:cs="Times New Roman"/>
          <w:sz w:val="24"/>
          <w:szCs w:val="24"/>
        </w:rPr>
        <w:t xml:space="preserve">link </w:t>
      </w:r>
      <w:proofErr w:type="gramEnd"/>
      <w:r w:rsidR="002522EC"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7593A25F" wp14:editId="3BC90841">
            <wp:extent cx="142875" cy="142875"/>
            <wp:effectExtent l="0" t="0" r="9525" b="9525"/>
            <wp:docPr id="57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A6E" w:rsidRPr="00C30527">
        <w:rPr>
          <w:rFonts w:ascii="Times New Roman" w:hAnsi="Times New Roman" w:cs="Times New Roman"/>
          <w:sz w:val="24"/>
          <w:szCs w:val="24"/>
        </w:rPr>
        <w:t>. I</w:t>
      </w:r>
      <w:r w:rsidR="00347333" w:rsidRPr="00C30527">
        <w:rPr>
          <w:rFonts w:ascii="Times New Roman" w:hAnsi="Times New Roman" w:cs="Times New Roman"/>
          <w:sz w:val="24"/>
          <w:szCs w:val="24"/>
        </w:rPr>
        <w:t>t is</w:t>
      </w:r>
      <w:r w:rsidRPr="00C30527">
        <w:rPr>
          <w:rFonts w:ascii="Times New Roman" w:hAnsi="Times New Roman" w:cs="Times New Roman"/>
          <w:sz w:val="24"/>
          <w:szCs w:val="24"/>
        </w:rPr>
        <w:t xml:space="preserve"> defined as</w:t>
      </w:r>
      <w:r w:rsidR="00EF5A6E" w:rsidRPr="00C30527">
        <w:rPr>
          <w:rFonts w:ascii="Times New Roman" w:hAnsi="Times New Roman" w:cs="Times New Roman"/>
          <w:sz w:val="24"/>
          <w:szCs w:val="24"/>
        </w:rPr>
        <w:t xml:space="preserve"> follows</w:t>
      </w:r>
      <w:r w:rsidR="00347333" w:rsidRPr="00C30527">
        <w:rPr>
          <w:rFonts w:ascii="Times New Roman" w:hAnsi="Times New Roman" w:cs="Times New Roman"/>
          <w:sz w:val="24"/>
          <w:szCs w:val="24"/>
        </w:rPr>
        <w:t>:</w:t>
      </w:r>
    </w:p>
    <w:p w:rsidR="00166C95" w:rsidRPr="00C30527" w:rsidRDefault="00166C95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137" w:firstLine="329"/>
      </w:pPr>
      <w:r w:rsidRPr="00C30527">
        <w:tab/>
      </w:r>
      <w:r w:rsidR="00FE676D" w:rsidRPr="00C30527">
        <w:rPr>
          <w:position w:val="-12"/>
        </w:rPr>
        <w:object w:dxaOrig="2180" w:dyaOrig="360" w14:anchorId="467B9DFF">
          <v:shape id="_x0000_i1045" type="#_x0000_t75" style="width:110.05pt;height:19.25pt" o:ole="">
            <v:imagedata r:id="rId80" o:title=""/>
          </v:shape>
          <o:OLEObject Type="Embed" ProgID="Equation.DSMT4" ShapeID="_x0000_i1045" DrawAspect="Content" ObjectID="_1486165250" r:id="rId81"/>
        </w:objec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6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A637D9" w:rsidRPr="00C30527" w:rsidRDefault="00EF5A6E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="00166C9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A637D9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object w:dxaOrig="580" w:dyaOrig="360" w14:anchorId="0F691A14">
          <v:shape id="_x0000_i1046" type="#_x0000_t75" style="width:29.4pt;height:18.1pt" o:ole="">
            <v:imagedata r:id="rId82" o:title=""/>
          </v:shape>
          <o:OLEObject Type="Embed" ProgID="Equation.DSMT4" ShapeID="_x0000_i1046" DrawAspect="Content" ObjectID="_1486165251" r:id="rId83"/>
        </w:object>
      </w:r>
      <w:r w:rsidR="00166C9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1462BD" w:rsidRPr="00C30527">
        <w:rPr>
          <w:rFonts w:ascii="Times New Roman" w:hAnsi="Times New Roman" w:cs="Times New Roman"/>
          <w:sz w:val="24"/>
          <w:szCs w:val="24"/>
        </w:rPr>
        <w:t xml:space="preserve">is </w:t>
      </w:r>
      <w:r w:rsidR="00E57FF6" w:rsidRPr="00C30527">
        <w:rPr>
          <w:rFonts w:ascii="Times New Roman" w:hAnsi="Times New Roman" w:cs="Times New Roman"/>
          <w:sz w:val="24"/>
          <w:szCs w:val="24"/>
        </w:rPr>
        <w:t>a deterministic</w:t>
      </w:r>
      <w:r w:rsidR="009227A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166C95" w:rsidRPr="00C30527">
        <w:rPr>
          <w:rFonts w:ascii="Times New Roman" w:hAnsi="Times New Roman" w:cs="Times New Roman"/>
          <w:sz w:val="24"/>
          <w:szCs w:val="24"/>
        </w:rPr>
        <w:t xml:space="preserve">travel time </w:t>
      </w:r>
      <w:r w:rsidR="005B0F9F" w:rsidRPr="00C30527">
        <w:rPr>
          <w:rFonts w:ascii="Times New Roman" w:hAnsi="Times New Roman" w:cs="Times New Roman"/>
          <w:sz w:val="24"/>
          <w:szCs w:val="24"/>
        </w:rPr>
        <w:t xml:space="preserve">on link </w:t>
      </w:r>
      <w:del w:id="33" w:author="Dept. of Civil Engg." w:date="2014-12-28T00:21:00Z">
        <w:r w:rsidR="00367C5B" w:rsidRPr="00C30527" w:rsidDel="00922BE8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r w:rsidR="00367C5B" w:rsidRPr="00C30527">
        <w:rPr>
          <w:rFonts w:ascii="Times New Roman" w:hAnsi="Times New Roman" w:cs="Times New Roman"/>
          <w:i/>
          <w:sz w:val="24"/>
          <w:szCs w:val="24"/>
        </w:rPr>
        <w:t>predicted by a link performance function</w:t>
      </w:r>
      <w:r w:rsidR="00506695" w:rsidRPr="00C30527">
        <w:rPr>
          <w:rFonts w:ascii="Times New Roman" w:hAnsi="Times New Roman" w:cs="Times New Roman"/>
          <w:sz w:val="24"/>
          <w:szCs w:val="24"/>
        </w:rPr>
        <w:t>,</w:t>
      </w:r>
      <w:r w:rsidR="005B0F9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166C95"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A4E7544" wp14:editId="1EF56867">
            <wp:extent cx="142875" cy="228600"/>
            <wp:effectExtent l="0" t="0" r="9525" b="0"/>
            <wp:docPr id="56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C9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152535" w:rsidRPr="00C30527">
        <w:rPr>
          <w:rFonts w:ascii="Times New Roman" w:hAnsi="Times New Roman" w:cs="Times New Roman"/>
          <w:sz w:val="24"/>
          <w:szCs w:val="24"/>
        </w:rPr>
        <w:t xml:space="preserve">is </w:t>
      </w:r>
      <w:r w:rsidR="009219FE" w:rsidRPr="00C30527">
        <w:rPr>
          <w:rFonts w:ascii="Times New Roman" w:hAnsi="Times New Roman" w:cs="Times New Roman"/>
          <w:sz w:val="24"/>
          <w:szCs w:val="24"/>
        </w:rPr>
        <w:t>the</w:t>
      </w:r>
      <w:r w:rsidR="000638C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57FF6" w:rsidRPr="00C30527">
        <w:rPr>
          <w:rFonts w:ascii="Times New Roman" w:hAnsi="Times New Roman" w:cs="Times New Roman"/>
          <w:sz w:val="24"/>
          <w:szCs w:val="24"/>
        </w:rPr>
        <w:t xml:space="preserve">random </w:t>
      </w:r>
      <w:r w:rsidR="00166C95" w:rsidRPr="00C30527">
        <w:rPr>
          <w:rFonts w:ascii="Times New Roman" w:hAnsi="Times New Roman" w:cs="Times New Roman"/>
          <w:sz w:val="24"/>
          <w:szCs w:val="24"/>
        </w:rPr>
        <w:t xml:space="preserve">error between the </w:t>
      </w:r>
      <w:r w:rsidR="00166C95" w:rsidRPr="00C30527">
        <w:rPr>
          <w:rFonts w:ascii="Times New Roman" w:hAnsi="Times New Roman" w:cs="Times New Roman"/>
          <w:i/>
          <w:sz w:val="24"/>
          <w:szCs w:val="24"/>
        </w:rPr>
        <w:t>actual</w:t>
      </w:r>
      <w:r w:rsidR="00166C95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042A6E" w:rsidRPr="00C30527">
        <w:rPr>
          <w:rFonts w:ascii="Times New Roman" w:hAnsi="Times New Roman" w:cs="Times New Roman"/>
          <w:sz w:val="24"/>
          <w:szCs w:val="24"/>
        </w:rPr>
        <w:t>predicted</w:t>
      </w:r>
      <w:r w:rsidR="00166C95" w:rsidRPr="00C30527">
        <w:rPr>
          <w:rFonts w:ascii="Times New Roman" w:hAnsi="Times New Roman" w:cs="Times New Roman" w:hint="eastAsia"/>
          <w:sz w:val="24"/>
          <w:szCs w:val="24"/>
        </w:rPr>
        <w:t xml:space="preserve"> link</w:t>
      </w:r>
      <w:r w:rsidR="00166C95" w:rsidRPr="00C30527">
        <w:rPr>
          <w:rFonts w:ascii="Times New Roman" w:hAnsi="Times New Roman" w:cs="Times New Roman"/>
          <w:sz w:val="24"/>
          <w:szCs w:val="24"/>
        </w:rPr>
        <w:t xml:space="preserve"> travel time</w:t>
      </w:r>
      <w:r w:rsidR="00EF5E04" w:rsidRPr="00C30527">
        <w:rPr>
          <w:rFonts w:ascii="Times New Roman" w:hAnsi="Times New Roman" w:cs="Times New Roman"/>
          <w:sz w:val="24"/>
          <w:szCs w:val="24"/>
        </w:rPr>
        <w:t>s</w:t>
      </w:r>
      <w:r w:rsidR="00166C95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877BD4" w:rsidRPr="00C30527">
        <w:rPr>
          <w:rFonts w:ascii="Times New Roman" w:hAnsi="Times New Roman" w:cs="Times New Roman"/>
          <w:sz w:val="24"/>
          <w:szCs w:val="24"/>
        </w:rPr>
        <w:t xml:space="preserve">The expectation of the error term is null, i.e., </w:t>
      </w:r>
      <w:r w:rsidR="00877BD4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47B301D2" wp14:editId="3959BD4A">
            <wp:extent cx="638175" cy="228600"/>
            <wp:effectExtent l="0" t="0" r="9525" b="0"/>
            <wp:docPr id="135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7BD4" w:rsidRPr="00C30527">
        <w:rPr>
          <w:rFonts w:ascii="Times New Roman" w:hAnsi="Times New Roman" w:cs="Times New Roman" w:hint="eastAsia"/>
          <w:position w:val="-12"/>
          <w:sz w:val="24"/>
          <w:szCs w:val="24"/>
        </w:rPr>
        <w:t xml:space="preserve"> </w:t>
      </w:r>
      <w:r w:rsidR="00877BD4" w:rsidRPr="00C30527">
        <w:rPr>
          <w:rFonts w:ascii="Times New Roman" w:hAnsi="Times New Roman" w:cs="Times New Roman" w:hint="eastAsia"/>
          <w:sz w:val="24"/>
          <w:szCs w:val="24"/>
        </w:rPr>
        <w:t>(e.g., Ng and Waller, 2009a)</w:t>
      </w:r>
      <w:r w:rsidR="00667377" w:rsidRPr="00C30527">
        <w:rPr>
          <w:rFonts w:ascii="Times New Roman" w:hAnsi="Times New Roman" w:cs="Times New Roman"/>
          <w:sz w:val="24"/>
          <w:szCs w:val="24"/>
        </w:rPr>
        <w:t>,</w:t>
      </w:r>
      <w:r w:rsidR="00162311" w:rsidRPr="00C30527">
        <w:rPr>
          <w:rFonts w:ascii="Times New Roman" w:hAnsi="Times New Roman" w:cs="Times New Roman"/>
          <w:sz w:val="24"/>
          <w:szCs w:val="24"/>
        </w:rPr>
        <w:t xml:space="preserve"> implying</w:t>
      </w:r>
      <w:r w:rsidR="00667377" w:rsidRPr="00C30527">
        <w:rPr>
          <w:rFonts w:ascii="Times New Roman" w:hAnsi="Times New Roman" w:cs="Times New Roman"/>
          <w:sz w:val="24"/>
          <w:szCs w:val="24"/>
        </w:rPr>
        <w:t xml:space="preserve"> that</w:t>
      </w:r>
      <w:r w:rsidR="0016231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162311" w:rsidRPr="00C30527">
        <w:rPr>
          <w:noProof/>
          <w:position w:val="-12"/>
        </w:rPr>
        <w:drawing>
          <wp:inline distT="0" distB="0" distL="0" distR="0" wp14:anchorId="42BF9E38" wp14:editId="4C25981E">
            <wp:extent cx="1257300" cy="228600"/>
            <wp:effectExtent l="0" t="0" r="0" b="0"/>
            <wp:docPr id="13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FB1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63CE7" w:rsidRPr="00C30527">
        <w:rPr>
          <w:rFonts w:ascii="Times New Roman" w:hAnsi="Times New Roman" w:cs="Times New Roman"/>
          <w:iCs/>
          <w:kern w:val="0"/>
          <w:sz w:val="24"/>
        </w:rPr>
        <w:t>The</w:t>
      </w:r>
      <w:proofErr w:type="gramEnd"/>
      <w:r w:rsidR="00663CE7" w:rsidRPr="00C30527">
        <w:rPr>
          <w:rFonts w:ascii="Times New Roman" w:hAnsi="Times New Roman" w:cs="Times New Roman"/>
          <w:i/>
          <w:iCs/>
          <w:kern w:val="0"/>
          <w:sz w:val="24"/>
        </w:rPr>
        <w:t xml:space="preserve"> </w:t>
      </w:r>
      <w:r w:rsidR="00E57FF6" w:rsidRPr="00C30527">
        <w:rPr>
          <w:rFonts w:ascii="Times New Roman" w:hAnsi="Times New Roman" w:cs="Times New Roman"/>
          <w:iCs/>
          <w:kern w:val="0"/>
          <w:sz w:val="24"/>
        </w:rPr>
        <w:t>random error</w:t>
      </w:r>
      <w:r w:rsidR="00663CE7" w:rsidRPr="00C30527">
        <w:rPr>
          <w:rFonts w:ascii="Times New Roman" w:hAnsi="Times New Roman" w:cs="Times New Roman"/>
          <w:i/>
          <w:iCs/>
          <w:kern w:val="0"/>
          <w:sz w:val="24"/>
        </w:rPr>
        <w:t xml:space="preserve"> </w:t>
      </w:r>
      <w:r w:rsidR="00663CE7" w:rsidRPr="00C30527">
        <w:rPr>
          <w:rFonts w:ascii="Times New Roman" w:hAnsi="Times New Roman" w:cs="Times New Roman"/>
          <w:i/>
          <w:iCs/>
          <w:kern w:val="0"/>
          <w:position w:val="-12"/>
          <w:sz w:val="24"/>
        </w:rPr>
        <w:object w:dxaOrig="260" w:dyaOrig="360" w14:anchorId="2BE951CD">
          <v:shape id="_x0000_i1047" type="#_x0000_t75" style="width:12.45pt;height:16.2pt" o:ole="">
            <v:imagedata r:id="rId87" o:title=""/>
          </v:shape>
          <o:OLEObject Type="Embed" ProgID="Equation.DSMT4" ShapeID="_x0000_i1047" DrawAspect="Content" ObjectID="_1486165252" r:id="rId88"/>
        </w:object>
      </w:r>
      <w:r w:rsidR="00663CE7" w:rsidRPr="00C30527">
        <w:rPr>
          <w:rFonts w:ascii="Times New Roman" w:hAnsi="Times New Roman" w:cs="Times New Roman"/>
          <w:i/>
          <w:iCs/>
          <w:kern w:val="0"/>
          <w:sz w:val="24"/>
        </w:rPr>
        <w:t xml:space="preserve"> </w:t>
      </w:r>
      <w:r w:rsidR="00663CE7" w:rsidRPr="00C30527">
        <w:rPr>
          <w:rFonts w:ascii="Times New Roman" w:hAnsi="Times New Roman" w:cs="Times New Roman"/>
          <w:iCs/>
          <w:kern w:val="0"/>
          <w:sz w:val="24"/>
        </w:rPr>
        <w:t xml:space="preserve"> capture</w:t>
      </w:r>
      <w:r w:rsidR="007E23C6" w:rsidRPr="00C30527">
        <w:rPr>
          <w:rFonts w:ascii="Times New Roman" w:hAnsi="Times New Roman" w:cs="Times New Roman"/>
          <w:iCs/>
          <w:kern w:val="0"/>
          <w:sz w:val="24"/>
        </w:rPr>
        <w:t>s</w:t>
      </w:r>
      <w:r w:rsidR="00663CE7" w:rsidRPr="00C30527">
        <w:rPr>
          <w:rFonts w:ascii="Times New Roman" w:hAnsi="Times New Roman" w:cs="Times New Roman"/>
          <w:iCs/>
          <w:kern w:val="0"/>
          <w:sz w:val="24"/>
        </w:rPr>
        <w:t xml:space="preserve"> the effect of supply uncertainty </w:t>
      </w:r>
      <w:r w:rsidR="007315A3" w:rsidRPr="00C30527">
        <w:rPr>
          <w:rFonts w:ascii="Times New Roman" w:hAnsi="Times New Roman" w:cs="Times New Roman"/>
          <w:iCs/>
          <w:kern w:val="0"/>
          <w:sz w:val="24"/>
        </w:rPr>
        <w:t>on the</w:t>
      </w:r>
      <w:r w:rsidR="00663CE7" w:rsidRPr="00C30527">
        <w:rPr>
          <w:rFonts w:ascii="Times New Roman" w:hAnsi="Times New Roman" w:cs="Times New Roman"/>
          <w:iCs/>
          <w:kern w:val="0"/>
          <w:sz w:val="24"/>
        </w:rPr>
        <w:t xml:space="preserve"> travel time on link </w:t>
      </w:r>
      <w:r w:rsidR="00663CE7" w:rsidRPr="00C30527">
        <w:rPr>
          <w:rFonts w:ascii="Times New Roman" w:hAnsi="Times New Roman" w:cs="Times New Roman"/>
          <w:i/>
          <w:iCs/>
          <w:kern w:val="0"/>
          <w:sz w:val="24"/>
        </w:rPr>
        <w:t>a</w:t>
      </w:r>
      <w:r w:rsidR="00663CE7" w:rsidRPr="00C30527">
        <w:rPr>
          <w:rFonts w:ascii="Times New Roman" w:hAnsi="Times New Roman" w:cs="Times New Roman"/>
          <w:iCs/>
          <w:kern w:val="0"/>
          <w:sz w:val="24"/>
        </w:rPr>
        <w:t>. The error</w:t>
      </w:r>
      <w:r w:rsidR="007315A3" w:rsidRPr="00C30527">
        <w:rPr>
          <w:rFonts w:ascii="Times New Roman" w:hAnsi="Times New Roman" w:cs="Times New Roman"/>
          <w:iCs/>
          <w:kern w:val="0"/>
          <w:sz w:val="24"/>
        </w:rPr>
        <w:t xml:space="preserve"> </w:t>
      </w:r>
      <w:r w:rsidR="00E54D15" w:rsidRPr="00C30527">
        <w:rPr>
          <w:rFonts w:ascii="Times New Roman" w:hAnsi="Times New Roman" w:cs="Times New Roman"/>
          <w:iCs/>
          <w:kern w:val="0"/>
          <w:sz w:val="24"/>
        </w:rPr>
        <w:t xml:space="preserve">may </w:t>
      </w:r>
      <w:r w:rsidR="00663CE7" w:rsidRPr="00C30527">
        <w:rPr>
          <w:rFonts w:ascii="Times New Roman" w:hAnsi="Times New Roman" w:cs="Times New Roman"/>
          <w:iCs/>
          <w:kern w:val="0"/>
          <w:sz w:val="24"/>
        </w:rPr>
        <w:t xml:space="preserve">correlate to </w:t>
      </w:r>
      <w:r w:rsidR="00AB43AE" w:rsidRPr="00C30527">
        <w:rPr>
          <w:rFonts w:ascii="Times New Roman" w:hAnsi="Times New Roman" w:cs="Times New Roman"/>
          <w:iCs/>
          <w:kern w:val="0"/>
          <w:sz w:val="24"/>
        </w:rPr>
        <w:t xml:space="preserve">errors on </w:t>
      </w:r>
      <w:r w:rsidR="00663CE7" w:rsidRPr="00C30527">
        <w:rPr>
          <w:rFonts w:ascii="Times New Roman" w:hAnsi="Times New Roman" w:cs="Times New Roman"/>
          <w:iCs/>
          <w:kern w:val="0"/>
          <w:sz w:val="24"/>
        </w:rPr>
        <w:t>other link</w:t>
      </w:r>
      <w:r w:rsidR="007315A3" w:rsidRPr="00C30527">
        <w:rPr>
          <w:rFonts w:ascii="Times New Roman" w:hAnsi="Times New Roman" w:cs="Times New Roman"/>
          <w:iCs/>
          <w:kern w:val="0"/>
          <w:sz w:val="24"/>
        </w:rPr>
        <w:t>s</w:t>
      </w:r>
      <w:r w:rsidR="00663CE7" w:rsidRPr="00C30527">
        <w:rPr>
          <w:rFonts w:ascii="Times New Roman" w:hAnsi="Times New Roman" w:cs="Times New Roman"/>
          <w:iCs/>
          <w:kern w:val="0"/>
          <w:sz w:val="24"/>
        </w:rPr>
        <w:t xml:space="preserve">, but it is independent of the </w:t>
      </w:r>
      <w:r w:rsidR="007E23C6" w:rsidRPr="00C30527">
        <w:rPr>
          <w:rFonts w:ascii="Times New Roman" w:hAnsi="Times New Roman" w:cs="Times New Roman"/>
          <w:iCs/>
          <w:kern w:val="0"/>
          <w:sz w:val="24"/>
        </w:rPr>
        <w:t>predicted</w:t>
      </w:r>
      <w:r w:rsidR="00663CE7" w:rsidRPr="00C30527">
        <w:rPr>
          <w:rFonts w:ascii="Times New Roman" w:hAnsi="Times New Roman" w:cs="Times New Roman"/>
          <w:iCs/>
          <w:kern w:val="0"/>
          <w:sz w:val="24"/>
        </w:rPr>
        <w:t xml:space="preserve"> travel times of any </w:t>
      </w:r>
      <w:r w:rsidR="00AB43AE" w:rsidRPr="00C30527">
        <w:rPr>
          <w:rFonts w:ascii="Times New Roman" w:hAnsi="Times New Roman" w:cs="Times New Roman"/>
          <w:iCs/>
          <w:kern w:val="0"/>
          <w:sz w:val="24"/>
        </w:rPr>
        <w:t xml:space="preserve">of the </w:t>
      </w:r>
      <w:r w:rsidR="00506695" w:rsidRPr="00C30527">
        <w:rPr>
          <w:rFonts w:ascii="Times New Roman" w:hAnsi="Times New Roman" w:cs="Times New Roman"/>
          <w:iCs/>
          <w:kern w:val="0"/>
          <w:sz w:val="24"/>
        </w:rPr>
        <w:t xml:space="preserve">other </w:t>
      </w:r>
      <w:r w:rsidR="00663CE7" w:rsidRPr="00C30527">
        <w:rPr>
          <w:rFonts w:ascii="Times New Roman" w:hAnsi="Times New Roman" w:cs="Times New Roman"/>
          <w:iCs/>
          <w:kern w:val="0"/>
          <w:sz w:val="24"/>
        </w:rPr>
        <w:t>links</w:t>
      </w:r>
      <w:r w:rsidR="00663CE7" w:rsidRPr="00C30527">
        <w:rPr>
          <w:rFonts w:ascii="Times New Roman" w:hAnsi="Times New Roman" w:cs="Times New Roman"/>
          <w:i/>
          <w:iCs/>
          <w:kern w:val="0"/>
          <w:sz w:val="24"/>
        </w:rPr>
        <w:t xml:space="preserve">. </w:t>
      </w:r>
      <w:r w:rsidR="00855E3F" w:rsidRPr="00C30527">
        <w:rPr>
          <w:rFonts w:ascii="Times New Roman" w:hAnsi="Times New Roman" w:cs="Times New Roman"/>
          <w:sz w:val="24"/>
          <w:szCs w:val="24"/>
        </w:rPr>
        <w:t xml:space="preserve">To avoid loss of generality, </w:t>
      </w:r>
      <w:r w:rsidR="00663CE7" w:rsidRPr="00C30527">
        <w:rPr>
          <w:rFonts w:ascii="Times New Roman" w:hAnsi="Times New Roman" w:cs="Times New Roman"/>
          <w:sz w:val="24"/>
          <w:szCs w:val="24"/>
        </w:rPr>
        <w:t>no</w:t>
      </w:r>
      <w:r w:rsidR="00855E3F" w:rsidRPr="00C30527">
        <w:rPr>
          <w:rFonts w:ascii="Times New Roman" w:hAnsi="Times New Roman" w:cs="Times New Roman"/>
          <w:sz w:val="24"/>
          <w:szCs w:val="24"/>
        </w:rPr>
        <w:t xml:space="preserve"> specific</w:t>
      </w:r>
      <w:r w:rsidR="00663CE7" w:rsidRPr="00C30527">
        <w:rPr>
          <w:rFonts w:ascii="Times New Roman" w:hAnsi="Times New Roman" w:cs="Times New Roman"/>
          <w:sz w:val="24"/>
          <w:szCs w:val="24"/>
        </w:rPr>
        <w:t xml:space="preserve"> functional form</w:t>
      </w:r>
      <w:r w:rsidR="00855E3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C82C67" w:rsidRPr="00C30527">
        <w:rPr>
          <w:rFonts w:ascii="Times New Roman" w:hAnsi="Times New Roman" w:cs="Times New Roman"/>
          <w:sz w:val="24"/>
          <w:szCs w:val="24"/>
        </w:rPr>
        <w:t xml:space="preserve">of the </w:t>
      </w:r>
      <w:r w:rsidR="00855E3F" w:rsidRPr="00C30527">
        <w:rPr>
          <w:rFonts w:ascii="Times New Roman" w:hAnsi="Times New Roman" w:cs="Times New Roman"/>
          <w:sz w:val="24"/>
          <w:szCs w:val="24"/>
        </w:rPr>
        <w:t xml:space="preserve">distribution of </w:t>
      </w:r>
      <w:r w:rsidR="00855E3F" w:rsidRPr="00C30527">
        <w:rPr>
          <w:rFonts w:ascii="Times New Roman" w:hAnsi="Times New Roman" w:cs="Times New Roman"/>
          <w:position w:val="-12"/>
          <w:sz w:val="24"/>
          <w:szCs w:val="24"/>
        </w:rPr>
        <w:object w:dxaOrig="260" w:dyaOrig="360" w14:anchorId="30F3E889">
          <v:shape id="_x0000_i1048" type="#_x0000_t75" style="width:12.45pt;height:16.2pt" o:ole="">
            <v:imagedata r:id="rId89" o:title=""/>
          </v:shape>
          <o:OLEObject Type="Embed" ProgID="Equation.DSMT4" ShapeID="_x0000_i1048" DrawAspect="Content" ObjectID="_1486165253" r:id="rId90"/>
        </w:object>
      </w:r>
      <w:r w:rsidR="00855E3F" w:rsidRPr="00C30527">
        <w:rPr>
          <w:rFonts w:ascii="Times New Roman" w:hAnsi="Times New Roman" w:cs="Times New Roman"/>
          <w:sz w:val="24"/>
          <w:szCs w:val="24"/>
        </w:rPr>
        <w:t xml:space="preserve"> is assumed. </w:t>
      </w:r>
      <w:r w:rsidR="00166C95" w:rsidRPr="00C30527">
        <w:rPr>
          <w:rFonts w:ascii="Times New Roman" w:hAnsi="Times New Roman" w:cs="Times New Roman"/>
          <w:sz w:val="24"/>
          <w:szCs w:val="24"/>
        </w:rPr>
        <w:t xml:space="preserve">For a network without supply uncertainty, </w:t>
      </w:r>
      <w:r w:rsidR="00D26629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D26629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5949A591" wp14:editId="79619060">
            <wp:extent cx="142875" cy="228600"/>
            <wp:effectExtent l="0" t="0" r="9525" b="0"/>
            <wp:docPr id="5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6C95" w:rsidRPr="00C30527">
        <w:rPr>
          <w:rFonts w:ascii="Times New Roman" w:hAnsi="Times New Roman" w:cs="Times New Roman"/>
          <w:sz w:val="24"/>
          <w:szCs w:val="24"/>
        </w:rPr>
        <w:t xml:space="preserve"> is simply </w:t>
      </w:r>
      <w:r w:rsidR="00367504" w:rsidRPr="00C30527">
        <w:rPr>
          <w:rFonts w:ascii="Times New Roman" w:hAnsi="Times New Roman" w:cs="Times New Roman"/>
          <w:sz w:val="24"/>
          <w:szCs w:val="24"/>
        </w:rPr>
        <w:t>zero</w:t>
      </w:r>
      <w:r w:rsidR="00166C95" w:rsidRPr="00C3052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637D9" w:rsidRPr="00C30527" w:rsidRDefault="00A637D9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166C95" w:rsidRPr="00C30527" w:rsidRDefault="00166C95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To facilitate </w:t>
      </w:r>
      <w:r w:rsidR="00E54D15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B04320" w:rsidRPr="00C30527">
        <w:rPr>
          <w:rFonts w:ascii="Times New Roman" w:hAnsi="Times New Roman" w:cs="Times New Roman"/>
          <w:sz w:val="24"/>
          <w:szCs w:val="24"/>
        </w:rPr>
        <w:t>examination</w:t>
      </w:r>
      <w:r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E54D15" w:rsidRPr="00C30527">
        <w:rPr>
          <w:rFonts w:ascii="Times New Roman" w:hAnsi="Times New Roman" w:cs="Times New Roman"/>
          <w:sz w:val="24"/>
          <w:szCs w:val="24"/>
        </w:rPr>
        <w:t xml:space="preserve">the following </w:t>
      </w:r>
      <w:r w:rsidRPr="00C30527">
        <w:rPr>
          <w:rFonts w:ascii="Times New Roman" w:hAnsi="Times New Roman" w:cs="Times New Roman"/>
          <w:sz w:val="24"/>
          <w:szCs w:val="24"/>
        </w:rPr>
        <w:t xml:space="preserve">assumptions </w:t>
      </w:r>
      <w:r w:rsidR="00EF5A6E" w:rsidRPr="00C30527">
        <w:rPr>
          <w:rFonts w:ascii="Times New Roman" w:hAnsi="Times New Roman" w:cs="Times New Roman"/>
          <w:sz w:val="24"/>
          <w:szCs w:val="24"/>
        </w:rPr>
        <w:t>are introduced.</w:t>
      </w:r>
    </w:p>
    <w:p w:rsidR="00224ECD" w:rsidRPr="00C30527" w:rsidRDefault="00224ECD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224ECD" w:rsidRPr="00C30527" w:rsidRDefault="005F1CFB" w:rsidP="00C30527">
      <w:pPr>
        <w:pStyle w:val="MTDisplayEquation"/>
        <w:tabs>
          <w:tab w:val="center" w:pos="4536"/>
          <w:tab w:val="right" w:pos="9072"/>
        </w:tabs>
        <w:snapToGrid w:val="0"/>
        <w:spacing w:afterLines="0"/>
        <w:ind w:left="288" w:firstLineChars="0" w:firstLine="0"/>
      </w:pPr>
      <w:r w:rsidRPr="00C30527">
        <w:rPr>
          <w:b/>
        </w:rPr>
        <w:t>A1.</w:t>
      </w:r>
      <w:r w:rsidRPr="00C30527">
        <w:t xml:space="preserve"> </w:t>
      </w:r>
      <w:r w:rsidR="00516B56" w:rsidRPr="00C30527">
        <w:t>The standard deviation of the error term</w:t>
      </w:r>
      <w:proofErr w:type="gramStart"/>
      <w:r w:rsidR="00516B56" w:rsidRPr="00C30527">
        <w:t xml:space="preserve">, </w:t>
      </w:r>
      <w:proofErr w:type="gramEnd"/>
      <w:r w:rsidR="00516B56" w:rsidRPr="00C30527">
        <w:rPr>
          <w:position w:val="-14"/>
        </w:rPr>
        <w:object w:dxaOrig="660" w:dyaOrig="400" w14:anchorId="2EB87A86">
          <v:shape id="_x0000_i1049" type="#_x0000_t75" style="width:33.95pt;height:20.35pt" o:ole="">
            <v:imagedata r:id="rId91" o:title=""/>
          </v:shape>
          <o:OLEObject Type="Embed" ProgID="Equation.DSMT4" ShapeID="_x0000_i1049" DrawAspect="Content" ObjectID="_1486165254" r:id="rId92"/>
        </w:object>
      </w:r>
      <w:r w:rsidR="00516B56" w:rsidRPr="00C30527">
        <w:t xml:space="preserve">, is finite. Thus, </w:t>
      </w:r>
      <w:r w:rsidR="00516B56" w:rsidRPr="00C30527">
        <w:rPr>
          <w:position w:val="-14"/>
        </w:rPr>
        <w:object w:dxaOrig="660" w:dyaOrig="400" w14:anchorId="76412ED6">
          <v:shape id="_x0000_i1050" type="#_x0000_t75" style="width:33.95pt;height:20.35pt" o:ole="">
            <v:imagedata r:id="rId93" o:title=""/>
          </v:shape>
          <o:OLEObject Type="Embed" ProgID="Equation.DSMT4" ShapeID="_x0000_i1050" DrawAspect="Content" ObjectID="_1486165255" r:id="rId94"/>
        </w:object>
      </w:r>
      <w:r w:rsidR="00516B56" w:rsidRPr="00C30527">
        <w:t xml:space="preserve"> is also finite and </w:t>
      </w:r>
      <w:proofErr w:type="gramStart"/>
      <w:r w:rsidR="00516B56" w:rsidRPr="00C30527">
        <w:t xml:space="preserve">equals </w:t>
      </w:r>
      <w:proofErr w:type="gramEnd"/>
      <w:r w:rsidR="00516B56" w:rsidRPr="00C30527">
        <w:rPr>
          <w:position w:val="-14"/>
        </w:rPr>
        <w:object w:dxaOrig="660" w:dyaOrig="400" w14:anchorId="3DAEB583">
          <v:shape id="_x0000_i1051" type="#_x0000_t75" style="width:33.95pt;height:20.35pt" o:ole="">
            <v:imagedata r:id="rId91" o:title=""/>
          </v:shape>
          <o:OLEObject Type="Embed" ProgID="Equation.DSMT4" ShapeID="_x0000_i1051" DrawAspect="Content" ObjectID="_1486165256" r:id="rId95"/>
        </w:object>
      </w:r>
      <w:r w:rsidR="00516B56" w:rsidRPr="00C30527">
        <w:t xml:space="preserve">. The random errors of two links </w:t>
      </w:r>
      <w:r w:rsidR="00516B56" w:rsidRPr="00C30527">
        <w:rPr>
          <w:position w:val="-12"/>
        </w:rPr>
        <w:object w:dxaOrig="240" w:dyaOrig="360" w14:anchorId="72764079">
          <v:shape id="_x0000_i1052" type="#_x0000_t75" style="width:12.45pt;height:16.2pt" o:ole="">
            <v:imagedata r:id="rId96" o:title=""/>
          </v:shape>
          <o:OLEObject Type="Embed" ProgID="Equation.DSMT4" ShapeID="_x0000_i1052" DrawAspect="Content" ObjectID="_1486165257" r:id="rId97"/>
        </w:object>
      </w:r>
      <w:r w:rsidR="00516B56" w:rsidRPr="00C30527">
        <w:t xml:space="preserve"> </w:t>
      </w:r>
      <w:proofErr w:type="gramStart"/>
      <w:r w:rsidR="00516B56" w:rsidRPr="00C30527">
        <w:t xml:space="preserve">and </w:t>
      </w:r>
      <w:proofErr w:type="gramEnd"/>
      <w:r w:rsidR="00516B56" w:rsidRPr="00C30527">
        <w:rPr>
          <w:position w:val="-14"/>
        </w:rPr>
        <w:object w:dxaOrig="260" w:dyaOrig="380" w14:anchorId="3D9452A6">
          <v:shape id="_x0000_i1053" type="#_x0000_t75" style="width:12.45pt;height:17.35pt" o:ole="">
            <v:imagedata r:id="rId98" o:title=""/>
          </v:shape>
          <o:OLEObject Type="Embed" ProgID="Equation.DSMT4" ShapeID="_x0000_i1053" DrawAspect="Content" ObjectID="_1486165258" r:id="rId99"/>
        </w:object>
      </w:r>
      <w:r w:rsidR="00516B56" w:rsidRPr="00C30527">
        <w:t xml:space="preserve">, </w:t>
      </w:r>
      <w:r w:rsidR="00516B56" w:rsidRPr="00C30527">
        <w:rPr>
          <w:position w:val="-10"/>
        </w:rPr>
        <w:object w:dxaOrig="740" w:dyaOrig="320" w14:anchorId="7E338B55">
          <v:shape id="_x0000_i1054" type="#_x0000_t75" style="width:38.05pt;height:15.85pt" o:ole="">
            <v:imagedata r:id="rId100" o:title=""/>
          </v:shape>
          <o:OLEObject Type="Embed" ProgID="Equation.DSMT4" ShapeID="_x0000_i1054" DrawAspect="Content" ObjectID="_1486165259" r:id="rId101"/>
        </w:object>
      </w:r>
      <w:r w:rsidR="00516B56" w:rsidRPr="00C30527">
        <w:t xml:space="preserve"> (and also the two travel times) </w:t>
      </w:r>
      <w:r w:rsidR="00BB08D5" w:rsidRPr="00C30527">
        <w:t xml:space="preserve">may </w:t>
      </w:r>
      <w:r w:rsidR="00516B56" w:rsidRPr="00C30527">
        <w:t xml:space="preserve">be correlated. Their correlation </w:t>
      </w:r>
      <w:r w:rsidR="005765F3" w:rsidRPr="00C30527">
        <w:t xml:space="preserve">is </w:t>
      </w:r>
      <w:r w:rsidR="00516B56" w:rsidRPr="00C30527">
        <w:t xml:space="preserve">expressed as </w:t>
      </w:r>
      <w:r w:rsidR="00516B56" w:rsidRPr="00C30527">
        <w:rPr>
          <w:position w:val="-14"/>
        </w:rPr>
        <w:object w:dxaOrig="1100" w:dyaOrig="380" w14:anchorId="1A7544B3">
          <v:shape id="_x0000_i1055" type="#_x0000_t75" style="width:56.15pt;height:17.35pt" o:ole="">
            <v:imagedata r:id="rId102" o:title=""/>
          </v:shape>
          <o:OLEObject Type="Embed" ProgID="Equation.DSMT4" ShapeID="_x0000_i1055" DrawAspect="Content" ObjectID="_1486165260" r:id="rId103"/>
        </w:object>
      </w:r>
      <w:r w:rsidR="00B1034F" w:rsidRPr="00C30527">
        <w:t xml:space="preserve"> </w:t>
      </w:r>
      <w:r w:rsidR="00BB08D5" w:rsidRPr="00C30527">
        <w:t xml:space="preserve">and </w:t>
      </w:r>
      <w:proofErr w:type="gramStart"/>
      <w:r w:rsidR="00516B56" w:rsidRPr="00C30527">
        <w:t>equal</w:t>
      </w:r>
      <w:r w:rsidR="005765F3" w:rsidRPr="00C30527">
        <w:t>s</w:t>
      </w:r>
      <w:r w:rsidR="00516B56" w:rsidRPr="00C30527">
        <w:t xml:space="preserve"> </w:t>
      </w:r>
      <w:proofErr w:type="gramEnd"/>
      <w:r w:rsidR="00516B56" w:rsidRPr="00C30527">
        <w:rPr>
          <w:position w:val="-14"/>
        </w:rPr>
        <w:object w:dxaOrig="1080" w:dyaOrig="380" w14:anchorId="1FD95495">
          <v:shape id="_x0000_i1056" type="#_x0000_t75" style="width:55.8pt;height:17.35pt" o:ole="">
            <v:imagedata r:id="rId104" o:title=""/>
          </v:shape>
          <o:OLEObject Type="Embed" ProgID="Equation.DSMT4" ShapeID="_x0000_i1056" DrawAspect="Content" ObjectID="_1486165261" r:id="rId105"/>
        </w:object>
      </w:r>
      <w:r w:rsidR="00516B56" w:rsidRPr="00C30527">
        <w:t>.</w:t>
      </w:r>
      <w:r w:rsidR="00B5420A" w:rsidRPr="00C30527">
        <w:t xml:space="preserve"> </w:t>
      </w:r>
    </w:p>
    <w:p w:rsidR="009A7AAD" w:rsidRPr="00C30527" w:rsidRDefault="009A7AAD" w:rsidP="00C30527">
      <w:pPr>
        <w:tabs>
          <w:tab w:val="center" w:pos="4536"/>
          <w:tab w:val="right" w:pos="9072"/>
        </w:tabs>
        <w:snapToGrid w:val="0"/>
        <w:ind w:leftChars="137" w:left="288"/>
        <w:rPr>
          <w:sz w:val="24"/>
          <w:szCs w:val="24"/>
        </w:rPr>
      </w:pPr>
    </w:p>
    <w:p w:rsidR="00A57901" w:rsidRPr="00C30527" w:rsidRDefault="009A7AAD" w:rsidP="00C30527">
      <w:pPr>
        <w:tabs>
          <w:tab w:val="center" w:pos="4536"/>
          <w:tab w:val="right" w:pos="9072"/>
        </w:tabs>
        <w:snapToGrid w:val="0"/>
        <w:ind w:leftChars="137" w:left="329" w:hangingChars="17" w:hanging="41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A2. </w:t>
      </w:r>
      <w:r w:rsidR="00922B92" w:rsidRPr="00C30527">
        <w:rPr>
          <w:rFonts w:ascii="Times New Roman" w:hAnsi="Times New Roman" w:cs="Times New Roman"/>
          <w:sz w:val="24"/>
          <w:szCs w:val="24"/>
        </w:rPr>
        <w:t>T</w:t>
      </w:r>
      <w:r w:rsidR="002F3678" w:rsidRPr="00C30527">
        <w:rPr>
          <w:rFonts w:ascii="Times New Roman" w:hAnsi="Times New Roman" w:cs="Times New Roman" w:hint="eastAsia"/>
          <w:sz w:val="24"/>
          <w:szCs w:val="24"/>
        </w:rPr>
        <w:t xml:space="preserve">he </w:t>
      </w:r>
      <w:r w:rsidR="00200E7F" w:rsidRPr="00C30527">
        <w:rPr>
          <w:rFonts w:ascii="Times New Roman" w:hAnsi="Times New Roman" w:cs="Times New Roman" w:hint="eastAsia"/>
          <w:sz w:val="24"/>
          <w:szCs w:val="24"/>
        </w:rPr>
        <w:t>predicted link travel time</w:t>
      </w:r>
      <w:r w:rsidR="002F3678" w:rsidRPr="00C30527">
        <w:rPr>
          <w:rFonts w:ascii="Times New Roman" w:hAnsi="Times New Roman" w:cs="Times New Roman" w:hint="eastAsia"/>
          <w:sz w:val="24"/>
          <w:szCs w:val="24"/>
        </w:rPr>
        <w:t xml:space="preserve"> function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EECB7E0" wp14:editId="4A56CFBC">
            <wp:extent cx="381000" cy="228600"/>
            <wp:effectExtent l="0" t="0" r="0" b="0"/>
            <wp:docPr id="56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678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37765" w:rsidRPr="00C30527">
        <w:rPr>
          <w:rFonts w:ascii="Times New Roman" w:hAnsi="Times New Roman" w:cs="Times New Roman"/>
          <w:sz w:val="24"/>
          <w:szCs w:val="24"/>
        </w:rPr>
        <w:t>takes the following</w:t>
      </w:r>
      <w:r w:rsidR="0052330C" w:rsidRPr="00C30527">
        <w:rPr>
          <w:rFonts w:ascii="Times New Roman" w:hAnsi="Times New Roman" w:cs="Times New Roman"/>
          <w:sz w:val="24"/>
          <w:szCs w:val="24"/>
        </w:rPr>
        <w:t xml:space="preserve"> polynomial</w:t>
      </w:r>
      <w:r w:rsidR="00237765" w:rsidRPr="00C30527">
        <w:rPr>
          <w:rFonts w:ascii="Times New Roman" w:hAnsi="Times New Roman" w:cs="Times New Roman"/>
          <w:sz w:val="24"/>
          <w:szCs w:val="24"/>
        </w:rPr>
        <w:t xml:space="preserve"> form:</w:t>
      </w:r>
    </w:p>
    <w:p w:rsidR="009A7AAD" w:rsidRPr="00C30527" w:rsidRDefault="00AB445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leftChars="137" w:left="329" w:hangingChars="17" w:hanging="41"/>
      </w:pPr>
      <w:r w:rsidRPr="00C30527">
        <w:tab/>
      </w:r>
      <w:r w:rsidR="00A57901" w:rsidRPr="00C30527">
        <w:tab/>
      </w:r>
      <w:r w:rsidR="00B718B8" w:rsidRPr="00C30527">
        <w:rPr>
          <w:kern w:val="0"/>
          <w:position w:val="-28"/>
        </w:rPr>
        <w:object w:dxaOrig="5620" w:dyaOrig="700" w14:anchorId="6B302EC1">
          <v:shape id="_x0000_i1057" type="#_x0000_t75" style="width:279.7pt;height:33.95pt" o:ole="">
            <v:imagedata r:id="rId107" o:title=""/>
          </v:shape>
          <o:OLEObject Type="Embed" ProgID="Equation.DSMT4" ShapeID="_x0000_i1057" DrawAspect="Content" ObjectID="_1486165262" r:id="rId108"/>
        </w:object>
      </w:r>
      <w:r w:rsidR="00A25ADD" w:rsidRPr="00C30527">
        <w:rPr>
          <w:kern w:val="0"/>
        </w:rPr>
        <w:t>,</w:t>
      </w:r>
      <w:r w:rsidR="00A57901" w:rsidRPr="00C30527">
        <w:tab/>
      </w:r>
    </w:p>
    <w:p w:rsidR="00277B56" w:rsidRPr="00C30527" w:rsidRDefault="00943439" w:rsidP="00C30527">
      <w:pPr>
        <w:snapToGrid w:val="0"/>
        <w:ind w:leftChars="137" w:left="288"/>
        <w:rPr>
          <w:rFonts w:ascii="Times New Roman" w:eastAsia="SimSu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lastRenderedPageBreak/>
        <w:t>where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7F6C4472" wp14:editId="778AD1DB">
            <wp:extent cx="228600" cy="228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denotes the coefficient associated with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3A1B5EC" wp14:editId="0DCCDFDA">
            <wp:extent cx="228600" cy="228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28FC" w:rsidRPr="00C30527">
        <w:rPr>
          <w:rFonts w:ascii="Times New Roman" w:hAnsi="Times New Roman" w:cs="Times New Roman"/>
          <w:sz w:val="24"/>
          <w:szCs w:val="24"/>
        </w:rPr>
        <w:t>, and</w:t>
      </w:r>
      <w:r w:rsidR="00277B56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328FC" w:rsidRPr="00C30527">
        <w:rPr>
          <w:rFonts w:ascii="Times New Roman" w:hAnsi="Times New Roman" w:cs="Times New Roman"/>
          <w:position w:val="-12"/>
          <w:sz w:val="24"/>
          <w:szCs w:val="24"/>
        </w:rPr>
        <w:object w:dxaOrig="260" w:dyaOrig="360" w14:anchorId="1B8D0C1B">
          <v:shape id="_x0000_i1058" type="#_x0000_t75" style="width:12.45pt;height:16.2pt" o:ole="">
            <v:imagedata r:id="rId111" o:title=""/>
          </v:shape>
          <o:OLEObject Type="Embed" ProgID="Equation.DSMT4" ShapeID="_x0000_i1058" DrawAspect="Content" ObjectID="_1486165263" r:id="rId112"/>
        </w:object>
      </w:r>
      <w:r w:rsidR="006328FC" w:rsidRPr="00C30527">
        <w:rPr>
          <w:rFonts w:ascii="Times New Roman" w:hAnsi="Times New Roman" w:cs="Times New Roman"/>
          <w:sz w:val="24"/>
          <w:szCs w:val="24"/>
        </w:rPr>
        <w:t xml:space="preserve"> is the degree of the polynomial function</w:t>
      </w:r>
      <w:r w:rsidR="008D1C86" w:rsidRPr="00C30527">
        <w:rPr>
          <w:rFonts w:ascii="Times New Roman" w:hAnsi="Times New Roman" w:cs="Times New Roman"/>
          <w:sz w:val="24"/>
          <w:szCs w:val="24"/>
        </w:rPr>
        <w:t>.</w:t>
      </w:r>
      <w:r w:rsidR="00ED489B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550B6" w:rsidRPr="00C30527">
        <w:rPr>
          <w:rFonts w:ascii="Times New Roman" w:hAnsi="Times New Roman" w:cs="Times New Roman"/>
          <w:sz w:val="24"/>
          <w:szCs w:val="24"/>
        </w:rPr>
        <w:t>D</w:t>
      </w:r>
      <w:r w:rsidR="00ED489B" w:rsidRPr="00C30527">
        <w:rPr>
          <w:rFonts w:ascii="Times New Roman" w:hAnsi="Times New Roman" w:cs="Times New Roman"/>
          <w:sz w:val="24"/>
          <w:szCs w:val="24"/>
        </w:rPr>
        <w:t>e</w:t>
      </w:r>
      <w:r w:rsidR="003550B6" w:rsidRPr="00C30527">
        <w:rPr>
          <w:rFonts w:ascii="Times New Roman" w:hAnsi="Times New Roman" w:cs="Times New Roman"/>
          <w:sz w:val="24"/>
          <w:szCs w:val="24"/>
        </w:rPr>
        <w:t>note</w:t>
      </w:r>
      <w:r w:rsidR="00ED489B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287B50" w:rsidRPr="00C30527">
        <w:rPr>
          <w:rFonts w:ascii="Times New Roman" w:eastAsia="SimSun" w:hAnsi="Times New Roman" w:cs="Times New Roman"/>
          <w:position w:val="-20"/>
          <w:sz w:val="24"/>
          <w:szCs w:val="24"/>
        </w:rPr>
        <w:object w:dxaOrig="1240" w:dyaOrig="460" w14:anchorId="0D163344">
          <v:shape id="_x0000_i1059" type="#_x0000_t75" style="width:60.7pt;height:23.75pt" o:ole="">
            <v:imagedata r:id="rId113" o:title=""/>
            <o:lock v:ext="edit" aspectratio="f"/>
          </v:shape>
          <o:OLEObject Type="Embed" ProgID="Equation.DSMT4" ShapeID="_x0000_i1059" DrawAspect="Content" ObjectID="_1486165264" r:id="rId114"/>
        </w:object>
      </w:r>
      <w:r w:rsidR="00B34451" w:rsidRPr="00C30527">
        <w:rPr>
          <w:rFonts w:ascii="Times New Roman" w:eastAsia="SimSun" w:hAnsi="Times New Roman" w:cs="Times New Roman"/>
          <w:sz w:val="24"/>
          <w:szCs w:val="24"/>
        </w:rPr>
        <w:t xml:space="preserve">, </w:t>
      </w:r>
      <w:r w:rsidR="00B34451" w:rsidRPr="00C30527">
        <w:rPr>
          <w:rFonts w:ascii="Times New Roman" w:eastAsia="SimSun" w:hAnsi="Times New Roman" w:cs="Times New Roman"/>
          <w:sz w:val="24"/>
          <w:szCs w:val="24"/>
          <w:shd w:val="clear" w:color="auto" w:fill="FFFFFF" w:themeFill="background1"/>
        </w:rPr>
        <w:t xml:space="preserve">which is assumed to be </w:t>
      </w:r>
      <w:r w:rsidR="00F0108F" w:rsidRPr="00C30527">
        <w:rPr>
          <w:rFonts w:ascii="Times New Roman" w:eastAsia="SimSun" w:hAnsi="Times New Roman" w:cs="Times New Roman"/>
          <w:sz w:val="24"/>
          <w:szCs w:val="24"/>
          <w:shd w:val="clear" w:color="auto" w:fill="FFFFFF" w:themeFill="background1"/>
        </w:rPr>
        <w:t>positive</w:t>
      </w:r>
      <w:r w:rsidR="00136AD5" w:rsidRPr="00C30527">
        <w:rPr>
          <w:rFonts w:ascii="Times New Roman" w:eastAsia="SimSun" w:hAnsi="Times New Roman" w:cs="Times New Roman"/>
          <w:sz w:val="24"/>
          <w:szCs w:val="24"/>
        </w:rPr>
        <w:t xml:space="preserve">. Then, </w:t>
      </w:r>
      <w:r w:rsidR="00E609EF" w:rsidRPr="00C30527">
        <w:rPr>
          <w:rFonts w:ascii="Times New Roman" w:eastAsia="SimSun" w:hAnsi="Times New Roman" w:cs="Times New Roman"/>
          <w:sz w:val="24"/>
          <w:szCs w:val="24"/>
        </w:rPr>
        <w:t xml:space="preserve">the </w:t>
      </w:r>
      <w:r w:rsidR="003550B6" w:rsidRPr="00C30527">
        <w:rPr>
          <w:rFonts w:ascii="Times New Roman" w:eastAsia="SimSun" w:hAnsi="Times New Roman" w:cs="Times New Roman"/>
          <w:sz w:val="24"/>
          <w:szCs w:val="24"/>
        </w:rPr>
        <w:t>function</w:t>
      </w:r>
      <w:r w:rsidR="00E609EF" w:rsidRPr="00C30527">
        <w:rPr>
          <w:rFonts w:ascii="Times New Roman" w:eastAsia="SimSun" w:hAnsi="Times New Roman" w:cs="Times New Roman"/>
          <w:sz w:val="24"/>
          <w:szCs w:val="24"/>
        </w:rPr>
        <w:t xml:space="preserve"> can be expressed as</w:t>
      </w:r>
    </w:p>
    <w:p w:rsidR="00801306" w:rsidRPr="00C30527" w:rsidRDefault="00E609EF" w:rsidP="00C30527">
      <w:pPr>
        <w:tabs>
          <w:tab w:val="center" w:pos="4590"/>
          <w:tab w:val="right" w:pos="9090"/>
        </w:tabs>
        <w:snapToGrid w:val="0"/>
        <w:ind w:leftChars="137" w:left="288"/>
        <w:rPr>
          <w:color w:val="FF0000"/>
          <w:sz w:val="24"/>
        </w:rPr>
      </w:pPr>
      <w:r w:rsidRPr="00C30527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277B56" w:rsidRPr="00C30527">
        <w:rPr>
          <w:rFonts w:ascii="Times New Roman" w:eastAsia="SimSun" w:hAnsi="Times New Roman" w:cs="Times New Roman"/>
          <w:sz w:val="24"/>
          <w:szCs w:val="24"/>
        </w:rPr>
        <w:t xml:space="preserve">    </w:t>
      </w:r>
      <w:r w:rsidR="005D4D69" w:rsidRPr="00C30527">
        <w:rPr>
          <w:rFonts w:ascii="Times New Roman" w:eastAsia="SimSun" w:hAnsi="Times New Roman" w:cs="Times New Roman"/>
          <w:sz w:val="24"/>
          <w:szCs w:val="24"/>
        </w:rPr>
        <w:tab/>
      </w:r>
      <w:r w:rsidR="00277B56" w:rsidRPr="00C30527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D41A20" w:rsidRPr="00C30527">
        <w:rPr>
          <w:rFonts w:ascii="Times New Roman" w:hAnsi="Times New Roman" w:cs="Times New Roman"/>
          <w:kern w:val="0"/>
          <w:position w:val="-28"/>
          <w:sz w:val="24"/>
          <w:szCs w:val="24"/>
        </w:rPr>
        <w:object w:dxaOrig="5720" w:dyaOrig="700" w14:anchorId="27B967CF">
          <v:shape id="_x0000_i1060" type="#_x0000_t75" style="width:287.25pt;height:33.95pt" o:ole="">
            <v:imagedata r:id="rId115" o:title=""/>
          </v:shape>
          <o:OLEObject Type="Embed" ProgID="Equation.DSMT4" ShapeID="_x0000_i1060" DrawAspect="Content" ObjectID="_1486165265" r:id="rId116"/>
        </w:object>
      </w:r>
      <w:r w:rsidRPr="00C30527">
        <w:rPr>
          <w:rFonts w:ascii="Times New Roman" w:hAnsi="Times New Roman" w:cs="Times New Roman"/>
          <w:kern w:val="0"/>
          <w:sz w:val="24"/>
          <w:szCs w:val="24"/>
        </w:rPr>
        <w:t>.</w:t>
      </w:r>
      <w:r w:rsidR="00277B56" w:rsidRPr="00C30527">
        <w:rPr>
          <w:rFonts w:ascii="Times New Roman" w:hAnsi="Times New Roman" w:cs="Times New Roman"/>
          <w:kern w:val="0"/>
          <w:sz w:val="24"/>
          <w:szCs w:val="24"/>
        </w:rPr>
        <w:tab/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fldChar w:fldCharType="begin"/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instrText xml:space="preserve"> MACROBUTTON MTPlaceRef \* MERGEFORMAT </w:instrText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fldChar w:fldCharType="begin"/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instrText xml:space="preserve"> SEQ MTEqn \h \* MERGEFORMAT </w:instrText>
      </w:r>
      <w:del w:id="34" w:author="ceszeto" w:date="2015-02-23T01:53:00Z">
        <w:r w:rsidR="005C1D14" w:rsidRPr="00C30527" w:rsidDel="005C1D14">
          <w:rPr>
            <w:rFonts w:ascii="Times New Roman" w:hAnsi="Times New Roman" w:cs="Times New Roman"/>
            <w:kern w:val="0"/>
            <w:sz w:val="24"/>
            <w:szCs w:val="24"/>
          </w:rPr>
          <w:fldChar w:fldCharType="separate"/>
        </w:r>
      </w:del>
      <w:del w:id="35" w:author="Dept. of Civil Engg." w:date="2014-12-29T15:00:00Z">
        <w:r w:rsidR="000868CE" w:rsidRPr="00C30527">
          <w:rPr>
            <w:rFonts w:ascii="Times New Roman" w:hAnsi="Times New Roman" w:cs="Times New Roman"/>
            <w:kern w:val="0"/>
            <w:sz w:val="24"/>
            <w:szCs w:val="24"/>
          </w:rPr>
          <w:fldChar w:fldCharType="end"/>
        </w:r>
      </w:del>
      <w:bookmarkStart w:id="36" w:name="ZEqnNum636115"/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instrText>(</w:instrText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fldChar w:fldCharType="begin"/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instrText xml:space="preserve"> SEQ MTEqn \c \* Arabic \* MERGEFORMAT </w:instrText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fldChar w:fldCharType="separate"/>
      </w:r>
      <w:r w:rsidR="00C30527">
        <w:rPr>
          <w:rFonts w:ascii="Times New Roman" w:hAnsi="Times New Roman" w:cs="Times New Roman"/>
          <w:noProof/>
          <w:kern w:val="0"/>
          <w:sz w:val="24"/>
          <w:szCs w:val="24"/>
        </w:rPr>
        <w:instrText>7</w:instrText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fldChar w:fldCharType="end"/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instrText>)</w:instrText>
      </w:r>
      <w:bookmarkEnd w:id="36"/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fldChar w:fldCharType="end"/>
      </w:r>
    </w:p>
    <w:p w:rsidR="00AF55EF" w:rsidRPr="00C30527" w:rsidRDefault="00AF55EF" w:rsidP="00C30527">
      <w:pPr>
        <w:snapToGrid w:val="0"/>
        <w:ind w:leftChars="137" w:left="288"/>
        <w:rPr>
          <w:rFonts w:ascii="Times New Roman" w:hAnsi="Times New Roman" w:cs="Times New Roman"/>
          <w:sz w:val="24"/>
          <w:szCs w:val="24"/>
        </w:rPr>
      </w:pPr>
    </w:p>
    <w:p w:rsidR="00BA0266" w:rsidRPr="00C30527" w:rsidRDefault="00AF55EF" w:rsidP="00C30527">
      <w:pPr>
        <w:snapToGrid w:val="0"/>
        <w:rPr>
          <w:rFonts w:ascii="Times New Roman" w:hAnsi="Times New Roman" w:cs="Times New Roman"/>
          <w:kern w:val="0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</w:t>
      </w:r>
      <w:r w:rsidR="00251BCF" w:rsidRPr="00C30527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Pr="00C30527">
        <w:rPr>
          <w:rFonts w:ascii="Times New Roman" w:hAnsi="Times New Roman" w:cs="Times New Roman"/>
          <w:sz w:val="24"/>
          <w:szCs w:val="24"/>
        </w:rPr>
        <w:t>:</w:t>
      </w:r>
      <w:r w:rsidR="00AA1E3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50D54" w:rsidRPr="00C30527">
        <w:rPr>
          <w:rFonts w:ascii="Times New Roman" w:hAnsi="Times New Roman" w:cs="Times New Roman"/>
          <w:kern w:val="0"/>
          <w:sz w:val="24"/>
        </w:rPr>
        <w:t>The polynomial function</w:t>
      </w:r>
      <w:r w:rsidR="004B57D5" w:rsidRPr="00C30527">
        <w:rPr>
          <w:rFonts w:ascii="Times New Roman" w:hAnsi="Times New Roman" w:cs="Times New Roman"/>
          <w:kern w:val="0"/>
          <w:sz w:val="24"/>
        </w:rPr>
        <w:t xml:space="preserve"> </w:t>
      </w:r>
      <w:r w:rsidR="00F330BB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F330BB" w:rsidRPr="00C30527">
        <w:rPr>
          <w:rFonts w:ascii="Times New Roman" w:hAnsi="Times New Roman" w:cs="Times New Roman"/>
          <w:sz w:val="24"/>
          <w:szCs w:val="24"/>
        </w:rPr>
        <w:instrText xml:space="preserve"> GOTOBUTTON ZEqnNum636115  \* MERGEFORMAT </w:instrText>
      </w:r>
      <w:r w:rsidR="00F330BB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F330BB" w:rsidRPr="00C30527">
        <w:rPr>
          <w:rFonts w:ascii="Times New Roman" w:hAnsi="Times New Roman" w:cs="Times New Roman"/>
          <w:sz w:val="24"/>
          <w:szCs w:val="24"/>
        </w:rPr>
        <w:instrText xml:space="preserve"> REF ZEqnNum636115 \* Charformat \! \* MERGEFORMAT </w:instrText>
      </w:r>
      <w:r w:rsidR="00F330BB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(7)</w:instrText>
      </w:r>
      <w:r w:rsidR="00F330BB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F330BB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7B6F5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50D54" w:rsidRPr="00C30527">
        <w:rPr>
          <w:rFonts w:ascii="Times New Roman" w:hAnsi="Times New Roman" w:cs="Times New Roman"/>
          <w:kern w:val="0"/>
          <w:sz w:val="24"/>
        </w:rPr>
        <w:t xml:space="preserve">includes BPR-type functions as a special case, with </w:t>
      </w:r>
      <w:r w:rsidR="00850D54" w:rsidRPr="00C30527">
        <w:rPr>
          <w:rFonts w:ascii="Times New Roman" w:hAnsi="Times New Roman" w:cs="Times New Roman"/>
          <w:kern w:val="0"/>
          <w:sz w:val="24"/>
          <w:szCs w:val="24"/>
        </w:rPr>
        <w:t xml:space="preserve">the </w:t>
      </w:r>
      <w:proofErr w:type="gramStart"/>
      <w:r w:rsidR="00850D54" w:rsidRPr="00C30527">
        <w:rPr>
          <w:rFonts w:ascii="Times New Roman" w:hAnsi="Times New Roman" w:cs="Times New Roman"/>
          <w:kern w:val="0"/>
          <w:sz w:val="24"/>
          <w:szCs w:val="24"/>
        </w:rPr>
        <w:t xml:space="preserve">form </w:t>
      </w:r>
      <w:proofErr w:type="gramEnd"/>
      <w:r w:rsidR="001546C9" w:rsidRPr="00C30527">
        <w:rPr>
          <w:rFonts w:ascii="Times New Roman" w:eastAsia="SimSun" w:hAnsi="Times New Roman" w:cs="Times New Roman"/>
          <w:kern w:val="0"/>
          <w:position w:val="-14"/>
          <w:sz w:val="24"/>
          <w:szCs w:val="24"/>
        </w:rPr>
        <w:object w:dxaOrig="1520" w:dyaOrig="400" w14:anchorId="0ED03B35">
          <v:shape id="_x0000_i1061" type="#_x0000_t75" style="width:76.5pt;height:20.35pt" o:ole="">
            <v:imagedata r:id="rId117" o:title=""/>
          </v:shape>
          <o:OLEObject Type="Embed" ProgID="Equation.DSMT4" ShapeID="_x0000_i1061" DrawAspect="Content" ObjectID="_1486165266" r:id="rId118"/>
        </w:object>
      </w:r>
      <w:r w:rsidR="00850D54" w:rsidRPr="00C30527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CB334D" w:rsidRPr="00C30527">
        <w:rPr>
          <w:rFonts w:ascii="Times New Roman" w:hAnsi="Times New Roman" w:cs="Times New Roman"/>
          <w:kern w:val="0"/>
          <w:sz w:val="24"/>
          <w:szCs w:val="24"/>
        </w:rPr>
        <w:t xml:space="preserve">where the constant term </w:t>
      </w:r>
      <w:r w:rsidR="00CB334D" w:rsidRPr="00C30527">
        <w:rPr>
          <w:rFonts w:ascii="Times New Roman" w:hAnsi="Times New Roman" w:cs="Times New Roman"/>
          <w:kern w:val="0"/>
          <w:position w:val="-12"/>
          <w:sz w:val="24"/>
          <w:szCs w:val="24"/>
        </w:rPr>
        <w:object w:dxaOrig="220" w:dyaOrig="380" w14:anchorId="657C0CE9">
          <v:shape id="_x0000_i1062" type="#_x0000_t75" style="width:11.3pt;height:20.35pt" o:ole="">
            <v:imagedata r:id="rId119" o:title=""/>
          </v:shape>
          <o:OLEObject Type="Embed" ProgID="Equation.DSMT4" ShapeID="_x0000_i1062" DrawAspect="Content" ObjectID="_1486165267" r:id="rId120"/>
        </w:object>
      </w:r>
      <w:r w:rsidR="00CB334D" w:rsidRPr="00C30527">
        <w:rPr>
          <w:rFonts w:ascii="Times New Roman" w:hAnsi="Times New Roman" w:cs="Times New Roman"/>
          <w:kern w:val="0"/>
          <w:sz w:val="24"/>
          <w:szCs w:val="24"/>
        </w:rPr>
        <w:t xml:space="preserve"> is the minimum free-flow travel time on link </w:t>
      </w:r>
      <w:r w:rsidR="00CB334D" w:rsidRPr="00C30527">
        <w:rPr>
          <w:rFonts w:ascii="Times New Roman" w:hAnsi="Times New Roman" w:cs="Times New Roman"/>
          <w:i/>
          <w:kern w:val="0"/>
          <w:sz w:val="24"/>
          <w:szCs w:val="24"/>
        </w:rPr>
        <w:t>a</w:t>
      </w:r>
      <w:r w:rsidR="00CB334D" w:rsidRPr="00C30527">
        <w:rPr>
          <w:rFonts w:ascii="Times New Roman" w:hAnsi="Times New Roman" w:cs="Times New Roman"/>
          <w:kern w:val="0"/>
          <w:sz w:val="24"/>
          <w:szCs w:val="24"/>
        </w:rPr>
        <w:t xml:space="preserve"> under supply uncertainty and free-flow travel time when there is no uncertainty. </w:t>
      </w:r>
      <w:r w:rsidR="00CB334D" w:rsidRPr="00C30527">
        <w:rPr>
          <w:rFonts w:ascii="Times New Roman" w:hAnsi="Times New Roman" w:cs="Times New Roman"/>
          <w:kern w:val="0"/>
          <w:position w:val="-12"/>
          <w:sz w:val="24"/>
          <w:szCs w:val="24"/>
        </w:rPr>
        <w:object w:dxaOrig="840" w:dyaOrig="360" w14:anchorId="63082A5F">
          <v:shape id="_x0000_i1063" type="#_x0000_t75" style="width:41.45pt;height:16.2pt" o:ole="">
            <v:imagedata r:id="rId121" o:title=""/>
          </v:shape>
          <o:OLEObject Type="Embed" ProgID="Equation.DSMT4" ShapeID="_x0000_i1063" DrawAspect="Content" ObjectID="_1486165268" r:id="rId122"/>
        </w:object>
      </w:r>
      <w:r w:rsidR="00CB334D" w:rsidRPr="00C3052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gramStart"/>
      <w:r w:rsidR="00CB334D" w:rsidRPr="00C30527">
        <w:rPr>
          <w:rFonts w:ascii="Times New Roman" w:hAnsi="Times New Roman" w:cs="Times New Roman"/>
          <w:kern w:val="0"/>
          <w:sz w:val="24"/>
          <w:szCs w:val="24"/>
        </w:rPr>
        <w:t xml:space="preserve">and </w:t>
      </w:r>
      <w:proofErr w:type="gramEnd"/>
      <w:r w:rsidR="007E23C6" w:rsidRPr="00C30527">
        <w:rPr>
          <w:rFonts w:ascii="Times New Roman" w:hAnsi="Times New Roman" w:cs="Times New Roman"/>
          <w:position w:val="-14"/>
          <w:sz w:val="24"/>
          <w:szCs w:val="24"/>
        </w:rPr>
        <w:object w:dxaOrig="1460" w:dyaOrig="400" w14:anchorId="4B4E75A6">
          <v:shape id="_x0000_i1064" type="#_x0000_t75" style="width:73.5pt;height:20.35pt" o:ole="">
            <v:imagedata r:id="rId123" o:title=""/>
          </v:shape>
          <o:OLEObject Type="Embed" ProgID="Equation.DSMT4" ShapeID="_x0000_i1064" DrawAspect="Content" ObjectID="_1486165269" r:id="rId124"/>
        </w:object>
      </w:r>
      <w:r w:rsidR="00CB334D" w:rsidRPr="00C30527">
        <w:rPr>
          <w:rFonts w:ascii="Times New Roman" w:hAnsi="Times New Roman" w:cs="Times New Roman"/>
          <w:kern w:val="0"/>
          <w:sz w:val="24"/>
          <w:szCs w:val="24"/>
        </w:rPr>
        <w:t xml:space="preserve">. The constant </w:t>
      </w:r>
      <w:r w:rsidR="00CB334D" w:rsidRPr="00C30527">
        <w:rPr>
          <w:rFonts w:ascii="Times New Roman" w:hAnsi="Times New Roman" w:cs="Times New Roman"/>
          <w:kern w:val="0"/>
          <w:position w:val="-12"/>
          <w:sz w:val="24"/>
          <w:szCs w:val="24"/>
        </w:rPr>
        <w:object w:dxaOrig="260" w:dyaOrig="360" w14:anchorId="1C0433CE">
          <v:shape id="_x0000_i1065" type="#_x0000_t75" style="width:12.45pt;height:16.2pt" o:ole="">
            <v:imagedata r:id="rId125" o:title=""/>
          </v:shape>
          <o:OLEObject Type="Embed" ProgID="Equation.DSMT4" ShapeID="_x0000_i1065" DrawAspect="Content" ObjectID="_1486165270" r:id="rId126"/>
        </w:object>
      </w:r>
      <w:r w:rsidR="00CB334D" w:rsidRPr="00C30527">
        <w:rPr>
          <w:rFonts w:ascii="Times New Roman" w:hAnsi="Times New Roman" w:cs="Times New Roman"/>
          <w:kern w:val="0"/>
          <w:sz w:val="24"/>
          <w:szCs w:val="24"/>
        </w:rPr>
        <w:t xml:space="preserve"> is the (maximum) capacity and </w:t>
      </w:r>
      <w:r w:rsidR="007E23C6" w:rsidRPr="00C30527">
        <w:rPr>
          <w:rFonts w:ascii="Times New Roman" w:hAnsi="Times New Roman" w:cs="Times New Roman"/>
          <w:kern w:val="0"/>
          <w:position w:val="-12"/>
          <w:sz w:val="24"/>
          <w:szCs w:val="24"/>
        </w:rPr>
        <w:object w:dxaOrig="680" w:dyaOrig="360" w14:anchorId="684418C9">
          <v:shape id="_x0000_i1066" type="#_x0000_t75" style="width:33.95pt;height:16.2pt" o:ole="">
            <v:imagedata r:id="rId127" o:title=""/>
          </v:shape>
          <o:OLEObject Type="Embed" ProgID="Equation.DSMT4" ShapeID="_x0000_i1066" DrawAspect="Content" ObjectID="_1486165271" r:id="rId128"/>
        </w:object>
      </w:r>
      <w:r w:rsidR="00287B50" w:rsidRPr="00C30527">
        <w:rPr>
          <w:rFonts w:ascii="Times New Roman" w:hAnsi="Times New Roman" w:cs="Times New Roman"/>
          <w:kern w:val="0"/>
          <w:sz w:val="24"/>
          <w:szCs w:val="24"/>
        </w:rPr>
        <w:t xml:space="preserve"> is a coefficient</w:t>
      </w:r>
      <w:r w:rsidR="00511ADA" w:rsidRPr="00C30527">
        <w:rPr>
          <w:rFonts w:ascii="Times New Roman" w:hAnsi="Times New Roman" w:cs="Times New Roman"/>
          <w:kern w:val="0"/>
          <w:sz w:val="24"/>
          <w:szCs w:val="24"/>
        </w:rPr>
        <w:t xml:space="preserve"> associated with the link flow</w:t>
      </w:r>
      <w:r w:rsidR="00287B50" w:rsidRPr="00C30527">
        <w:rPr>
          <w:rFonts w:ascii="Times New Roman" w:hAnsi="Times New Roman" w:cs="Times New Roman"/>
          <w:kern w:val="0"/>
          <w:sz w:val="24"/>
          <w:szCs w:val="24"/>
        </w:rPr>
        <w:t xml:space="preserve"> in the BPR function</w:t>
      </w:r>
      <w:r w:rsidR="00CB334D" w:rsidRPr="00C30527">
        <w:rPr>
          <w:rFonts w:ascii="Times New Roman" w:hAnsi="Times New Roman" w:cs="Times New Roman"/>
          <w:kern w:val="0"/>
          <w:sz w:val="24"/>
          <w:szCs w:val="24"/>
        </w:rPr>
        <w:t>.</w:t>
      </w:r>
    </w:p>
    <w:p w:rsidR="00F87E36" w:rsidRPr="00C30527" w:rsidRDefault="00F87E36" w:rsidP="00C30527">
      <w:pPr>
        <w:snapToGrid w:val="0"/>
        <w:rPr>
          <w:rFonts w:ascii="Times New Roman" w:hAnsi="Times New Roman" w:cs="Times New Roman"/>
          <w:kern w:val="0"/>
          <w:sz w:val="24"/>
          <w:szCs w:val="24"/>
        </w:rPr>
      </w:pPr>
    </w:p>
    <w:p w:rsidR="00F87E36" w:rsidRPr="00C30527" w:rsidRDefault="00F87E36" w:rsidP="00C30527">
      <w:pPr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 2</w:t>
      </w:r>
      <w:r w:rsidRPr="00C30527">
        <w:rPr>
          <w:rFonts w:ascii="Times New Roman" w:hAnsi="Times New Roman" w:cs="Times New Roman"/>
          <w:sz w:val="24"/>
          <w:szCs w:val="24"/>
        </w:rPr>
        <w:t xml:space="preserve">: The coefficient </w:t>
      </w:r>
      <w:r w:rsidR="00D83FC0" w:rsidRPr="00C30527">
        <w:rPr>
          <w:rFonts w:ascii="Times New Roman" w:hAnsi="Times New Roman" w:cs="Times New Roman"/>
          <w:position w:val="-12"/>
          <w:sz w:val="24"/>
          <w:szCs w:val="24"/>
        </w:rPr>
        <w:object w:dxaOrig="340" w:dyaOrig="380" w14:anchorId="1777C4A4">
          <v:shape id="_x0000_i1067" type="#_x0000_t75" style="width:17.35pt;height:17.35pt" o:ole="">
            <v:imagedata r:id="rId129" o:title=""/>
          </v:shape>
          <o:OLEObject Type="Embed" ProgID="Equation.DSMT4" ShapeID="_x0000_i1067" DrawAspect="Content" ObjectID="_1486165272" r:id="rId130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D83FC0" w:rsidRPr="00C30527">
        <w:rPr>
          <w:rFonts w:ascii="Times New Roman" w:hAnsi="Times New Roman" w:cs="Times New Roman"/>
          <w:sz w:val="24"/>
          <w:szCs w:val="24"/>
        </w:rPr>
        <w:t xml:space="preserve">is larger than zero </w:t>
      </w:r>
      <w:r w:rsidRPr="00C30527">
        <w:rPr>
          <w:rFonts w:ascii="Times New Roman" w:hAnsi="Times New Roman" w:cs="Times New Roman"/>
          <w:sz w:val="24"/>
          <w:szCs w:val="24"/>
        </w:rPr>
        <w:t xml:space="preserve">because it represents free flow travel time. The highest degree </w:t>
      </w:r>
      <w:r w:rsidRPr="00C30527">
        <w:rPr>
          <w:rFonts w:ascii="Times New Roman" w:hAnsi="Times New Roman" w:cs="Times New Roman"/>
          <w:position w:val="-6"/>
          <w:sz w:val="24"/>
          <w:szCs w:val="24"/>
        </w:rPr>
        <w:object w:dxaOrig="200" w:dyaOrig="220" w14:anchorId="68BF9773">
          <v:shape id="_x0000_i1068" type="#_x0000_t75" style="width:10.2pt;height:11.3pt" o:ole="">
            <v:imagedata r:id="rId131" o:title=""/>
          </v:shape>
          <o:OLEObject Type="Embed" ProgID="Equation.DSMT4" ShapeID="_x0000_i1068" DrawAspect="Content" ObjectID="_1486165273" r:id="rId132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is </w:t>
      </w:r>
      <w:r w:rsidR="00525FB1" w:rsidRPr="00C30527">
        <w:rPr>
          <w:rFonts w:ascii="Times New Roman" w:hAnsi="Times New Roman" w:cs="Times New Roman"/>
          <w:sz w:val="24"/>
          <w:szCs w:val="24"/>
        </w:rPr>
        <w:t>assumed</w:t>
      </w:r>
      <w:r w:rsidRPr="00C30527">
        <w:rPr>
          <w:rFonts w:ascii="Times New Roman" w:hAnsi="Times New Roman" w:cs="Times New Roman"/>
          <w:sz w:val="24"/>
          <w:szCs w:val="24"/>
        </w:rPr>
        <w:t xml:space="preserve"> to be positive because</w:t>
      </w:r>
      <w:r w:rsidR="009A58E8" w:rsidRPr="00C30527">
        <w:rPr>
          <w:rFonts w:ascii="Times New Roman" w:hAnsi="Times New Roman" w:cs="Times New Roman"/>
          <w:sz w:val="24"/>
          <w:szCs w:val="24"/>
        </w:rPr>
        <w:t xml:space="preserve"> the situation of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5420A" w:rsidRPr="00C30527">
        <w:rPr>
          <w:rFonts w:ascii="Times New Roman" w:hAnsi="Times New Roman" w:cs="Times New Roman"/>
          <w:sz w:val="24"/>
          <w:szCs w:val="24"/>
        </w:rPr>
        <w:t>at least one link ha</w:t>
      </w:r>
      <w:r w:rsidR="009A58E8" w:rsidRPr="00C30527">
        <w:rPr>
          <w:rFonts w:ascii="Times New Roman" w:hAnsi="Times New Roman" w:cs="Times New Roman"/>
          <w:sz w:val="24"/>
          <w:szCs w:val="24"/>
        </w:rPr>
        <w:t>ving</w:t>
      </w:r>
      <w:r w:rsidR="00B5420A" w:rsidRPr="00C30527">
        <w:rPr>
          <w:rFonts w:ascii="Times New Roman" w:hAnsi="Times New Roman" w:cs="Times New Roman"/>
          <w:sz w:val="24"/>
          <w:szCs w:val="24"/>
        </w:rPr>
        <w:t xml:space="preserve"> flow-dependent travel time</w:t>
      </w:r>
      <w:r w:rsidR="009A58E8" w:rsidRPr="00C30527">
        <w:rPr>
          <w:rFonts w:ascii="Times New Roman" w:hAnsi="Times New Roman" w:cs="Times New Roman"/>
          <w:sz w:val="24"/>
          <w:szCs w:val="24"/>
        </w:rPr>
        <w:t xml:space="preserve"> is considered</w:t>
      </w:r>
      <w:r w:rsidR="00B718B8" w:rsidRPr="00C30527">
        <w:rPr>
          <w:rFonts w:ascii="Times New Roman" w:hAnsi="Times New Roman" w:cs="Times New Roman"/>
          <w:sz w:val="24"/>
          <w:szCs w:val="24"/>
        </w:rPr>
        <w:t>.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25FB1" w:rsidRPr="00C30527">
        <w:rPr>
          <w:rFonts w:ascii="Times New Roman" w:hAnsi="Times New Roman" w:cs="Times New Roman"/>
          <w:sz w:val="24"/>
          <w:szCs w:val="24"/>
        </w:rPr>
        <w:t xml:space="preserve">If </w:t>
      </w:r>
      <w:r w:rsidR="00525FB1" w:rsidRPr="00C30527">
        <w:rPr>
          <w:rFonts w:ascii="Times New Roman" w:hAnsi="Times New Roman" w:cs="Times New Roman"/>
          <w:i/>
          <w:sz w:val="24"/>
          <w:szCs w:val="24"/>
        </w:rPr>
        <w:t>n</w:t>
      </w:r>
      <w:r w:rsidR="00525FB1" w:rsidRPr="00C30527">
        <w:rPr>
          <w:rFonts w:ascii="Times New Roman" w:hAnsi="Times New Roman" w:cs="Times New Roman"/>
          <w:sz w:val="24"/>
          <w:szCs w:val="24"/>
        </w:rPr>
        <w:t xml:space="preserve"> is allowed to be zero, the </w:t>
      </w:r>
      <w:proofErr w:type="spellStart"/>
      <w:r w:rsidR="00525FB1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525FB1" w:rsidRPr="00C30527">
        <w:rPr>
          <w:rFonts w:ascii="Times New Roman" w:hAnsi="Times New Roman" w:cs="Times New Roman"/>
          <w:sz w:val="24"/>
          <w:szCs w:val="24"/>
        </w:rPr>
        <w:t xml:space="preserve"> must be one, which is not our interest.</w:t>
      </w:r>
    </w:p>
    <w:p w:rsidR="00AA1E39" w:rsidRPr="00C30527" w:rsidRDefault="00AA1E39" w:rsidP="00C30527">
      <w:pPr>
        <w:snapToGrid w:val="0"/>
        <w:rPr>
          <w:rFonts w:ascii="Times New Roman" w:hAnsi="Times New Roman"/>
          <w:sz w:val="24"/>
          <w:szCs w:val="24"/>
          <w:u w:val="single"/>
        </w:rPr>
      </w:pPr>
    </w:p>
    <w:p w:rsidR="00FC1446" w:rsidRPr="00C30527" w:rsidRDefault="005D25FF" w:rsidP="00C30527">
      <w:pPr>
        <w:snapToGrid w:val="0"/>
        <w:rPr>
          <w:rFonts w:ascii="Times New Roman" w:hAnsi="Times New Roman" w:cs="Times New Roman"/>
          <w:kern w:val="0"/>
          <w:sz w:val="24"/>
        </w:rPr>
      </w:pPr>
      <w:r w:rsidRPr="00C30527">
        <w:rPr>
          <w:rFonts w:ascii="Times New Roman" w:hAnsi="Times New Roman"/>
          <w:b/>
          <w:sz w:val="24"/>
          <w:szCs w:val="24"/>
        </w:rPr>
        <w:t>Remark</w:t>
      </w:r>
      <w:r w:rsidR="00251BCF" w:rsidRPr="00C30527">
        <w:rPr>
          <w:rFonts w:ascii="Times New Roman" w:hAnsi="Times New Roman"/>
          <w:b/>
          <w:sz w:val="24"/>
          <w:szCs w:val="24"/>
        </w:rPr>
        <w:t xml:space="preserve"> </w:t>
      </w:r>
      <w:r w:rsidR="00F87E36" w:rsidRPr="00C30527">
        <w:rPr>
          <w:rFonts w:ascii="Times New Roman" w:hAnsi="Times New Roman"/>
          <w:b/>
          <w:sz w:val="24"/>
          <w:szCs w:val="24"/>
        </w:rPr>
        <w:t>3</w:t>
      </w:r>
      <w:r w:rsidRPr="00C30527">
        <w:rPr>
          <w:rFonts w:ascii="Times New Roman" w:hAnsi="Times New Roman"/>
          <w:sz w:val="24"/>
          <w:szCs w:val="24"/>
        </w:rPr>
        <w:t xml:space="preserve">: </w:t>
      </w:r>
      <w:r w:rsidR="00FC1446" w:rsidRPr="00C30527">
        <w:rPr>
          <w:rFonts w:ascii="Times New Roman" w:eastAsia="CMR10" w:hAnsi="Times New Roman" w:cs="Times New Roman"/>
          <w:kern w:val="0"/>
          <w:sz w:val="24"/>
        </w:rPr>
        <w:t xml:space="preserve">Yang et al. (2008) </w:t>
      </w:r>
      <w:r w:rsidR="00FC1446" w:rsidRPr="00C30527">
        <w:rPr>
          <w:rFonts w:ascii="Times New Roman" w:hAnsi="Times New Roman" w:cs="Times New Roman"/>
          <w:color w:val="131313"/>
          <w:kern w:val="0"/>
          <w:sz w:val="24"/>
        </w:rPr>
        <w:t xml:space="preserve">examined the </w:t>
      </w:r>
      <w:proofErr w:type="spellStart"/>
      <w:r w:rsidR="00FC1446" w:rsidRPr="00C30527">
        <w:rPr>
          <w:rFonts w:ascii="Times New Roman" w:hAnsi="Times New Roman" w:cs="Times New Roman"/>
          <w:color w:val="131313"/>
          <w:kern w:val="0"/>
          <w:sz w:val="24"/>
        </w:rPr>
        <w:t>PoA</w:t>
      </w:r>
      <w:proofErr w:type="spellEnd"/>
      <w:r w:rsidR="00FC1446" w:rsidRPr="00C30527">
        <w:rPr>
          <w:rFonts w:ascii="Times New Roman" w:hAnsi="Times New Roman" w:cs="Times New Roman"/>
          <w:color w:val="131313"/>
          <w:kern w:val="0"/>
          <w:sz w:val="24"/>
        </w:rPr>
        <w:t xml:space="preserve"> of selfish routing with atomic </w:t>
      </w:r>
      <w:proofErr w:type="spellStart"/>
      <w:r w:rsidR="00FC1446" w:rsidRPr="00C30527">
        <w:rPr>
          <w:rFonts w:ascii="Times New Roman" w:hAnsi="Times New Roman" w:cs="Times New Roman"/>
          <w:color w:val="131313"/>
          <w:kern w:val="0"/>
          <w:sz w:val="24"/>
        </w:rPr>
        <w:t>Cournot</w:t>
      </w:r>
      <w:proofErr w:type="spellEnd"/>
      <w:r w:rsidR="00AB43AE" w:rsidRPr="00C30527">
        <w:rPr>
          <w:rFonts w:ascii="Times New Roman" w:hAnsi="Times New Roman" w:cs="Times New Roman"/>
          <w:color w:val="131313"/>
          <w:kern w:val="0"/>
          <w:sz w:val="24"/>
        </w:rPr>
        <w:t>-</w:t>
      </w:r>
      <w:r w:rsidR="00FC1446" w:rsidRPr="00C30527">
        <w:rPr>
          <w:rFonts w:ascii="Times New Roman" w:hAnsi="Times New Roman" w:cs="Times New Roman"/>
          <w:color w:val="131313"/>
          <w:kern w:val="0"/>
          <w:sz w:val="24"/>
        </w:rPr>
        <w:t xml:space="preserve">Nash players, each controlling a strictly positive </w:t>
      </w:r>
      <w:proofErr w:type="spellStart"/>
      <w:r w:rsidR="00FC1446" w:rsidRPr="00C30527">
        <w:rPr>
          <w:rFonts w:ascii="Times New Roman" w:hAnsi="Times New Roman" w:cs="Times New Roman"/>
          <w:color w:val="131313"/>
          <w:kern w:val="0"/>
          <w:sz w:val="24"/>
        </w:rPr>
        <w:t>splittable</w:t>
      </w:r>
      <w:proofErr w:type="spellEnd"/>
      <w:r w:rsidR="00FC1446" w:rsidRPr="00C30527">
        <w:rPr>
          <w:rFonts w:ascii="Times New Roman" w:hAnsi="Times New Roman" w:cs="Times New Roman"/>
          <w:color w:val="131313"/>
          <w:kern w:val="0"/>
          <w:sz w:val="24"/>
        </w:rPr>
        <w:t xml:space="preserve"> amount of flow. They used the link travel time function with the </w:t>
      </w:r>
      <w:proofErr w:type="gramStart"/>
      <w:r w:rsidR="00FC1446" w:rsidRPr="00C30527">
        <w:rPr>
          <w:rFonts w:ascii="Times New Roman" w:hAnsi="Times New Roman" w:cs="Times New Roman"/>
          <w:color w:val="131313"/>
          <w:kern w:val="0"/>
          <w:sz w:val="24"/>
        </w:rPr>
        <w:t xml:space="preserve">form </w:t>
      </w:r>
      <w:proofErr w:type="gramEnd"/>
      <w:r w:rsidR="00FC1446" w:rsidRPr="00C30527">
        <w:rPr>
          <w:rFonts w:ascii="Times New Roman" w:hAnsi="Times New Roman" w:cs="Times New Roman"/>
          <w:kern w:val="0"/>
          <w:position w:val="-14"/>
          <w:sz w:val="24"/>
          <w:szCs w:val="24"/>
        </w:rPr>
        <w:object w:dxaOrig="3735" w:dyaOrig="405" w14:anchorId="192208BF">
          <v:shape id="_x0000_i1069" type="#_x0000_t75" style="width:185.85pt;height:20.35pt" o:ole="">
            <v:imagedata r:id="rId133" o:title=""/>
          </v:shape>
          <o:OLEObject Type="Embed" ProgID="Equation.DSMT4" ShapeID="_x0000_i1069" DrawAspect="Content" ObjectID="_1486165274" r:id="rId134"/>
        </w:object>
      </w:r>
      <w:r w:rsidR="00FC1446" w:rsidRPr="00C30527">
        <w:rPr>
          <w:rFonts w:ascii="Times New Roman" w:eastAsia="SimSun" w:hAnsi="Times New Roman" w:cs="Times New Roman"/>
          <w:kern w:val="0"/>
          <w:position w:val="-12"/>
          <w:sz w:val="24"/>
          <w:szCs w:val="24"/>
        </w:rPr>
        <w:object w:dxaOrig="840" w:dyaOrig="360" w14:anchorId="49B6456D">
          <v:shape id="_x0000_i1070" type="#_x0000_t75" style="width:41.45pt;height:16.2pt" o:ole="">
            <v:imagedata r:id="rId121" o:title=""/>
          </v:shape>
          <o:OLEObject Type="Embed" ProgID="Equation.DSMT4" ShapeID="_x0000_i1070" DrawAspect="Content" ObjectID="_1486165275" r:id="rId135"/>
        </w:object>
      </w:r>
      <w:r w:rsidR="00FC1446" w:rsidRPr="00C30527">
        <w:rPr>
          <w:rFonts w:ascii="Times New Roman" w:hAnsi="Times New Roman" w:cs="Times New Roman"/>
          <w:kern w:val="0"/>
          <w:sz w:val="24"/>
        </w:rPr>
        <w:t xml:space="preserve">, a special case of </w:t>
      </w:r>
      <w:r w:rsidR="00F330BB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F330BB" w:rsidRPr="00C30527">
        <w:rPr>
          <w:rFonts w:ascii="Times New Roman" w:hAnsi="Times New Roman" w:cs="Times New Roman"/>
          <w:sz w:val="24"/>
          <w:szCs w:val="24"/>
        </w:rPr>
        <w:instrText xml:space="preserve"> GOTOBUTTON ZEqnNum636115  \* MERGEFORMAT </w:instrText>
      </w:r>
      <w:r w:rsidR="00F330BB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F330BB" w:rsidRPr="00C30527">
        <w:rPr>
          <w:rFonts w:ascii="Times New Roman" w:hAnsi="Times New Roman" w:cs="Times New Roman"/>
          <w:sz w:val="24"/>
          <w:szCs w:val="24"/>
        </w:rPr>
        <w:instrText xml:space="preserve"> REF ZEqnNum636115 \* Charformat \! \* MERGEFORMAT </w:instrText>
      </w:r>
      <w:r w:rsidR="00F330BB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(7)</w:instrText>
      </w:r>
      <w:r w:rsidR="00F330BB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F330BB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AA1E39" w:rsidRPr="00C30527">
        <w:rPr>
          <w:rFonts w:ascii="Times New Roman" w:hAnsi="Times New Roman" w:cs="Times New Roman"/>
          <w:kern w:val="0"/>
          <w:sz w:val="24"/>
        </w:rPr>
        <w:t>.</w:t>
      </w:r>
    </w:p>
    <w:p w:rsidR="005D25FF" w:rsidRPr="00C30527" w:rsidRDefault="005D25FF" w:rsidP="00C30527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AA1E39" w:rsidRPr="00C30527" w:rsidRDefault="0083798A" w:rsidP="00C30527">
      <w:pPr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kern w:val="0"/>
          <w:sz w:val="24"/>
        </w:rPr>
        <w:t xml:space="preserve">Remark </w:t>
      </w:r>
      <w:r w:rsidR="00F87E36" w:rsidRPr="00C30527">
        <w:rPr>
          <w:rFonts w:ascii="Times New Roman" w:hAnsi="Times New Roman" w:cs="Times New Roman"/>
          <w:b/>
          <w:kern w:val="0"/>
          <w:sz w:val="24"/>
        </w:rPr>
        <w:t>4</w:t>
      </w:r>
      <w:r w:rsidRPr="00C30527">
        <w:rPr>
          <w:rFonts w:ascii="Times New Roman" w:hAnsi="Times New Roman" w:cs="Times New Roman"/>
          <w:kern w:val="0"/>
          <w:sz w:val="24"/>
        </w:rPr>
        <w:t xml:space="preserve">: </w:t>
      </w:r>
      <w:r w:rsidRPr="00C30527">
        <w:rPr>
          <w:rFonts w:ascii="Times New Roman" w:hAnsi="Times New Roman" w:cs="Times New Roman"/>
          <w:sz w:val="24"/>
          <w:szCs w:val="24"/>
        </w:rPr>
        <w:t>T</w:t>
      </w:r>
      <w:r w:rsidR="00536D1A" w:rsidRPr="00C30527">
        <w:rPr>
          <w:rFonts w:ascii="Times New Roman" w:hAnsi="Times New Roman" w:cs="Times New Roman"/>
          <w:sz w:val="24"/>
          <w:szCs w:val="24"/>
        </w:rPr>
        <w:t xml:space="preserve">he travel time function </w:t>
      </w:r>
      <w:r w:rsidR="00F330BB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F330BB" w:rsidRPr="00C30527">
        <w:rPr>
          <w:rFonts w:ascii="Times New Roman" w:hAnsi="Times New Roman" w:cs="Times New Roman"/>
          <w:sz w:val="24"/>
          <w:szCs w:val="24"/>
        </w:rPr>
        <w:instrText xml:space="preserve"> GOTOBUTTON ZEqnNum636115  \* MERGEFORMAT </w:instrText>
      </w:r>
      <w:r w:rsidR="00F330BB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F330BB" w:rsidRPr="00C30527">
        <w:rPr>
          <w:rFonts w:ascii="Times New Roman" w:hAnsi="Times New Roman" w:cs="Times New Roman"/>
          <w:sz w:val="24"/>
          <w:szCs w:val="24"/>
        </w:rPr>
        <w:instrText xml:space="preserve"> REF ZEqnNum636115 \* Charformat \! \* MERGEFORMAT </w:instrText>
      </w:r>
      <w:r w:rsidR="00F330BB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(7)</w:instrText>
      </w:r>
      <w:r w:rsidR="00F330BB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F330BB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A57901" w:rsidRPr="00C30527">
        <w:rPr>
          <w:rFonts w:ascii="Times New Roman" w:hAnsi="Times New Roman" w:cs="Times New Roman"/>
          <w:sz w:val="24"/>
          <w:szCs w:val="24"/>
        </w:rPr>
        <w:t xml:space="preserve"> is</w:t>
      </w:r>
      <w:r w:rsidR="00536D1A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A24F6" w:rsidRPr="00C30527">
        <w:rPr>
          <w:rFonts w:ascii="Times New Roman" w:hAnsi="Times New Roman" w:cs="Times New Roman"/>
          <w:sz w:val="24"/>
          <w:szCs w:val="24"/>
        </w:rPr>
        <w:t xml:space="preserve">positive, </w:t>
      </w:r>
      <w:r w:rsidR="00536D1A" w:rsidRPr="00C30527">
        <w:rPr>
          <w:rFonts w:ascii="Times New Roman" w:hAnsi="Times New Roman" w:cs="Times New Roman"/>
          <w:sz w:val="24"/>
          <w:szCs w:val="24"/>
        </w:rPr>
        <w:t>continuous, separable, differentiable</w:t>
      </w:r>
      <w:r w:rsidR="00943439" w:rsidRPr="00C30527">
        <w:rPr>
          <w:rFonts w:ascii="Times New Roman" w:hAnsi="Times New Roman" w:cs="Times New Roman"/>
          <w:sz w:val="24"/>
          <w:szCs w:val="24"/>
        </w:rPr>
        <w:t>,</w:t>
      </w:r>
      <w:r w:rsidR="00536D1A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A16AD9" w:rsidRPr="00C30527">
        <w:rPr>
          <w:rFonts w:ascii="Times New Roman" w:hAnsi="Times New Roman" w:cs="Times New Roman"/>
          <w:sz w:val="24"/>
          <w:szCs w:val="24"/>
        </w:rPr>
        <w:t>monotone</w:t>
      </w:r>
      <w:r w:rsidR="00525FB1" w:rsidRPr="00C30527">
        <w:rPr>
          <w:rFonts w:ascii="Times New Roman" w:hAnsi="Times New Roman" w:cs="Times New Roman"/>
          <w:sz w:val="24"/>
          <w:szCs w:val="24"/>
        </w:rPr>
        <w:t>,</w:t>
      </w:r>
      <w:r w:rsidR="00A16AD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36D1A" w:rsidRPr="00C30527">
        <w:rPr>
          <w:rFonts w:ascii="Times New Roman" w:hAnsi="Times New Roman" w:cs="Times New Roman"/>
          <w:sz w:val="24"/>
          <w:szCs w:val="24"/>
        </w:rPr>
        <w:t>and convex.</w:t>
      </w:r>
      <w:r w:rsidR="00EA24F6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B7E5D" w:rsidRPr="00C30527">
        <w:rPr>
          <w:rFonts w:ascii="Times New Roman" w:hAnsi="Times New Roman" w:cs="Times New Roman"/>
          <w:sz w:val="24"/>
          <w:szCs w:val="24"/>
        </w:rPr>
        <w:t xml:space="preserve">If the degree </w:t>
      </w:r>
      <w:r w:rsidR="00FC1446" w:rsidRPr="00C30527">
        <w:rPr>
          <w:rFonts w:ascii="Times New Roman" w:hAnsi="Times New Roman" w:cs="Times New Roman"/>
          <w:sz w:val="24"/>
          <w:szCs w:val="24"/>
        </w:rPr>
        <w:t>of</w:t>
      </w:r>
      <w:r w:rsidR="004B7E5D" w:rsidRPr="00C30527">
        <w:rPr>
          <w:rFonts w:ascii="Times New Roman" w:hAnsi="Times New Roman" w:cs="Times New Roman"/>
          <w:sz w:val="24"/>
          <w:szCs w:val="24"/>
        </w:rPr>
        <w:t xml:space="preserve"> the function is larger than one, it is strictly convex. </w:t>
      </w:r>
    </w:p>
    <w:p w:rsidR="00023021" w:rsidRPr="00C30527" w:rsidRDefault="00023021" w:rsidP="00C30527">
      <w:pPr>
        <w:snapToGrid w:val="0"/>
        <w:rPr>
          <w:rFonts w:ascii="Times New Roman" w:hAnsi="Times New Roman" w:cs="Times New Roman"/>
          <w:sz w:val="24"/>
          <w:szCs w:val="24"/>
        </w:rPr>
      </w:pPr>
    </w:p>
    <w:p w:rsidR="00AA1E39" w:rsidRPr="00C30527" w:rsidRDefault="00AA1E39" w:rsidP="00C30527">
      <w:pPr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</w:p>
    <w:p w:rsidR="00D45BE2" w:rsidRPr="00C30527" w:rsidRDefault="00085720" w:rsidP="00C30527">
      <w:pPr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Under</w:t>
      </w:r>
      <w:r w:rsidR="00D45BE2" w:rsidRPr="00C30527">
        <w:rPr>
          <w:rFonts w:ascii="Times New Roman" w:hAnsi="Times New Roman" w:cs="Times New Roman"/>
          <w:sz w:val="24"/>
          <w:szCs w:val="24"/>
        </w:rPr>
        <w:t xml:space="preserve"> assumption A1,</w:t>
      </w:r>
      <w:r w:rsidR="00D45BE2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07B45BC1" wp14:editId="2D30BF60">
            <wp:extent cx="382270" cy="231775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3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="00667377" w:rsidRPr="00C30527">
        <w:rPr>
          <w:position w:val="-14"/>
        </w:rPr>
        <w:object w:dxaOrig="1080" w:dyaOrig="380" w14:anchorId="55E836A8">
          <v:shape id="_x0000_i1071" type="#_x0000_t75" style="width:60.3pt;height:19.25pt" o:ole="">
            <v:imagedata r:id="rId104" o:title=""/>
          </v:shape>
          <o:OLEObject Type="Embed" ProgID="Equation.DSMT4" ShapeID="_x0000_i1071" DrawAspect="Content" ObjectID="_1486165276" r:id="rId137"/>
        </w:objec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45BE2" w:rsidRPr="00C30527">
        <w:rPr>
          <w:rFonts w:ascii="Times New Roman" w:hAnsi="Times New Roman" w:cs="Times New Roman" w:hint="eastAsia"/>
          <w:sz w:val="24"/>
          <w:szCs w:val="24"/>
        </w:rPr>
        <w:t>are both bounded, as stated in Proposition</w:t>
      </w:r>
      <w:r w:rsidR="00D45BE2" w:rsidRPr="00C30527">
        <w:rPr>
          <w:rFonts w:ascii="Times New Roman" w:hAnsi="Times New Roman" w:cs="Times New Roman"/>
          <w:sz w:val="24"/>
          <w:szCs w:val="24"/>
        </w:rPr>
        <w:t>s</w:t>
      </w:r>
      <w:r w:rsidR="00D45BE2" w:rsidRPr="00C30527">
        <w:rPr>
          <w:rFonts w:ascii="Times New Roman" w:hAnsi="Times New Roman" w:cs="Times New Roman" w:hint="eastAsia"/>
          <w:sz w:val="24"/>
          <w:szCs w:val="24"/>
        </w:rPr>
        <w:t xml:space="preserve"> 1 and 2.</w:t>
      </w:r>
    </w:p>
    <w:p w:rsidR="00347333" w:rsidRPr="00C30527" w:rsidRDefault="00347333" w:rsidP="00C30527">
      <w:pPr>
        <w:snapToGrid w:val="0"/>
        <w:ind w:firstLineChars="113" w:firstLine="271"/>
        <w:rPr>
          <w:rFonts w:ascii="Times New Roman" w:hAnsi="Times New Roman" w:cs="Times New Roman"/>
          <w:sz w:val="24"/>
          <w:szCs w:val="24"/>
        </w:rPr>
      </w:pPr>
    </w:p>
    <w:p w:rsidR="00C30F10" w:rsidRPr="00C30527" w:rsidRDefault="00C30F10" w:rsidP="00C30527">
      <w:pPr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Proposition</w:t>
      </w:r>
      <w:r w:rsidRPr="00C30527">
        <w:rPr>
          <w:rFonts w:ascii="Times New Roman" w:hAnsi="Times New Roman" w:cs="Times New Roman"/>
          <w:b/>
          <w:sz w:val="24"/>
          <w:szCs w:val="24"/>
        </w:rPr>
        <w:t xml:space="preserve"> 1.</w:t>
      </w:r>
      <w:proofErr w:type="gramEnd"/>
      <w:r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For an individual link </w:t>
      </w:r>
      <w:r w:rsidR="002522EC"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422A8B8F" wp14:editId="7538C3F0">
            <wp:extent cx="381000" cy="180975"/>
            <wp:effectExtent l="0" t="0" r="0" b="9525"/>
            <wp:docPr id="70" name="Pictur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in the network, there</w:t>
      </w:r>
      <w:r w:rsidR="00AB37E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1B1C42" w:rsidRPr="00C30527">
        <w:rPr>
          <w:rFonts w:ascii="Times New Roman" w:hAnsi="Times New Roman" w:cs="Times New Roman"/>
          <w:sz w:val="24"/>
          <w:szCs w:val="24"/>
        </w:rPr>
        <w:t>exists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at least one non-negative </w:t>
      </w:r>
      <w:r w:rsidR="00644B80" w:rsidRPr="00C30527">
        <w:rPr>
          <w:rFonts w:ascii="Times New Roman" w:hAnsi="Times New Roman" w:cs="Times New Roman"/>
          <w:sz w:val="24"/>
          <w:szCs w:val="24"/>
        </w:rPr>
        <w:t>multiplier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1DC1C9F9" wp14:editId="2E6E0BA2">
            <wp:extent cx="152400" cy="2286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4B8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>(</w:t>
      </w:r>
      <w:r w:rsidR="00644B80" w:rsidRPr="00C30527">
        <w:rPr>
          <w:rFonts w:ascii="Times New Roman" w:hAnsi="Times New Roman" w:cs="Times New Roman"/>
          <w:sz w:val="24"/>
          <w:szCs w:val="24"/>
        </w:rPr>
        <w:t>i.e.</w:t>
      </w:r>
      <w:proofErr w:type="gramStart"/>
      <w:r w:rsidR="00644B80" w:rsidRPr="00C30527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4EC105D7" wp14:editId="5E09E797">
            <wp:extent cx="409575" cy="2286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) such that </w:t>
      </w:r>
    </w:p>
    <w:p w:rsidR="00C30F10" w:rsidRPr="00C30527" w:rsidRDefault="00C30F10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rPr>
          <w:color w:val="FF0000"/>
        </w:rPr>
      </w:pPr>
      <w:r w:rsidRPr="00C30527">
        <w:tab/>
      </w:r>
      <w:r w:rsidR="002522EC" w:rsidRPr="00C30527">
        <w:rPr>
          <w:noProof/>
          <w:position w:val="-12"/>
        </w:rPr>
        <w:drawing>
          <wp:inline distT="0" distB="0" distL="0" distR="0" wp14:anchorId="3D066791" wp14:editId="39C00C1A">
            <wp:extent cx="1362075" cy="228600"/>
            <wp:effectExtent l="0" t="0" r="9525" b="0"/>
            <wp:docPr id="73" name="Pictur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7" w:name="ZEqnNum950213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8</w:instrText>
        </w:r>
      </w:fldSimple>
      <w:r w:rsidR="000868CE" w:rsidRPr="00C30527">
        <w:instrText>)</w:instrText>
      </w:r>
      <w:bookmarkEnd w:id="37"/>
      <w:r w:rsidR="000868CE" w:rsidRPr="00C30527">
        <w:fldChar w:fldCharType="end"/>
      </w:r>
    </w:p>
    <w:p w:rsidR="00C30F10" w:rsidRPr="00C30527" w:rsidRDefault="00C30F10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</w:p>
    <w:p w:rsidR="00367880" w:rsidRPr="00C30527" w:rsidRDefault="00C30F10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Proof.</w:t>
      </w:r>
      <w:proofErr w:type="gramEnd"/>
      <w:r w:rsidR="00417C8A" w:rsidRPr="00C30527">
        <w:rPr>
          <w:sz w:val="24"/>
        </w:rPr>
        <w:t xml:space="preserve"> </w:t>
      </w:r>
      <w:bookmarkStart w:id="38" w:name="OLE_LINK4"/>
      <w:bookmarkStart w:id="39" w:name="OLE_LINK5"/>
      <w:proofErr w:type="gramStart"/>
      <w:r w:rsidR="00FB6E7D" w:rsidRPr="00C30527">
        <w:rPr>
          <w:rFonts w:ascii="Times New Roman" w:hAnsi="Times New Roman" w:cs="Times New Roman"/>
          <w:sz w:val="24"/>
        </w:rPr>
        <w:t>S</w:t>
      </w:r>
      <w:r w:rsidR="00417C8A" w:rsidRPr="00C30527">
        <w:rPr>
          <w:rFonts w:ascii="Times New Roman" w:hAnsi="Times New Roman" w:cs="Times New Roman"/>
          <w:sz w:val="24"/>
        </w:rPr>
        <w:t xml:space="preserve">et </w:t>
      </w:r>
      <w:proofErr w:type="gramEnd"/>
      <w:r w:rsidR="00417C8A" w:rsidRPr="00C30527">
        <w:rPr>
          <w:rFonts w:ascii="Times New Roman" w:hAnsi="Times New Roman" w:cs="Times New Roman"/>
          <w:position w:val="-30"/>
          <w:sz w:val="24"/>
        </w:rPr>
        <w:object w:dxaOrig="1100" w:dyaOrig="680" w14:anchorId="382A9074">
          <v:shape id="_x0000_i1072" type="#_x0000_t75" style="width:56.15pt;height:33.95pt" o:ole="">
            <v:imagedata r:id="rId142" o:title=""/>
          </v:shape>
          <o:OLEObject Type="Embed" ProgID="Equation.DSMT4" ShapeID="_x0000_i1072" DrawAspect="Content" ObjectID="_1486165277" r:id="rId143"/>
        </w:object>
      </w:r>
      <w:r w:rsidR="00417C8A" w:rsidRPr="00C30527">
        <w:rPr>
          <w:rFonts w:ascii="Times New Roman" w:hAnsi="Times New Roman" w:cs="Times New Roman"/>
          <w:sz w:val="24"/>
        </w:rPr>
        <w:t>, which is finite</w:t>
      </w:r>
      <w:r w:rsidR="00FB6E7D" w:rsidRPr="00C30527">
        <w:rPr>
          <w:rFonts w:ascii="Times New Roman" w:hAnsi="Times New Roman" w:cs="Times New Roman"/>
          <w:sz w:val="24"/>
        </w:rPr>
        <w:t xml:space="preserve"> because </w:t>
      </w:r>
      <w:r w:rsidR="00FB6E7D" w:rsidRPr="00C30527">
        <w:rPr>
          <w:rFonts w:ascii="Times New Roman" w:hAnsi="Times New Roman" w:cs="Times New Roman"/>
          <w:position w:val="-12"/>
          <w:sz w:val="24"/>
        </w:rPr>
        <w:object w:dxaOrig="620" w:dyaOrig="360" w14:anchorId="53F47B32">
          <v:shape id="_x0000_i1073" type="#_x0000_t75" style="width:30.55pt;height:16.2pt" o:ole="">
            <v:imagedata r:id="rId144" o:title=""/>
          </v:shape>
          <o:OLEObject Type="Embed" ProgID="Equation.DSMT4" ShapeID="_x0000_i1073" DrawAspect="Content" ObjectID="_1486165278" r:id="rId145"/>
        </w:object>
      </w:r>
      <w:r w:rsidR="00FB6E7D" w:rsidRPr="00C30527">
        <w:rPr>
          <w:rFonts w:ascii="Times New Roman" w:hAnsi="Times New Roman" w:cs="Times New Roman"/>
          <w:sz w:val="24"/>
        </w:rPr>
        <w:t xml:space="preserve"> is finite according to A1</w:t>
      </w:r>
      <w:r w:rsidR="00417C8A" w:rsidRPr="00C30527">
        <w:rPr>
          <w:rFonts w:ascii="Times New Roman" w:hAnsi="Times New Roman" w:cs="Times New Roman"/>
          <w:sz w:val="24"/>
        </w:rPr>
        <w:t xml:space="preserve">. Then, </w:t>
      </w:r>
      <w:r w:rsidR="00417C8A" w:rsidRPr="00C30527">
        <w:rPr>
          <w:rFonts w:ascii="Times New Roman" w:hAnsi="Times New Roman" w:cs="Times New Roman"/>
          <w:position w:val="-12"/>
          <w:sz w:val="24"/>
        </w:rPr>
        <w:object w:dxaOrig="420" w:dyaOrig="360" w14:anchorId="65270AD3">
          <v:shape id="_x0000_i1074" type="#_x0000_t75" style="width:20.35pt;height:16.2pt" o:ole="">
            <v:imagedata r:id="rId146" o:title=""/>
          </v:shape>
          <o:OLEObject Type="Embed" ProgID="Equation.DSMT4" ShapeID="_x0000_i1074" DrawAspect="Content" ObjectID="_1486165279" r:id="rId147"/>
        </w:object>
      </w:r>
      <w:r w:rsidR="00417C8A" w:rsidRPr="00C30527">
        <w:rPr>
          <w:rFonts w:ascii="Times New Roman" w:hAnsi="Times New Roman" w:cs="Times New Roman"/>
          <w:sz w:val="24"/>
        </w:rPr>
        <w:t xml:space="preserve"> </w:t>
      </w:r>
      <w:r w:rsidR="00417C8A" w:rsidRPr="00C30527">
        <w:rPr>
          <w:rFonts w:ascii="Times New Roman" w:hAnsi="Times New Roman" w:cs="Times New Roman"/>
          <w:position w:val="-30"/>
          <w:sz w:val="24"/>
        </w:rPr>
        <w:object w:dxaOrig="1160" w:dyaOrig="680" w14:anchorId="25D71C71">
          <v:shape id="_x0000_i1075" type="#_x0000_t75" style="width:57.3pt;height:33.95pt" o:ole="">
            <v:imagedata r:id="rId148" o:title=""/>
          </v:shape>
          <o:OLEObject Type="Embed" ProgID="Equation.DSMT4" ShapeID="_x0000_i1075" DrawAspect="Content" ObjectID="_1486165280" r:id="rId149"/>
        </w:object>
      </w:r>
      <w:r w:rsidR="00417C8A" w:rsidRPr="00C30527">
        <w:rPr>
          <w:rFonts w:ascii="Times New Roman" w:hAnsi="Times New Roman" w:cs="Times New Roman"/>
          <w:sz w:val="24"/>
        </w:rPr>
        <w:t xml:space="preserve"> must not be less than </w:t>
      </w:r>
      <w:r w:rsidR="00417C8A" w:rsidRPr="00C30527">
        <w:rPr>
          <w:rFonts w:ascii="Times New Roman" w:hAnsi="Times New Roman" w:cs="Times New Roman"/>
          <w:position w:val="-12"/>
          <w:sz w:val="24"/>
        </w:rPr>
        <w:object w:dxaOrig="620" w:dyaOrig="360" w14:anchorId="486AE215">
          <v:shape id="_x0000_i1076" type="#_x0000_t75" style="width:30.55pt;height:16.2pt" o:ole="">
            <v:imagedata r:id="rId144" o:title=""/>
          </v:shape>
          <o:OLEObject Type="Embed" ProgID="Equation.DSMT4" ShapeID="_x0000_i1076" DrawAspect="Content" ObjectID="_1486165281" r:id="rId150"/>
        </w:object>
      </w:r>
      <w:r w:rsidR="00417C8A" w:rsidRPr="00C30527">
        <w:rPr>
          <w:rFonts w:ascii="Times New Roman" w:hAnsi="Times New Roman" w:cs="Times New Roman"/>
          <w:sz w:val="24"/>
        </w:rPr>
        <w:t xml:space="preserve"> because the mean travel time </w:t>
      </w:r>
      <w:r w:rsidR="00417C8A" w:rsidRPr="00C30527">
        <w:rPr>
          <w:rFonts w:ascii="Times New Roman" w:hAnsi="Times New Roman" w:cs="Times New Roman"/>
          <w:position w:val="-12"/>
          <w:sz w:val="24"/>
        </w:rPr>
        <w:object w:dxaOrig="220" w:dyaOrig="360" w14:anchorId="477020F6">
          <v:shape id="_x0000_i1077" type="#_x0000_t75" style="width:11.3pt;height:16.2pt" o:ole="">
            <v:imagedata r:id="rId151" o:title=""/>
          </v:shape>
          <o:OLEObject Type="Embed" ProgID="Equation.DSMT4" ShapeID="_x0000_i1077" DrawAspect="Content" ObjectID="_1486165282" r:id="rId152"/>
        </w:object>
      </w:r>
      <w:r w:rsidR="00417C8A" w:rsidRPr="00C30527">
        <w:rPr>
          <w:rFonts w:ascii="Times New Roman" w:hAnsi="Times New Roman" w:cs="Times New Roman"/>
          <w:sz w:val="24"/>
        </w:rPr>
        <w:t xml:space="preserve"> must not be less than the </w:t>
      </w:r>
      <w:r w:rsidR="00013F52" w:rsidRPr="00C30527">
        <w:rPr>
          <w:rFonts w:ascii="Times New Roman" w:hAnsi="Times New Roman" w:cs="Times New Roman"/>
          <w:kern w:val="0"/>
          <w:sz w:val="24"/>
        </w:rPr>
        <w:t xml:space="preserve">free-flow travel time </w:t>
      </w:r>
      <w:r w:rsidR="00417C8A" w:rsidRPr="00C30527">
        <w:rPr>
          <w:rFonts w:ascii="Times New Roman" w:hAnsi="Times New Roman" w:cs="Times New Roman"/>
          <w:position w:val="-12"/>
          <w:sz w:val="24"/>
        </w:rPr>
        <w:object w:dxaOrig="340" w:dyaOrig="360" w14:anchorId="33AD5556">
          <v:shape id="_x0000_i1078" type="#_x0000_t75" style="width:15.85pt;height:16.2pt" o:ole="">
            <v:imagedata r:id="rId153" o:title=""/>
          </v:shape>
          <o:OLEObject Type="Embed" ProgID="Equation.DSMT4" ShapeID="_x0000_i1078" DrawAspect="Content" ObjectID="_1486165283" r:id="rId154"/>
        </w:object>
      </w:r>
      <w:r w:rsidR="00417C8A" w:rsidRPr="00C30527">
        <w:rPr>
          <w:rFonts w:ascii="Times New Roman" w:hAnsi="Times New Roman" w:cs="Times New Roman"/>
          <w:sz w:val="24"/>
        </w:rPr>
        <w:t xml:space="preserve"> based on </w:t>
      </w:r>
      <w:r w:rsidR="00F06C1E" w:rsidRPr="00C30527">
        <w:rPr>
          <w:rFonts w:ascii="Times New Roman" w:hAnsi="Times New Roman" w:cs="Times New Roman"/>
          <w:sz w:val="24"/>
        </w:rPr>
        <w:t xml:space="preserve">assumption </w:t>
      </w:r>
      <w:r w:rsidR="00417C8A" w:rsidRPr="00C30527">
        <w:rPr>
          <w:rFonts w:ascii="Times New Roman" w:hAnsi="Times New Roman" w:cs="Times New Roman"/>
          <w:sz w:val="24"/>
        </w:rPr>
        <w:t>A2. This completes the proof.</w:t>
      </w:r>
      <w:bookmarkEnd w:id="38"/>
      <w:bookmarkEnd w:id="39"/>
      <w:r w:rsidR="00273AE4"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 ■</w:t>
      </w:r>
    </w:p>
    <w:p w:rsidR="00367880" w:rsidRPr="00C30527" w:rsidRDefault="00367880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561BA7" w:rsidRPr="00C30527" w:rsidRDefault="00561BA7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Proposition</w:t>
      </w:r>
      <w:r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>2</w:t>
      </w:r>
      <w:r w:rsidRPr="00C30527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travel time </w:t>
      </w:r>
      <w:r w:rsidRPr="00C30527">
        <w:rPr>
          <w:rFonts w:ascii="Times New Roman" w:hAnsi="Times New Roman" w:cs="Times New Roman"/>
          <w:sz w:val="24"/>
          <w:szCs w:val="24"/>
        </w:rPr>
        <w:t xml:space="preserve">covariance between </w:t>
      </w:r>
      <w:r w:rsidR="00306273" w:rsidRPr="00C30527">
        <w:rPr>
          <w:rFonts w:ascii="Times New Roman" w:hAnsi="Times New Roman" w:cs="Times New Roman"/>
          <w:sz w:val="24"/>
          <w:szCs w:val="24"/>
        </w:rPr>
        <w:t xml:space="preserve">any </w:t>
      </w:r>
      <w:r w:rsidRPr="00C30527">
        <w:rPr>
          <w:rFonts w:ascii="Times New Roman" w:hAnsi="Times New Roman" w:cs="Times New Roman"/>
          <w:sz w:val="24"/>
          <w:szCs w:val="24"/>
        </w:rPr>
        <w:t>two links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179D26E7" wp14:editId="02EA1D26">
            <wp:extent cx="104775" cy="171450"/>
            <wp:effectExtent l="0" t="0" r="9525" b="0"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2522EC"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6A6CFB3E" wp14:editId="71EF5B74">
            <wp:extent cx="133350" cy="1905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is bounded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by</w:t>
      </w:r>
      <w:r w:rsidR="006E1BD8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0694717F" wp14:editId="07D2CE76">
            <wp:extent cx="533400" cy="2286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1BD8" w:rsidRPr="00C30527">
        <w:rPr>
          <w:rFonts w:ascii="Times New Roman" w:hAnsi="Times New Roman" w:cs="Times New Roman"/>
          <w:sz w:val="24"/>
          <w:szCs w:val="24"/>
        </w:rPr>
        <w:t>,</w:t>
      </w:r>
      <w:r w:rsidR="002522EC"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3D47369F" wp14:editId="70073C9D">
            <wp:extent cx="514350" cy="200025"/>
            <wp:effectExtent l="0" t="0" r="0" b="9525"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2EC"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60AD3E7B" wp14:editId="7142E0CD">
            <wp:extent cx="323850" cy="190500"/>
            <wp:effectExtent l="0" t="0" r="0" b="0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>:</w:t>
      </w:r>
    </w:p>
    <w:p w:rsidR="00561BA7" w:rsidRPr="00C30527" w:rsidRDefault="00561BA7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14"/>
        </w:rPr>
        <w:drawing>
          <wp:inline distT="0" distB="0" distL="0" distR="0" wp14:anchorId="2DB71CCC" wp14:editId="64D88F8E">
            <wp:extent cx="2409825" cy="22860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40" w:name="ZEqnNum614302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9</w:instrText>
        </w:r>
      </w:fldSimple>
      <w:r w:rsidR="000868CE" w:rsidRPr="00C30527">
        <w:instrText>)</w:instrText>
      </w:r>
      <w:bookmarkEnd w:id="40"/>
      <w:r w:rsidR="000868CE" w:rsidRPr="00C30527">
        <w:fldChar w:fldCharType="end"/>
      </w:r>
    </w:p>
    <w:p w:rsidR="00561BA7" w:rsidRPr="00C30527" w:rsidRDefault="00561BA7" w:rsidP="00C30527">
      <w:pPr>
        <w:tabs>
          <w:tab w:val="center" w:pos="4536"/>
          <w:tab w:val="right" w:pos="9072"/>
        </w:tabs>
        <w:snapToGrid w:val="0"/>
        <w:rPr>
          <w:sz w:val="24"/>
          <w:szCs w:val="24"/>
        </w:rPr>
      </w:pPr>
    </w:p>
    <w:p w:rsidR="00561BA7" w:rsidRPr="00C30527" w:rsidRDefault="00561BA7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lastRenderedPageBreak/>
        <w:t>Proof.</w:t>
      </w:r>
      <w:proofErr w:type="gramEnd"/>
      <w:r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A4D5F" w:rsidRPr="00C30527">
        <w:rPr>
          <w:rFonts w:ascii="Times New Roman" w:hAnsi="Times New Roman" w:cs="Times New Roman"/>
          <w:sz w:val="24"/>
          <w:szCs w:val="24"/>
        </w:rPr>
        <w:t>According to the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i/>
          <w:sz w:val="24"/>
          <w:szCs w:val="24"/>
        </w:rPr>
        <w:t>Cauchy-Schwarz Inequality</w:t>
      </w:r>
      <w:r w:rsidR="00AA0BEA" w:rsidRPr="00C30527">
        <w:rPr>
          <w:rFonts w:ascii="Times New Roman" w:hAnsi="Times New Roman" w:cs="Times New Roman"/>
          <w:i/>
          <w:sz w:val="24"/>
          <w:szCs w:val="24"/>
        </w:rPr>
        <w:t>,</w:t>
      </w:r>
      <w:r w:rsidRPr="00C30527">
        <w:rPr>
          <w:rFonts w:ascii="Times New Roman" w:hAnsi="Times New Roman" w:cs="Times New Roman" w:hint="eastAsia"/>
          <w:i/>
          <w:sz w:val="24"/>
          <w:szCs w:val="24"/>
        </w:rPr>
        <w:t xml:space="preserve"> </w:t>
      </w:r>
      <w:r w:rsidR="00BA4D5F" w:rsidRPr="00C30527">
        <w:rPr>
          <w:rFonts w:ascii="Times New Roman" w:hAnsi="Times New Roman" w:cs="Times New Roman"/>
          <w:sz w:val="24"/>
          <w:szCs w:val="24"/>
        </w:rPr>
        <w:t>the following can be obtained:</w:t>
      </w:r>
    </w:p>
    <w:p w:rsidR="00561BA7" w:rsidRPr="00C30527" w:rsidRDefault="00561BA7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16"/>
        </w:rPr>
        <w:drawing>
          <wp:inline distT="0" distB="0" distL="0" distR="0" wp14:anchorId="6308256F" wp14:editId="4A90EDEA">
            <wp:extent cx="2609850" cy="276225"/>
            <wp:effectExtent l="0" t="0" r="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3AE4" w:rsidRPr="00C30527">
        <w:t>.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41" w:name="ZEqnNum844183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10</w:instrText>
        </w:r>
      </w:fldSimple>
      <w:r w:rsidR="000868CE" w:rsidRPr="00C30527">
        <w:instrText>)</w:instrText>
      </w:r>
      <w:bookmarkEnd w:id="41"/>
      <w:r w:rsidR="000868CE" w:rsidRPr="00C30527">
        <w:fldChar w:fldCharType="end"/>
      </w:r>
    </w:p>
    <w:p w:rsidR="00602459" w:rsidRPr="00C30527" w:rsidRDefault="00A25ADD" w:rsidP="00C30527">
      <w:pPr>
        <w:tabs>
          <w:tab w:val="center" w:pos="4536"/>
          <w:tab w:val="right" w:pos="9072"/>
        </w:tabs>
        <w:snapToGrid w:val="0"/>
        <w:rPr>
          <w:rFonts w:asciiTheme="minorEastAsia" w:hAnsiTheme="minorEastAsia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A</w:t>
      </w:r>
      <w:r w:rsidR="00561BA7" w:rsidRPr="00C30527">
        <w:rPr>
          <w:rFonts w:ascii="Times New Roman" w:hAnsi="Times New Roman" w:cs="Times New Roman" w:hint="eastAsia"/>
          <w:sz w:val="24"/>
          <w:szCs w:val="24"/>
        </w:rPr>
        <w:t xml:space="preserve">ccording to Proposition 1,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503F4A3" wp14:editId="73CCE7C1">
            <wp:extent cx="685800" cy="2286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2C81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D42C81"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16E3CF73" wp14:editId="3C9A3DD4">
            <wp:extent cx="742950" cy="2286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2C81" w:rsidRPr="00C30527">
        <w:rPr>
          <w:rFonts w:ascii="Times New Roman" w:hAnsi="Times New Roman" w:cs="Times New Roman"/>
          <w:sz w:val="24"/>
          <w:szCs w:val="24"/>
        </w:rPr>
        <w:t xml:space="preserve">. Hence, </w:t>
      </w:r>
      <w:r w:rsidR="00561BA7" w:rsidRPr="00C30527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="00966D73" w:rsidRPr="00C30527">
        <w:rPr>
          <w:rFonts w:ascii="Times New Roman" w:hAnsi="Times New Roman" w:cs="Times New Roman" w:hint="eastAsia"/>
          <w:sz w:val="24"/>
          <w:szCs w:val="24"/>
        </w:rPr>
        <w:t>right</w:t>
      </w:r>
      <w:r w:rsidR="00561BA7" w:rsidRPr="00C30527">
        <w:rPr>
          <w:rFonts w:ascii="Times New Roman" w:hAnsi="Times New Roman" w:cs="Times New Roman" w:hint="eastAsia"/>
          <w:sz w:val="24"/>
          <w:szCs w:val="24"/>
        </w:rPr>
        <w:t xml:space="preserve"> side of</w:t>
      </w:r>
      <w:r w:rsidR="0036788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14337D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4337D" w:rsidRPr="00C30527">
        <w:rPr>
          <w:rFonts w:ascii="Times New Roman" w:hAnsi="Times New Roman" w:cs="Times New Roman"/>
          <w:sz w:val="24"/>
          <w:szCs w:val="24"/>
        </w:rPr>
        <w:instrText xml:space="preserve"> GOTOBUTTON ZEqnNum844183  \* MERGEFORMAT </w:instrText>
      </w:r>
      <w:r w:rsidR="0014337D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4337D" w:rsidRPr="00C30527">
        <w:rPr>
          <w:rFonts w:ascii="Times New Roman" w:hAnsi="Times New Roman" w:cs="Times New Roman"/>
          <w:sz w:val="24"/>
          <w:szCs w:val="24"/>
        </w:rPr>
        <w:instrText xml:space="preserve"> REF ZEqnNum844183 \* Charformat \! \* MERGEFORMAT </w:instrText>
      </w:r>
      <w:r w:rsidR="0014337D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(10)</w:instrText>
      </w:r>
      <w:r w:rsidR="0014337D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4337D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4337D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61BA7" w:rsidRPr="00C30527">
        <w:rPr>
          <w:rFonts w:ascii="Times New Roman" w:hAnsi="Times New Roman" w:cs="Times New Roman" w:hint="eastAsia"/>
          <w:sz w:val="24"/>
          <w:szCs w:val="24"/>
        </w:rPr>
        <w:t xml:space="preserve">is </w:t>
      </w:r>
      <w:r w:rsidR="0066196D" w:rsidRPr="00C30527">
        <w:rPr>
          <w:rFonts w:ascii="Times New Roman" w:hAnsi="Times New Roman" w:cs="Times New Roman"/>
          <w:sz w:val="24"/>
          <w:szCs w:val="24"/>
        </w:rPr>
        <w:t>not greater than</w:t>
      </w:r>
      <w:r w:rsidR="00AD26FC" w:rsidRPr="00C30527">
        <w:rPr>
          <w:rFonts w:ascii="Times New Roman" w:hAnsi="Times New Roman" w:cs="Times New Roman"/>
          <w:sz w:val="24"/>
          <w:szCs w:val="24"/>
        </w:rPr>
        <w:t xml:space="preserve"> a non-negative </w:t>
      </w:r>
      <w:proofErr w:type="gramStart"/>
      <w:r w:rsidR="00AD26FC" w:rsidRPr="00C30527">
        <w:rPr>
          <w:rFonts w:ascii="Times New Roman" w:hAnsi="Times New Roman" w:cs="Times New Roman"/>
          <w:sz w:val="24"/>
          <w:szCs w:val="24"/>
        </w:rPr>
        <w:t xml:space="preserve">number </w:t>
      </w:r>
      <w:proofErr w:type="gramEnd"/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0442B9B2" wp14:editId="0EDAA6AD">
            <wp:extent cx="533400" cy="2286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FB6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8913A3" w:rsidRPr="00C30527">
        <w:rPr>
          <w:rFonts w:ascii="Times New Roman" w:hAnsi="Times New Roman" w:cs="Times New Roman"/>
          <w:sz w:val="24"/>
          <w:szCs w:val="24"/>
        </w:rPr>
        <w:t>which is also true when the absolute</w:t>
      </w:r>
      <w:r w:rsidR="00D774E1" w:rsidRPr="00C30527">
        <w:rPr>
          <w:rFonts w:ascii="Times New Roman" w:hAnsi="Times New Roman" w:cs="Times New Roman"/>
          <w:sz w:val="24"/>
          <w:szCs w:val="24"/>
        </w:rPr>
        <w:t xml:space="preserve"> value</w:t>
      </w:r>
      <w:r w:rsidR="008913A3" w:rsidRPr="00C30527">
        <w:rPr>
          <w:rFonts w:ascii="Times New Roman" w:hAnsi="Times New Roman" w:cs="Times New Roman"/>
          <w:sz w:val="24"/>
          <w:szCs w:val="24"/>
        </w:rPr>
        <w:t xml:space="preserve"> sign is removed</w:t>
      </w:r>
      <w:r w:rsidR="000358D5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561BA7" w:rsidRPr="00C30527">
        <w:rPr>
          <w:rFonts w:ascii="Times New Roman" w:hAnsi="Times New Roman" w:cs="Times New Roman" w:hint="eastAsia"/>
          <w:sz w:val="24"/>
          <w:szCs w:val="24"/>
        </w:rPr>
        <w:t>This completes the proof</w:t>
      </w:r>
      <w:r w:rsidR="00561BA7" w:rsidRPr="00C30527">
        <w:rPr>
          <w:rFonts w:ascii="Times New Roman" w:hAnsi="Times New Roman" w:cs="Times New Roman"/>
          <w:sz w:val="24"/>
          <w:szCs w:val="24"/>
        </w:rPr>
        <w:t>.</w:t>
      </w:r>
      <w:r w:rsidR="00273AE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73AE4" w:rsidRPr="00C30527">
        <w:rPr>
          <w:rFonts w:ascii="Times New Roman" w:hAnsi="Times New Roman" w:cs="Times New Roman"/>
          <w:sz w:val="24"/>
          <w:szCs w:val="24"/>
          <w:vertAlign w:val="superscript"/>
        </w:rPr>
        <w:t>■</w:t>
      </w:r>
    </w:p>
    <w:p w:rsidR="00B21C50" w:rsidRPr="00C30527" w:rsidRDefault="00B21C50" w:rsidP="00C30527">
      <w:pPr>
        <w:snapToGrid w:val="0"/>
        <w:jc w:val="center"/>
        <w:rPr>
          <w:rFonts w:ascii="Times New Roman" w:hAnsi="Times New Roman"/>
          <w:b/>
          <w:sz w:val="24"/>
          <w:szCs w:val="24"/>
        </w:rPr>
      </w:pPr>
    </w:p>
    <w:p w:rsidR="00B21C50" w:rsidRPr="00C30527" w:rsidRDefault="00B21C50" w:rsidP="00C30527">
      <w:pPr>
        <w:snapToGrid w:val="0"/>
        <w:jc w:val="left"/>
        <w:rPr>
          <w:rFonts w:ascii="Times New Roman" w:hAnsi="Times New Roman"/>
          <w:b/>
          <w:sz w:val="24"/>
          <w:szCs w:val="24"/>
        </w:rPr>
      </w:pPr>
      <w:r w:rsidRPr="00C30527">
        <w:rPr>
          <w:rFonts w:ascii="Times New Roman" w:hAnsi="Times New Roman"/>
          <w:b/>
          <w:sz w:val="24"/>
          <w:szCs w:val="24"/>
        </w:rPr>
        <w:t>Example 1</w:t>
      </w:r>
      <w:r w:rsidR="00477FDD" w:rsidRPr="00C30527">
        <w:rPr>
          <w:rFonts w:ascii="Times New Roman" w:hAnsi="Times New Roman"/>
          <w:b/>
          <w:sz w:val="24"/>
          <w:szCs w:val="24"/>
        </w:rPr>
        <w:t>:</w:t>
      </w:r>
      <w:r w:rsidR="00040B94" w:rsidRPr="00C30527">
        <w:rPr>
          <w:rFonts w:ascii="Times New Roman" w:hAnsi="Times New Roman"/>
          <w:b/>
          <w:sz w:val="24"/>
          <w:szCs w:val="24"/>
        </w:rPr>
        <w:t xml:space="preserve"> </w:t>
      </w:r>
      <w:r w:rsidR="00362A55" w:rsidRPr="00C30527">
        <w:rPr>
          <w:rFonts w:ascii="Times New Roman" w:hAnsi="Times New Roman"/>
          <w:b/>
          <w:sz w:val="24"/>
          <w:szCs w:val="24"/>
        </w:rPr>
        <w:t>Illustration for Propositions 1 and 2</w:t>
      </w:r>
    </w:p>
    <w:p w:rsidR="00C45B90" w:rsidRPr="00C30527" w:rsidRDefault="00C45B90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C20318" w:rsidRPr="00C30527" w:rsidRDefault="000D74B2" w:rsidP="00C30527">
      <w:pPr>
        <w:snapToGrid w:val="0"/>
        <w:rPr>
          <w:rFonts w:ascii="Times New Roman" w:hAnsi="Times New Roman"/>
          <w:b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 xml:space="preserve">The </w:t>
      </w:r>
      <w:r w:rsidR="00575DAB" w:rsidRPr="00C30527">
        <w:rPr>
          <w:rFonts w:ascii="Times New Roman" w:hAnsi="Times New Roman"/>
          <w:sz w:val="24"/>
          <w:szCs w:val="24"/>
        </w:rPr>
        <w:t xml:space="preserve">example </w:t>
      </w:r>
      <w:r w:rsidRPr="00C30527">
        <w:rPr>
          <w:rFonts w:ascii="Times New Roman" w:hAnsi="Times New Roman"/>
          <w:sz w:val="24"/>
          <w:szCs w:val="24"/>
        </w:rPr>
        <w:t>network has one O-D pair</w:t>
      </w:r>
      <w:r w:rsidR="00C20318" w:rsidRPr="00C30527">
        <w:rPr>
          <w:rFonts w:ascii="Times New Roman" w:hAnsi="Times New Roman"/>
          <w:sz w:val="24"/>
          <w:szCs w:val="24"/>
        </w:rPr>
        <w:t>:</w:t>
      </w:r>
      <w:r w:rsidRPr="00C30527">
        <w:rPr>
          <w:rFonts w:ascii="Times New Roman" w:hAnsi="Times New Roman"/>
          <w:sz w:val="24"/>
          <w:szCs w:val="24"/>
        </w:rPr>
        <w:t xml:space="preserve"> </w:t>
      </w:r>
      <w:r w:rsidR="00C20318" w:rsidRPr="00C30527">
        <w:rPr>
          <w:rFonts w:ascii="Times New Roman" w:hAnsi="Times New Roman"/>
          <w:sz w:val="24"/>
          <w:szCs w:val="24"/>
        </w:rPr>
        <w:t>(</w:t>
      </w:r>
      <w:r w:rsidRPr="00C30527">
        <w:rPr>
          <w:rFonts w:ascii="Times New Roman" w:hAnsi="Times New Roman"/>
          <w:sz w:val="24"/>
          <w:szCs w:val="24"/>
        </w:rPr>
        <w:t>A</w:t>
      </w:r>
      <w:r w:rsidR="00C20318" w:rsidRPr="00C30527">
        <w:rPr>
          <w:rFonts w:ascii="Times New Roman" w:hAnsi="Times New Roman"/>
          <w:sz w:val="24"/>
          <w:szCs w:val="24"/>
        </w:rPr>
        <w:t>,</w:t>
      </w:r>
      <w:r w:rsidRPr="00C30527">
        <w:rPr>
          <w:rFonts w:ascii="Times New Roman" w:hAnsi="Times New Roman"/>
          <w:sz w:val="24"/>
          <w:szCs w:val="24"/>
        </w:rPr>
        <w:t xml:space="preserve"> C</w:t>
      </w:r>
      <w:r w:rsidR="00C20318" w:rsidRPr="00C30527">
        <w:rPr>
          <w:rFonts w:ascii="Times New Roman" w:hAnsi="Times New Roman"/>
          <w:sz w:val="24"/>
          <w:szCs w:val="24"/>
        </w:rPr>
        <w:t>)</w:t>
      </w:r>
      <w:r w:rsidRPr="00C30527">
        <w:rPr>
          <w:rFonts w:ascii="Times New Roman" w:hAnsi="Times New Roman"/>
          <w:sz w:val="24"/>
          <w:szCs w:val="24"/>
        </w:rPr>
        <w:t xml:space="preserve">. </w:t>
      </w:r>
      <w:proofErr w:type="gramStart"/>
      <w:r w:rsidR="00C20318" w:rsidRPr="00C30527">
        <w:rPr>
          <w:rFonts w:ascii="Times New Roman" w:hAnsi="Times New Roman"/>
          <w:sz w:val="24"/>
          <w:szCs w:val="24"/>
        </w:rPr>
        <w:t>The</w:t>
      </w:r>
      <w:proofErr w:type="gramEnd"/>
      <w:r w:rsidRPr="00C30527">
        <w:rPr>
          <w:rFonts w:ascii="Times New Roman" w:hAnsi="Times New Roman"/>
          <w:sz w:val="24"/>
          <w:szCs w:val="24"/>
        </w:rPr>
        <w:t xml:space="preserve"> demand </w:t>
      </w:r>
      <w:r w:rsidR="00C20318" w:rsidRPr="00C30527">
        <w:rPr>
          <w:rFonts w:ascii="Times New Roman" w:hAnsi="Times New Roman"/>
          <w:sz w:val="24"/>
          <w:szCs w:val="24"/>
        </w:rPr>
        <w:t>level is</w:t>
      </w:r>
      <w:r w:rsidRPr="00C30527">
        <w:rPr>
          <w:rFonts w:ascii="Times New Roman" w:hAnsi="Times New Roman"/>
          <w:sz w:val="24"/>
          <w:szCs w:val="24"/>
        </w:rPr>
        <w:t xml:space="preserve"> 1. The travel time functions for </w:t>
      </w:r>
      <w:r w:rsidR="00C20318" w:rsidRPr="00C30527">
        <w:rPr>
          <w:rFonts w:ascii="Times New Roman" w:hAnsi="Times New Roman"/>
          <w:sz w:val="24"/>
          <w:szCs w:val="24"/>
        </w:rPr>
        <w:t xml:space="preserve">the </w:t>
      </w:r>
      <w:r w:rsidRPr="00C30527">
        <w:rPr>
          <w:rFonts w:ascii="Times New Roman" w:hAnsi="Times New Roman"/>
          <w:sz w:val="24"/>
          <w:szCs w:val="24"/>
        </w:rPr>
        <w:t xml:space="preserve">three links and their standard deviations are listed in </w:t>
      </w:r>
      <w:r w:rsidR="00391CC6" w:rsidRPr="00C30527">
        <w:rPr>
          <w:rFonts w:ascii="Times New Roman" w:hAnsi="Times New Roman"/>
          <w:sz w:val="24"/>
          <w:szCs w:val="24"/>
        </w:rPr>
        <w:t>T</w:t>
      </w:r>
      <w:r w:rsidRPr="00C30527">
        <w:rPr>
          <w:rFonts w:ascii="Times New Roman" w:hAnsi="Times New Roman"/>
          <w:sz w:val="24"/>
          <w:szCs w:val="24"/>
        </w:rPr>
        <w:t>able</w:t>
      </w:r>
      <w:r w:rsidR="00C20318" w:rsidRPr="00C30527">
        <w:rPr>
          <w:rFonts w:ascii="Times New Roman" w:hAnsi="Times New Roman"/>
          <w:sz w:val="24"/>
          <w:szCs w:val="24"/>
        </w:rPr>
        <w:t xml:space="preserve"> 2</w:t>
      </w:r>
      <w:r w:rsidRPr="00C30527">
        <w:rPr>
          <w:rFonts w:ascii="Times New Roman" w:hAnsi="Times New Roman"/>
          <w:sz w:val="24"/>
          <w:szCs w:val="24"/>
        </w:rPr>
        <w:t xml:space="preserve">. </w:t>
      </w:r>
      <w:r w:rsidR="002F278C" w:rsidRPr="00C30527">
        <w:rPr>
          <w:rFonts w:ascii="Times New Roman" w:hAnsi="Times New Roman"/>
          <w:sz w:val="24"/>
          <w:szCs w:val="24"/>
        </w:rPr>
        <w:t xml:space="preserve">The travel time </w:t>
      </w:r>
      <w:proofErr w:type="spellStart"/>
      <w:r w:rsidR="002F278C" w:rsidRPr="00C30527">
        <w:rPr>
          <w:rFonts w:ascii="Times New Roman" w:hAnsi="Times New Roman"/>
          <w:sz w:val="24"/>
          <w:szCs w:val="24"/>
        </w:rPr>
        <w:t>covariance</w:t>
      </w:r>
      <w:r w:rsidR="00EB2146" w:rsidRPr="00C30527">
        <w:rPr>
          <w:rFonts w:ascii="Times New Roman" w:hAnsi="Times New Roman"/>
          <w:sz w:val="24"/>
          <w:szCs w:val="24"/>
        </w:rPr>
        <w:t>s</w:t>
      </w:r>
      <w:proofErr w:type="spellEnd"/>
      <w:r w:rsidR="002F278C" w:rsidRPr="00C30527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2F278C" w:rsidRPr="00C30527">
        <w:rPr>
          <w:rFonts w:ascii="Times New Roman" w:hAnsi="Times New Roman"/>
          <w:sz w:val="24"/>
          <w:szCs w:val="24"/>
        </w:rPr>
        <w:t xml:space="preserve">are </w:t>
      </w:r>
      <w:proofErr w:type="gramEnd"/>
      <w:r w:rsidR="00F330BB" w:rsidRPr="00C30527">
        <w:rPr>
          <w:rFonts w:ascii="Times New Roman" w:hAnsi="Times New Roman"/>
          <w:position w:val="-12"/>
          <w:sz w:val="24"/>
          <w:szCs w:val="24"/>
        </w:rPr>
        <w:object w:dxaOrig="1440" w:dyaOrig="360" w14:anchorId="1D28C9C5">
          <v:shape id="_x0000_i1079" type="#_x0000_t75" style="width:78.4pt;height:17.7pt" o:ole="">
            <v:imagedata r:id="rId165" o:title=""/>
          </v:shape>
          <o:OLEObject Type="Embed" ProgID="Equation.DSMT4" ShapeID="_x0000_i1079" DrawAspect="Content" ObjectID="_1486165284" r:id="rId166"/>
        </w:object>
      </w:r>
      <w:r w:rsidR="002F278C" w:rsidRPr="00C30527">
        <w:rPr>
          <w:rFonts w:ascii="Times New Roman" w:hAnsi="Times New Roman"/>
          <w:sz w:val="24"/>
          <w:szCs w:val="24"/>
        </w:rPr>
        <w:t xml:space="preserve">; </w:t>
      </w:r>
      <w:r w:rsidR="00F330BB" w:rsidRPr="00C30527">
        <w:rPr>
          <w:rFonts w:ascii="Times New Roman" w:hAnsi="Times New Roman"/>
          <w:position w:val="-12"/>
          <w:sz w:val="24"/>
          <w:szCs w:val="24"/>
        </w:rPr>
        <w:object w:dxaOrig="2100" w:dyaOrig="360" w14:anchorId="40D155A5">
          <v:shape id="_x0000_i1080" type="#_x0000_t75" style="width:114.6pt;height:17.7pt" o:ole="">
            <v:imagedata r:id="rId167" o:title=""/>
          </v:shape>
          <o:OLEObject Type="Embed" ProgID="Equation.DSMT4" ShapeID="_x0000_i1080" DrawAspect="Content" ObjectID="_1486165285" r:id="rId168"/>
        </w:object>
      </w:r>
      <w:r w:rsidR="002F278C" w:rsidRPr="00C30527">
        <w:rPr>
          <w:rFonts w:ascii="Times New Roman" w:hAnsi="Times New Roman"/>
          <w:sz w:val="24"/>
          <w:szCs w:val="24"/>
        </w:rPr>
        <w:t xml:space="preserve">; and </w:t>
      </w:r>
      <w:r w:rsidR="00F330BB" w:rsidRPr="00C30527">
        <w:rPr>
          <w:rFonts w:ascii="Times New Roman" w:hAnsi="Times New Roman"/>
          <w:position w:val="-12"/>
          <w:sz w:val="24"/>
          <w:szCs w:val="24"/>
        </w:rPr>
        <w:object w:dxaOrig="1460" w:dyaOrig="360" w14:anchorId="39CF74EE">
          <v:shape id="_x0000_i1081" type="#_x0000_t75" style="width:78.4pt;height:17.7pt" o:ole="">
            <v:imagedata r:id="rId169" o:title=""/>
          </v:shape>
          <o:OLEObject Type="Embed" ProgID="Equation.DSMT4" ShapeID="_x0000_i1081" DrawAspect="Content" ObjectID="_1486165286" r:id="rId170"/>
        </w:object>
      </w:r>
      <w:r w:rsidR="002F278C" w:rsidRPr="00C30527">
        <w:rPr>
          <w:rFonts w:ascii="Times New Roman" w:hAnsi="Times New Roman"/>
          <w:sz w:val="24"/>
          <w:szCs w:val="24"/>
        </w:rPr>
        <w:t>.</w:t>
      </w:r>
    </w:p>
    <w:tbl>
      <w:tblPr>
        <w:tblStyle w:val="TableGrid"/>
        <w:tblpPr w:leftFromText="180" w:rightFromText="180" w:vertAnchor="text" w:horzAnchor="page" w:tblpX="5896" w:tblpY="249"/>
        <w:tblW w:w="0" w:type="auto"/>
        <w:tblLook w:val="04A0" w:firstRow="1" w:lastRow="0" w:firstColumn="1" w:lastColumn="0" w:noHBand="0" w:noVBand="1"/>
      </w:tblPr>
      <w:tblGrid>
        <w:gridCol w:w="828"/>
        <w:gridCol w:w="1440"/>
        <w:gridCol w:w="1530"/>
      </w:tblGrid>
      <w:tr w:rsidR="00C20318" w:rsidRPr="00C30527" w:rsidTr="00C0201C">
        <w:tc>
          <w:tcPr>
            <w:tcW w:w="3798" w:type="dxa"/>
            <w:gridSpan w:val="3"/>
            <w:tcBorders>
              <w:top w:val="nil"/>
              <w:left w:val="nil"/>
              <w:right w:val="nil"/>
            </w:tcBorders>
          </w:tcPr>
          <w:p w:rsidR="00C20318" w:rsidRPr="00C30527" w:rsidRDefault="00C20318" w:rsidP="00C30527">
            <w:pPr>
              <w:snapToGrid w:val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C30527">
              <w:rPr>
                <w:rFonts w:ascii="Times New Roman" w:hAnsi="Times New Roman"/>
                <w:b/>
                <w:sz w:val="24"/>
                <w:szCs w:val="24"/>
              </w:rPr>
              <w:t xml:space="preserve">Table 2 </w:t>
            </w:r>
            <w:r w:rsidR="007D48BC" w:rsidRPr="00C30527">
              <w:rPr>
                <w:rFonts w:ascii="Times New Roman" w:hAnsi="Times New Roman"/>
                <w:b/>
                <w:sz w:val="24"/>
                <w:szCs w:val="24"/>
              </w:rPr>
              <w:t>L</w:t>
            </w:r>
            <w:r w:rsidRPr="00C30527">
              <w:rPr>
                <w:rFonts w:ascii="Times New Roman" w:hAnsi="Times New Roman"/>
                <w:b/>
                <w:sz w:val="24"/>
                <w:szCs w:val="24"/>
              </w:rPr>
              <w:t>ink performance functions and standard deviations</w:t>
            </w:r>
          </w:p>
        </w:tc>
      </w:tr>
      <w:tr w:rsidR="000D74B2" w:rsidRPr="00C30527" w:rsidTr="004176B3">
        <w:tc>
          <w:tcPr>
            <w:tcW w:w="828" w:type="dxa"/>
          </w:tcPr>
          <w:p w:rsidR="000D74B2" w:rsidRPr="00C30527" w:rsidRDefault="000D74B2" w:rsidP="00C30527">
            <w:pPr>
              <w:snapToGrid w:val="0"/>
              <w:rPr>
                <w:rFonts w:ascii="Times New Roman" w:hAnsi="Times New Roman"/>
                <w:sz w:val="24"/>
                <w:szCs w:val="24"/>
              </w:rPr>
            </w:pPr>
            <w:r w:rsidRPr="00C30527">
              <w:rPr>
                <w:rFonts w:ascii="Times New Roman" w:hAnsi="Times New Roman"/>
                <w:sz w:val="24"/>
                <w:szCs w:val="24"/>
              </w:rPr>
              <w:t xml:space="preserve">Link </w:t>
            </w:r>
          </w:p>
        </w:tc>
        <w:tc>
          <w:tcPr>
            <w:tcW w:w="1440" w:type="dxa"/>
          </w:tcPr>
          <w:p w:rsidR="000D74B2" w:rsidRPr="00C30527" w:rsidRDefault="004176B3" w:rsidP="00C30527">
            <w:pPr>
              <w:snapToGri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30527">
              <w:rPr>
                <w:rFonts w:ascii="Times New Roman" w:hAnsi="Times New Roman"/>
                <w:position w:val="-12"/>
                <w:sz w:val="24"/>
                <w:szCs w:val="24"/>
              </w:rPr>
              <w:object w:dxaOrig="600" w:dyaOrig="360" w14:anchorId="66C5AE11">
                <v:shape id="_x0000_i1082" type="#_x0000_t75" style="width:30.55pt;height:16.2pt" o:ole="">
                  <v:imagedata r:id="rId171" o:title=""/>
                </v:shape>
                <o:OLEObject Type="Embed" ProgID="Equation.DSMT4" ShapeID="_x0000_i1082" DrawAspect="Content" ObjectID="_1486165287" r:id="rId172"/>
              </w:object>
            </w:r>
          </w:p>
        </w:tc>
        <w:tc>
          <w:tcPr>
            <w:tcW w:w="1530" w:type="dxa"/>
          </w:tcPr>
          <w:p w:rsidR="000D74B2" w:rsidRPr="00C30527" w:rsidRDefault="002F278C" w:rsidP="00C30527">
            <w:pPr>
              <w:snapToGrid w:val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C30527">
              <w:rPr>
                <w:rFonts w:ascii="Times New Roman" w:hAnsi="Times New Roman"/>
                <w:position w:val="-12"/>
                <w:sz w:val="24"/>
                <w:szCs w:val="24"/>
              </w:rPr>
              <w:object w:dxaOrig="620" w:dyaOrig="360" w14:anchorId="48B3B9B0">
                <v:shape id="_x0000_i1083" type="#_x0000_t75" style="width:31.65pt;height:16.2pt" o:ole="">
                  <v:imagedata r:id="rId173" o:title=""/>
                </v:shape>
                <o:OLEObject Type="Embed" ProgID="Equation.DSMT4" ShapeID="_x0000_i1083" DrawAspect="Content" ObjectID="_1486165288" r:id="rId174"/>
              </w:object>
            </w:r>
          </w:p>
        </w:tc>
      </w:tr>
      <w:tr w:rsidR="000D74B2" w:rsidRPr="00C30527" w:rsidTr="00C0201C">
        <w:tc>
          <w:tcPr>
            <w:tcW w:w="828" w:type="dxa"/>
          </w:tcPr>
          <w:p w:rsidR="000D74B2" w:rsidRPr="00C30527" w:rsidRDefault="000D74B2" w:rsidP="00C30527">
            <w:pPr>
              <w:snapToGrid w:val="0"/>
              <w:rPr>
                <w:rFonts w:ascii="Times New Roman" w:hAnsi="Times New Roman"/>
                <w:sz w:val="24"/>
                <w:szCs w:val="24"/>
              </w:rPr>
            </w:pPr>
            <w:r w:rsidRPr="00C30527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40" w:type="dxa"/>
          </w:tcPr>
          <w:p w:rsidR="000D74B2" w:rsidRPr="00C30527" w:rsidRDefault="002F278C" w:rsidP="00C30527">
            <w:pPr>
              <w:snapToGrid w:val="0"/>
              <w:rPr>
                <w:rFonts w:ascii="Times New Roman" w:hAnsi="Times New Roman"/>
                <w:sz w:val="24"/>
                <w:szCs w:val="24"/>
              </w:rPr>
            </w:pPr>
            <w:r w:rsidRPr="00C30527">
              <w:rPr>
                <w:rFonts w:ascii="Times New Roman" w:hAnsi="Times New Roman"/>
                <w:sz w:val="24"/>
                <w:szCs w:val="24"/>
              </w:rPr>
              <w:t>1</w:t>
            </w:r>
            <w:r w:rsidR="000D74B2" w:rsidRPr="00C30527">
              <w:rPr>
                <w:rFonts w:ascii="Times New Roman" w:hAnsi="Times New Roman"/>
                <w:sz w:val="24"/>
                <w:szCs w:val="24"/>
              </w:rPr>
              <w:t>+</w:t>
            </w:r>
            <w:r w:rsidR="008048A0" w:rsidRPr="00C30527">
              <w:rPr>
                <w:rFonts w:ascii="Times New Roman" w:hAnsi="Times New Roman"/>
                <w:sz w:val="24"/>
                <w:szCs w:val="24"/>
              </w:rPr>
              <w:t>5</w:t>
            </w:r>
            <w:r w:rsidR="004176B3" w:rsidRPr="00C30527">
              <w:rPr>
                <w:rFonts w:ascii="Times New Roman" w:hAnsi="Times New Roman"/>
                <w:position w:val="-12"/>
                <w:sz w:val="24"/>
                <w:szCs w:val="24"/>
              </w:rPr>
              <w:object w:dxaOrig="220" w:dyaOrig="360" w14:anchorId="31E763EA">
                <v:shape id="_x0000_i1084" type="#_x0000_t75" style="width:11.3pt;height:16.2pt" o:ole="">
                  <v:imagedata r:id="rId175" o:title=""/>
                </v:shape>
                <o:OLEObject Type="Embed" ProgID="Equation.DSMT4" ShapeID="_x0000_i1084" DrawAspect="Content" ObjectID="_1486165289" r:id="rId176"/>
              </w:object>
            </w:r>
          </w:p>
        </w:tc>
        <w:tc>
          <w:tcPr>
            <w:tcW w:w="1530" w:type="dxa"/>
          </w:tcPr>
          <w:p w:rsidR="000D74B2" w:rsidRPr="00C30527" w:rsidRDefault="000D74B2" w:rsidP="00C30527">
            <w:pPr>
              <w:snapToGrid w:val="0"/>
              <w:rPr>
                <w:rFonts w:ascii="Times New Roman" w:hAnsi="Times New Roman"/>
                <w:i/>
                <w:sz w:val="24"/>
                <w:szCs w:val="24"/>
              </w:rPr>
            </w:pPr>
            <w:r w:rsidRPr="00C30527">
              <w:rPr>
                <w:rFonts w:ascii="Times New Roman" w:hAnsi="Times New Roman"/>
                <w:sz w:val="24"/>
                <w:szCs w:val="24"/>
              </w:rPr>
              <w:t>0.07</w:t>
            </w:r>
          </w:p>
        </w:tc>
      </w:tr>
      <w:tr w:rsidR="000D74B2" w:rsidRPr="00C30527" w:rsidTr="00C0201C">
        <w:tc>
          <w:tcPr>
            <w:tcW w:w="828" w:type="dxa"/>
          </w:tcPr>
          <w:p w:rsidR="000D74B2" w:rsidRPr="00C30527" w:rsidRDefault="000D74B2" w:rsidP="00C30527">
            <w:pPr>
              <w:snapToGrid w:val="0"/>
              <w:rPr>
                <w:rFonts w:ascii="Times New Roman" w:hAnsi="Times New Roman"/>
                <w:sz w:val="24"/>
                <w:szCs w:val="24"/>
              </w:rPr>
            </w:pPr>
            <w:r w:rsidRPr="00C30527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440" w:type="dxa"/>
          </w:tcPr>
          <w:p w:rsidR="000D74B2" w:rsidRPr="00C30527" w:rsidRDefault="008048A0" w:rsidP="00C30527">
            <w:pPr>
              <w:snapToGrid w:val="0"/>
              <w:rPr>
                <w:rFonts w:ascii="Times New Roman" w:hAnsi="Times New Roman"/>
                <w:sz w:val="24"/>
                <w:szCs w:val="24"/>
              </w:rPr>
            </w:pPr>
            <w:r w:rsidRPr="00C30527">
              <w:rPr>
                <w:rFonts w:ascii="Times New Roman" w:hAnsi="Times New Roman"/>
                <w:sz w:val="24"/>
                <w:szCs w:val="24"/>
              </w:rPr>
              <w:t>6.07</w:t>
            </w:r>
          </w:p>
        </w:tc>
        <w:tc>
          <w:tcPr>
            <w:tcW w:w="1530" w:type="dxa"/>
          </w:tcPr>
          <w:p w:rsidR="000D74B2" w:rsidRPr="00C30527" w:rsidRDefault="000D74B2" w:rsidP="00C30527">
            <w:pPr>
              <w:snapToGrid w:val="0"/>
              <w:rPr>
                <w:rFonts w:ascii="Times New Roman" w:hAnsi="Times New Roman"/>
                <w:sz w:val="24"/>
                <w:szCs w:val="24"/>
              </w:rPr>
            </w:pPr>
            <w:r w:rsidRPr="00C30527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0D74B2" w:rsidRPr="00C30527" w:rsidTr="00C0201C">
        <w:tc>
          <w:tcPr>
            <w:tcW w:w="828" w:type="dxa"/>
          </w:tcPr>
          <w:p w:rsidR="000D74B2" w:rsidRPr="00C30527" w:rsidRDefault="000D74B2" w:rsidP="00C30527">
            <w:pPr>
              <w:snapToGrid w:val="0"/>
              <w:rPr>
                <w:rFonts w:ascii="Times New Roman" w:hAnsi="Times New Roman"/>
                <w:sz w:val="24"/>
                <w:szCs w:val="24"/>
              </w:rPr>
            </w:pPr>
            <w:r w:rsidRPr="00C30527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40" w:type="dxa"/>
          </w:tcPr>
          <w:p w:rsidR="000D74B2" w:rsidRPr="00C30527" w:rsidRDefault="000D74B2" w:rsidP="00C30527">
            <w:pPr>
              <w:snapToGrid w:val="0"/>
              <w:rPr>
                <w:rFonts w:ascii="Times New Roman" w:hAnsi="Times New Roman"/>
                <w:i/>
                <w:sz w:val="24"/>
                <w:szCs w:val="24"/>
              </w:rPr>
            </w:pPr>
            <w:r w:rsidRPr="00C30527">
              <w:rPr>
                <w:rFonts w:ascii="Times New Roman" w:hAnsi="Times New Roman"/>
                <w:sz w:val="24"/>
                <w:szCs w:val="24"/>
              </w:rPr>
              <w:t>0.1+0.1</w:t>
            </w:r>
            <w:r w:rsidR="004176B3" w:rsidRPr="00C30527">
              <w:rPr>
                <w:rFonts w:ascii="Times New Roman" w:hAnsi="Times New Roman"/>
                <w:position w:val="-12"/>
                <w:sz w:val="24"/>
                <w:szCs w:val="24"/>
              </w:rPr>
              <w:object w:dxaOrig="240" w:dyaOrig="360" w14:anchorId="14F0CCB8">
                <v:shape id="_x0000_i1085" type="#_x0000_t75" style="width:12.45pt;height:16.2pt" o:ole="">
                  <v:imagedata r:id="rId177" o:title=""/>
                </v:shape>
                <o:OLEObject Type="Embed" ProgID="Equation.DSMT4" ShapeID="_x0000_i1085" DrawAspect="Content" ObjectID="_1486165290" r:id="rId178"/>
              </w:object>
            </w:r>
          </w:p>
        </w:tc>
        <w:tc>
          <w:tcPr>
            <w:tcW w:w="1530" w:type="dxa"/>
          </w:tcPr>
          <w:p w:rsidR="000D74B2" w:rsidRPr="00C30527" w:rsidRDefault="000D74B2" w:rsidP="00C30527">
            <w:pPr>
              <w:snapToGrid w:val="0"/>
              <w:rPr>
                <w:rFonts w:ascii="Times New Roman" w:hAnsi="Times New Roman"/>
                <w:i/>
                <w:sz w:val="24"/>
                <w:szCs w:val="24"/>
              </w:rPr>
            </w:pPr>
            <w:r w:rsidRPr="00C30527">
              <w:rPr>
                <w:rFonts w:ascii="Times New Roman" w:hAnsi="Times New Roman"/>
                <w:sz w:val="24"/>
                <w:szCs w:val="24"/>
              </w:rPr>
              <w:t>0.005</w:t>
            </w:r>
          </w:p>
        </w:tc>
      </w:tr>
    </w:tbl>
    <w:p w:rsidR="000D74B2" w:rsidRPr="00C30527" w:rsidRDefault="000D74B2" w:rsidP="00C30527">
      <w:pPr>
        <w:snapToGrid w:val="0"/>
        <w:ind w:firstLine="36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noProof/>
          <w:sz w:val="24"/>
          <w:szCs w:val="24"/>
        </w:rPr>
        <mc:AlternateContent>
          <mc:Choice Requires="wpc">
            <w:drawing>
              <wp:inline distT="0" distB="0" distL="0" distR="0" wp14:anchorId="7538F97C" wp14:editId="25C8048E">
                <wp:extent cx="2324100" cy="1148080"/>
                <wp:effectExtent l="0" t="0" r="0" b="6985"/>
                <wp:docPr id="448" name="Canvas 4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24" name="Oval 615"/>
                        <wps:cNvSpPr>
                          <a:spLocks noChangeArrowheads="1"/>
                        </wps:cNvSpPr>
                        <wps:spPr bwMode="auto">
                          <a:xfrm>
                            <a:off x="321310" y="447040"/>
                            <a:ext cx="284480" cy="29019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Oval 616"/>
                        <wps:cNvSpPr>
                          <a:spLocks noChangeArrowheads="1"/>
                        </wps:cNvSpPr>
                        <wps:spPr bwMode="auto">
                          <a:xfrm>
                            <a:off x="1147445" y="455930"/>
                            <a:ext cx="282575" cy="29019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8" name="Oval 617"/>
                        <wps:cNvSpPr>
                          <a:spLocks noChangeArrowheads="1"/>
                        </wps:cNvSpPr>
                        <wps:spPr bwMode="auto">
                          <a:xfrm>
                            <a:off x="1833245" y="455930"/>
                            <a:ext cx="285750" cy="2895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9" name="AutoShape 618"/>
                        <wps:cNvCnPr>
                          <a:cxnSpLocks noChangeShapeType="1"/>
                        </wps:cNvCnPr>
                        <wps:spPr bwMode="auto">
                          <a:xfrm rot="5400000" flipV="1">
                            <a:off x="871855" y="181610"/>
                            <a:ext cx="8890" cy="624840"/>
                          </a:xfrm>
                          <a:prstGeom prst="curvedConnector3">
                            <a:avLst>
                              <a:gd name="adj1" fmla="val -1664287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0" name="AutoShape 619"/>
                        <wps:cNvCnPr>
                          <a:cxnSpLocks noChangeShapeType="1"/>
                        </wps:cNvCnPr>
                        <wps:spPr bwMode="auto">
                          <a:xfrm rot="16200000" flipH="1">
                            <a:off x="871855" y="380365"/>
                            <a:ext cx="8890" cy="624840"/>
                          </a:xfrm>
                          <a:prstGeom prst="curvedConnector3">
                            <a:avLst>
                              <a:gd name="adj1" fmla="val 1821426"/>
                            </a:avLst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AutoShape 620"/>
                        <wps:cNvCnPr>
                          <a:cxnSpLocks noChangeShapeType="1"/>
                        </wps:cNvCnPr>
                        <wps:spPr bwMode="auto">
                          <a:xfrm flipV="1">
                            <a:off x="1430020" y="600710"/>
                            <a:ext cx="40322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2" name="Text Box 621"/>
                        <wps:cNvSpPr txBox="1">
                          <a:spLocks noChangeArrowheads="1"/>
                        </wps:cNvSpPr>
                        <wps:spPr bwMode="auto">
                          <a:xfrm>
                            <a:off x="324485" y="457200"/>
                            <a:ext cx="481965" cy="51879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0527" w:rsidRPr="00303397" w:rsidRDefault="00C30527" w:rsidP="000D74B2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303397">
                                <w:rPr>
                                  <w:rFonts w:ascii="Times New Roman" w:hAnsi="Times New Roman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Text Box 622"/>
                        <wps:cNvSpPr txBox="1">
                          <a:spLocks noChangeArrowheads="1"/>
                        </wps:cNvSpPr>
                        <wps:spPr bwMode="auto">
                          <a:xfrm>
                            <a:off x="1149985" y="476250"/>
                            <a:ext cx="481965" cy="51879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0527" w:rsidRPr="00303397" w:rsidRDefault="00C30527" w:rsidP="000D74B2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" name="Text Box 623"/>
                        <wps:cNvSpPr txBox="1">
                          <a:spLocks noChangeArrowheads="1"/>
                        </wps:cNvSpPr>
                        <wps:spPr bwMode="auto">
                          <a:xfrm>
                            <a:off x="1842135" y="469900"/>
                            <a:ext cx="481965" cy="51879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0527" w:rsidRPr="00303397" w:rsidRDefault="00C30527" w:rsidP="000D74B2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5" name="Text Box 624"/>
                        <wps:cNvSpPr txBox="1">
                          <a:spLocks noChangeArrowheads="1"/>
                        </wps:cNvSpPr>
                        <wps:spPr bwMode="auto">
                          <a:xfrm>
                            <a:off x="751840" y="104140"/>
                            <a:ext cx="329565" cy="27559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0527" w:rsidRPr="00303397" w:rsidRDefault="00C30527" w:rsidP="000D74B2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Text Box 625"/>
                        <wps:cNvSpPr txBox="1">
                          <a:spLocks noChangeArrowheads="1"/>
                        </wps:cNvSpPr>
                        <wps:spPr bwMode="auto">
                          <a:xfrm>
                            <a:off x="739140" y="872490"/>
                            <a:ext cx="329565" cy="27559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0527" w:rsidRPr="00303397" w:rsidRDefault="00C30527" w:rsidP="000D74B2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" name="Text Box 626"/>
                        <wps:cNvSpPr txBox="1">
                          <a:spLocks noChangeArrowheads="1"/>
                        </wps:cNvSpPr>
                        <wps:spPr bwMode="auto">
                          <a:xfrm>
                            <a:off x="1475740" y="358140"/>
                            <a:ext cx="329565" cy="27559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alpha val="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30527" w:rsidRPr="00303397" w:rsidRDefault="00C30527" w:rsidP="000D74B2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48" o:spid="_x0000_s1026" editas="canvas" style="width:183pt;height:90.4pt;mso-position-horizontal-relative:char;mso-position-vertical-relative:line" coordsize="23241,11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">
                <v:shape id="_x0000_s1027" type="#_x0000_t75" style="position:absolute;width:23241;height:11480;visibility:visible;mso-wrap-style:square">
                  <v:fill o:detectmouseclick="t"/>
                  <v:path o:connecttype="none"/>
                </v:shape>
                <v:oval id="Oval 615" o:spid="_x0000_s1028" style="position:absolute;left:3213;top:4470;width:28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GQCcQA&#10;AADcAAAADwAAAGRycy9kb3ducmV2LnhtbESPQWvCQBSE74L/YXlCb7rRqEh0FakU7KGHxvb+yD6T&#10;YPZtyL7G+O/dQqHHYWa+YXaHwTWqpy7Ung3MZwko4sLbmksDX5e36QZUEGSLjWcy8KAAh/14tMPM&#10;+jt/Up9LqSKEQ4YGKpE20zoUFTkMM98SR+/qO4cSZVdq2+E9wl2jF0my1g5rjgsVtvRaUXHLf5yB&#10;U3nM171OZZVeT2dZ3b4/3tO5MS+T4bgFJTTIf/ivfbYGlosl/J6JR0Dv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BkAnEAAAA3AAAAA8AAAAAAAAAAAAAAAAAmAIAAGRycy9k&#10;b3ducmV2LnhtbFBLBQYAAAAABAAEAPUAAACJAwAAAAA=&#10;"/>
                <v:oval id="Oval 616" o:spid="_x0000_s1029" style="position:absolute;left:11474;top:4559;width:2826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qYo8QA&#10;AADcAAAADwAAAGRycy9kb3ducmV2LnhtbESPQWvCQBSE74X+h+UVeqsbG7WSuoooBXvowVjvj+wz&#10;CWbfhuwzxn/vCoUeh5n5hlmsBteonrpQezYwHiWgiAtvay4N/B6+3uaggiBbbDyTgRsFWC2fnxaY&#10;WX/lPfW5lCpCOGRooBJpM61DUZHDMPItcfROvnMoUXalth1eI9w1+j1JZtphzXGhwpY2FRXn/OIM&#10;bMt1Put1KtP0tN3J9Hz8+U7Hxry+DOtPUEKD/If/2jtrYJJ+wONMPAJ6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KmKPEAAAA3AAAAA8AAAAAAAAAAAAAAAAAmAIAAGRycy9k&#10;b3ducmV2LnhtbFBLBQYAAAAABAAEAPUAAACJAwAAAAA=&#10;"/>
                <v:oval id="Oval 617" o:spid="_x0000_s1030" style="position:absolute;left:18332;top:4559;width:2857;height:28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UM0cEA&#10;AADcAAAADwAAAGRycy9kb3ducmV2LnhtbERPTWvCQBC9F/wPyxS81Y2mSkldRRTBHjyYtvchOybB&#10;7GzIjjH+e/cgeHy87+V6cI3qqQu1ZwPTSQKKuPC25tLA3+/+4wtUEGSLjWcycKcA69XobYmZ9Tc+&#10;UZ9LqWIIhwwNVCJtpnUoKnIYJr4ljtzZdw4lwq7UtsNbDHeNniXJQjusOTZU2NK2ouKSX52BXbnJ&#10;F71OZZ6edweZX/6PP+nUmPH7sPkGJTTIS/x0H6yBzzSujWfiEdCr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zVDNHBAAAA3AAAAA8AAAAAAAAAAAAAAAAAmAIAAGRycy9kb3du&#10;cmV2LnhtbFBLBQYAAAAABAAEAPUAAACGAwAAAAA=&#10;"/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618" o:spid="_x0000_s1031" type="#_x0000_t38" style="position:absolute;left:8718;top:1815;width:89;height:6249;rotation:-90;flip: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EPJsYAAADcAAAADwAAAGRycy9kb3ducmV2LnhtbESPS2/CMBCE75X4D9Yi9VYcKOIRMKhq&#10;Vcqhh/K6r+JNHBqvo9iFpL8eI1XqcTQz32iW69ZW4kKNLx0rGA4SEMSZ0yUXCo6H96cZCB+QNVaO&#10;SUFHHtar3sMSU+2uvKPLPhQiQtinqMCEUKdS+syQRT9wNXH0ctdYDFE2hdQNXiPcVnKUJBNpseS4&#10;YLCmV0PZ9/7HKsi70fazfTP+45xv7FfWnSbT30qpx377sgARqA3/4b/2VisYP8/hfiYeAbm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0xDybGAAAA3AAAAA8AAAAAAAAA&#10;AAAAAAAAoQIAAGRycy9kb3ducmV2LnhtbFBLBQYAAAAABAAEAPkAAACUAwAAAAA=&#10;" adj="-359486">
                  <v:stroke endarrow="block"/>
                </v:shape>
                <v:shape id="AutoShape 619" o:spid="_x0000_s1032" type="#_x0000_t38" style="position:absolute;left:8718;top:3803;width:89;height:6249;rotation:90;flip:x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zqR8EAAADcAAAADwAAAGRycy9kb3ducmV2LnhtbERPS2vCQBC+C/6HZQq96aYiIqmrlGKh&#10;hyr4uHgbstNk2+xsmp3E9N+7B8Hjx/debQZfq57a6AIbeJlmoIiLYB2XBs6nj8kSVBRki3VgMvBP&#10;ETbr8WiFuQ1XPlB/lFKlEI45GqhEmlzrWFTkMU5DQ5y479B6lATbUtsWrync13qWZQvt0XFqqLCh&#10;94qK32PnDXTdst/h9u9ndql3+2xgJ1/ijHl+Gt5eQQkN8hDf3Z/WwHye5qcz6Qjo9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SfOpHwQAAANwAAAAPAAAAAAAAAAAAAAAA&#10;AKECAABkcnMvZG93bnJldi54bWxQSwUGAAAAAAQABAD5AAAAjwMAAAAA&#10;" adj="393428">
                  <v:stroke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20" o:spid="_x0000_s1033" type="#_x0000_t32" style="position:absolute;left:14300;top:6007;width:4032;height: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baCMQAAADcAAAADwAAAGRycy9kb3ducmV2LnhtbESPwWrDMBBE74X8g9hAb7XskIbiRjFN&#10;oBB6CU0KyXGxtraotTKWajl/HxUKOQ4z84ZZV5PtxEiDN44VFFkOgrh22nCj4Ov0/vQCwgdkjZ1j&#10;UnAlD9Vm9rDGUrvInzQeQyMShH2JCtoQ+lJKX7dk0WeuJ07etxsshiSHRuoBY4LbTi7yfCUtGk4L&#10;Lfa0a6n+Of5aBSYezNjvd3H7cb54Hclcn51R6nE+vb2CCDSFe/i/vdcKlssC/s6kIyA3N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5toIxAAAANwAAAAPAAAAAAAAAAAA&#10;AAAAAKECAABkcnMvZG93bnJldi54bWxQSwUGAAAAAAQABAD5AAAAkgMAAAAA&#10;">
                  <v:stroke endarrow="block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21" o:spid="_x0000_s1034" type="#_x0000_t202" style="position:absolute;left:3244;top:4572;width:4820;height:5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30Mt8MA&#10;AADcAAAADwAAAGRycy9kb3ducmV2LnhtbESPX2vCMBTF34V9h3AHvoimFpFSjTJkgoIbrNP3a3Nt&#10;q81NaaLWb78MBB8P58+PM192phY3al1lWcF4FIEgzq2uuFCw/10PExDOI2usLZOCBzlYLt56c0y1&#10;vfMP3TJfiDDCLkUFpfdNKqXLSzLoRrYhDt7JtgZ9kG0hdYv3MG5qGUfRVBqsOBBKbGhVUn7JriZw&#10;P7ukORx3q/M2GxzP8TdXXwkr1X/vPmYgPHX+FX62N1rBZBLD/5lwBO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30Mt8MAAADcAAAADwAAAAAAAAAAAAAAAACYAgAAZHJzL2Rv&#10;d25yZXYueG1sUEsFBgAAAAAEAAQA9QAAAIgDAAAAAA==&#10;" stroked="f">
                  <v:fill opacity="0"/>
                  <v:textbox>
                    <w:txbxContent>
                      <w:p w:rsidR="00C30527" w:rsidRPr="00303397" w:rsidRDefault="00C30527" w:rsidP="000D74B2">
                        <w:pPr>
                          <w:rPr>
                            <w:rFonts w:ascii="Times New Roman" w:hAnsi="Times New Roman"/>
                          </w:rPr>
                        </w:pPr>
                        <w:r w:rsidRPr="00303397">
                          <w:rPr>
                            <w:rFonts w:ascii="Times New Roman" w:hAnsi="Times New Roman"/>
                          </w:rPr>
                          <w:t>A</w:t>
                        </w:r>
                      </w:p>
                    </w:txbxContent>
                  </v:textbox>
                </v:shape>
                <v:shape id="Text Box 622" o:spid="_x0000_s1035" type="#_x0000_t202" style="position:absolute;left:11499;top:4762;width:4820;height:51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GpLMUA&#10;AADcAAAADwAAAGRycy9kb3ducmV2LnhtbESPW2vCQBCF3wX/wzIFX6RuaqWE1I0UUVCohabt+yQ7&#10;zcXsbMiumv77riD4eDiXj7NcDaYVZ+pdbVnB0ywCQVxYXXOp4Ptr+xiDcB5ZY2uZFPyRg1U6Hi0x&#10;0fbCn3TOfCnCCLsEFVTed4mUrqjIoJvZjjh4v7Y36IPsS6l7vIRx08p5FL1IgzUHQoUdrSsqjtnJ&#10;BO5miLuf/H3d7LNp3sw/uD7ErNTkYXh7BeFp8Pfwrb3TChaLZ7ieCUdAp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MaksxQAAANwAAAAPAAAAAAAAAAAAAAAAAJgCAABkcnMv&#10;ZG93bnJldi54bWxQSwUGAAAAAAQABAD1AAAAigMAAAAA&#10;" stroked="f">
                  <v:fill opacity="0"/>
                  <v:textbox>
                    <w:txbxContent>
                      <w:p w:rsidR="00C30527" w:rsidRPr="00303397" w:rsidRDefault="00C30527" w:rsidP="000D74B2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B</w:t>
                        </w:r>
                      </w:p>
                    </w:txbxContent>
                  </v:textbox>
                </v:shape>
                <v:shape id="Text Box 623" o:spid="_x0000_s1036" type="#_x0000_t202" style="position:absolute;left:18421;top:4699;width:4820;height:51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gxWMUA&#10;AADcAAAADwAAAGRycy9kb3ducmV2LnhtbESPX2vCMBTF3wf7DuEOfBk2nRQptVGGbOBgE9bp+21z&#10;bavNTWky7b79Igg+Hs6fHydfjaYTZxpca1nBSxSDIK6sbrlWsPt5n6YgnEfW2FkmBX/kYLV8fMgx&#10;0/bC33QufC3CCLsMFTTe95mUrmrIoItsTxy8gx0M+iCHWuoBL2HcdHIWx3NpsOVAaLCndUPVqfg1&#10;gfs2pv2+/FwfP4rn8jjbcvuVslKTp/F1AcLT6O/hW3ujFSRJAtcz4QjI5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DFYxQAAANwAAAAPAAAAAAAAAAAAAAAAAJgCAABkcnMv&#10;ZG93bnJldi54bWxQSwUGAAAAAAQABAD1AAAAigMAAAAA&#10;" stroked="f">
                  <v:fill opacity="0"/>
                  <v:textbox>
                    <w:txbxContent>
                      <w:p w:rsidR="00C30527" w:rsidRPr="00303397" w:rsidRDefault="00C30527" w:rsidP="000D74B2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C</w:t>
                        </w:r>
                      </w:p>
                    </w:txbxContent>
                  </v:textbox>
                </v:shape>
                <v:shape id="Text Box 624" o:spid="_x0000_s1037" type="#_x0000_t202" style="position:absolute;left:7518;top:1041;width:3296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SUw8UA&#10;AADcAAAADwAAAGRycy9kb3ducmV2LnhtbESPW2vCQBCF3wX/wzIFX6RuKlpC6kaKtKDQCqbt+yQ7&#10;zcXsbMiumv77riD4eDiXj7NaD6YVZ+pdbVnB0ywCQVxYXXOp4Pvr/TEG4TyyxtYyKfgjB+t0PFph&#10;ou2FD3TOfCnCCLsEFVTed4mUrqjIoJvZjjh4v7Y36IPsS6l7vIRx08p5FD1LgzUHQoUdbSoqjtnJ&#10;BO7bEHc/+cem2WXTvJnvuf6MWanJw/D6AsLT4O/hW3urFSwWS7ieCUdAp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lJTDxQAAANwAAAAPAAAAAAAAAAAAAAAAAJgCAABkcnMv&#10;ZG93bnJldi54bWxQSwUGAAAAAAQABAD1AAAAigMAAAAA&#10;" stroked="f">
                  <v:fill opacity="0"/>
                  <v:textbox>
                    <w:txbxContent>
                      <w:p w:rsidR="00C30527" w:rsidRPr="00303397" w:rsidRDefault="00C30527" w:rsidP="000D74B2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1</w:t>
                        </w:r>
                      </w:p>
                    </w:txbxContent>
                  </v:textbox>
                </v:shape>
                <v:shape id="Text Box 625" o:spid="_x0000_s1038" type="#_x0000_t202" style="position:absolute;left:7391;top:8724;width:3296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YKtMMA&#10;AADcAAAADwAAAGRycy9kb3ducmV2LnhtbESP3YrCMBCF7xd8hzCCN8uaKiKlaxQRBQVdsLr3YzPb&#10;VptJaaLWtzfCgpeH8/NxJrPWVOJGjSstKxj0IxDEmdUl5wqOh9VXDMJ5ZI2VZVLwIAezaedjgom2&#10;d97TLfW5CCPsElRQeF8nUrqsIIOub2vi4P3ZxqAPssmlbvAexk0lh1E0lgZLDoQCa1oUlF3Sqwnc&#10;ZRvXv6ft4rxJP0/n4Q+Xu5iV6nXb+TcIT61/h//ba61gNBrD60w4An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EYKtMMAAADcAAAADwAAAAAAAAAAAAAAAACYAgAAZHJzL2Rv&#10;d25yZXYueG1sUEsFBgAAAAAEAAQA9QAAAIgDAAAAAA==&#10;" stroked="f">
                  <v:fill opacity="0"/>
                  <v:textbox>
                    <w:txbxContent>
                      <w:p w:rsidR="00C30527" w:rsidRPr="00303397" w:rsidRDefault="00C30527" w:rsidP="000D74B2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2</w:t>
                        </w:r>
                      </w:p>
                    </w:txbxContent>
                  </v:textbox>
                </v:shape>
                <v:shape id="Text Box 626" o:spid="_x0000_s1039" type="#_x0000_t202" style="position:absolute;left:14757;top:3581;width:3296;height:27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qvL8UA&#10;AADcAAAADwAAAGRycy9kb3ducmV2LnhtbESPW2vCQBCF3wX/wzIFX6RuKmJD6kaKtKDQCqbt+yQ7&#10;zcXsbMiumv77riD4eDiXj7NaD6YVZ+pdbVnB0ywCQVxYXXOp4Pvr/TEG4TyyxtYyKfgjB+t0PFph&#10;ou2FD3TOfCnCCLsEFVTed4mUrqjIoJvZjjh4v7Y36IPsS6l7vIRx08p5FC2lwZoDocKONhUVx+xk&#10;AvdtiLuf/GPT7LJp3sz3XH/GrNTkYXh9AeFp8Pfwrb3VChaLZ7ieCUdAp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Cq8vxQAAANwAAAAPAAAAAAAAAAAAAAAAAJgCAABkcnMv&#10;ZG93bnJldi54bWxQSwUGAAAAAAQABAD1AAAAigMAAAAA&#10;" stroked="f">
                  <v:fill opacity="0"/>
                  <v:textbox>
                    <w:txbxContent>
                      <w:p w:rsidR="00C30527" w:rsidRPr="00303397" w:rsidRDefault="00C30527" w:rsidP="000D74B2">
                        <w:pPr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Times New Roman" w:hAnsi="Times New Roman"/>
                          </w:rP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0D74B2" w:rsidRPr="00C30527" w:rsidRDefault="00C20318" w:rsidP="00C30527">
      <w:pPr>
        <w:snapToGrid w:val="0"/>
        <w:ind w:firstLine="360"/>
        <w:rPr>
          <w:rFonts w:ascii="Times New Roman" w:hAnsi="Times New Roman"/>
          <w:b/>
          <w:sz w:val="24"/>
          <w:szCs w:val="24"/>
        </w:rPr>
      </w:pPr>
      <w:r w:rsidRPr="00C30527">
        <w:rPr>
          <w:rFonts w:ascii="Times New Roman" w:hAnsi="Times New Roman"/>
          <w:b/>
          <w:sz w:val="24"/>
          <w:szCs w:val="24"/>
        </w:rPr>
        <w:t xml:space="preserve">Figure 1 Example network               </w:t>
      </w:r>
    </w:p>
    <w:p w:rsidR="00C20318" w:rsidRPr="00C30527" w:rsidRDefault="00C20318" w:rsidP="00C30527">
      <w:pPr>
        <w:snapToGrid w:val="0"/>
        <w:ind w:firstLine="360"/>
        <w:rPr>
          <w:rFonts w:ascii="Times New Roman" w:hAnsi="Times New Roman"/>
          <w:b/>
          <w:sz w:val="24"/>
          <w:szCs w:val="24"/>
        </w:rPr>
      </w:pPr>
    </w:p>
    <w:p w:rsidR="007613ED" w:rsidRPr="00C30527" w:rsidRDefault="007613ED" w:rsidP="00C30527">
      <w:pPr>
        <w:snapToGrid w:val="0"/>
        <w:ind w:firstLine="360"/>
        <w:rPr>
          <w:rFonts w:ascii="Times New Roman" w:hAnsi="Times New Roman"/>
          <w:sz w:val="24"/>
          <w:szCs w:val="24"/>
        </w:rPr>
      </w:pPr>
    </w:p>
    <w:p w:rsidR="00B0659D" w:rsidRPr="00C30527" w:rsidRDefault="00A50064" w:rsidP="00C30527">
      <w:pPr>
        <w:snapToGrid w:val="0"/>
        <w:ind w:firstLine="36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 xml:space="preserve">Based on the above setting,  </w:t>
      </w:r>
      <w:r w:rsidRPr="00C30527">
        <w:rPr>
          <w:rFonts w:ascii="Times New Roman" w:hAnsi="Times New Roman"/>
          <w:position w:val="-12"/>
          <w:sz w:val="24"/>
          <w:szCs w:val="24"/>
        </w:rPr>
        <w:object w:dxaOrig="260" w:dyaOrig="360" w14:anchorId="1F1DD3BC">
          <v:shape id="_x0000_i1086" type="#_x0000_t75" style="width:12.45pt;height:16.2pt" o:ole="">
            <v:imagedata r:id="rId179" o:title=""/>
          </v:shape>
          <o:OLEObject Type="Embed" ProgID="Equation.DSMT4" ShapeID="_x0000_i1086" DrawAspect="Content" ObjectID="_1486165291" r:id="rId180"/>
        </w:object>
      </w:r>
      <w:r w:rsidRPr="00C30527">
        <w:rPr>
          <w:rFonts w:ascii="Times New Roman" w:hAnsi="Times New Roman"/>
          <w:sz w:val="24"/>
          <w:szCs w:val="24"/>
        </w:rPr>
        <w:t xml:space="preserve"> for each link</w:t>
      </w:r>
      <w:r w:rsidR="00F04318" w:rsidRPr="00C30527">
        <w:rPr>
          <w:rFonts w:ascii="Times New Roman" w:hAnsi="Times New Roman"/>
          <w:sz w:val="24"/>
          <w:szCs w:val="24"/>
        </w:rPr>
        <w:t xml:space="preserve"> </w:t>
      </w:r>
      <w:r w:rsidR="00B0659D" w:rsidRPr="00C30527">
        <w:rPr>
          <w:rFonts w:ascii="Times New Roman" w:hAnsi="Times New Roman"/>
          <w:sz w:val="24"/>
          <w:szCs w:val="24"/>
        </w:rPr>
        <w:t xml:space="preserve">can be set </w:t>
      </w:r>
      <w:proofErr w:type="gramStart"/>
      <w:r w:rsidR="00525FB1" w:rsidRPr="00C30527">
        <w:rPr>
          <w:rFonts w:ascii="Times New Roman" w:hAnsi="Times New Roman"/>
          <w:sz w:val="24"/>
          <w:szCs w:val="24"/>
        </w:rPr>
        <w:t>to</w:t>
      </w:r>
      <w:r w:rsidR="00B0659D" w:rsidRPr="00C30527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="00525FB1" w:rsidRPr="00C30527">
        <w:rPr>
          <w:rFonts w:ascii="Times New Roman" w:hAnsi="Times New Roman" w:cs="Times New Roman"/>
          <w:position w:val="-30"/>
          <w:sz w:val="24"/>
        </w:rPr>
        <w:object w:dxaOrig="660" w:dyaOrig="680" w14:anchorId="5650A1AC">
          <v:shape id="_x0000_i1087" type="#_x0000_t75" style="width:33.55pt;height:33.95pt" o:ole="">
            <v:imagedata r:id="rId181" o:title=""/>
          </v:shape>
          <o:OLEObject Type="Embed" ProgID="Equation.DSMT4" ShapeID="_x0000_i1087" DrawAspect="Content" ObjectID="_1486165292" r:id="rId182"/>
        </w:object>
      </w:r>
      <w:r w:rsidR="00B0659D" w:rsidRPr="00C30527">
        <w:rPr>
          <w:rFonts w:ascii="Times New Roman" w:hAnsi="Times New Roman" w:cs="Times New Roman"/>
          <w:sz w:val="24"/>
        </w:rPr>
        <w:t>. That is</w:t>
      </w:r>
      <w:proofErr w:type="gramStart"/>
      <w:r w:rsidR="00B0659D" w:rsidRPr="00C30527">
        <w:rPr>
          <w:rFonts w:ascii="Times New Roman" w:hAnsi="Times New Roman" w:cs="Times New Roman"/>
          <w:sz w:val="24"/>
        </w:rPr>
        <w:t xml:space="preserve">, </w:t>
      </w:r>
      <w:proofErr w:type="gramEnd"/>
      <w:r w:rsidR="00F330BB" w:rsidRPr="00C30527">
        <w:rPr>
          <w:rFonts w:ascii="Times New Roman" w:hAnsi="Times New Roman"/>
          <w:position w:val="-12"/>
          <w:sz w:val="24"/>
          <w:szCs w:val="24"/>
        </w:rPr>
        <w:object w:dxaOrig="920" w:dyaOrig="360" w14:anchorId="6E571D2C">
          <v:shape id="_x0000_i1088" type="#_x0000_t75" style="width:49.75pt;height:17.7pt" o:ole="">
            <v:imagedata r:id="rId183" o:title=""/>
          </v:shape>
          <o:OLEObject Type="Embed" ProgID="Equation.DSMT4" ShapeID="_x0000_i1088" DrawAspect="Content" ObjectID="_1486165293" r:id="rId184"/>
        </w:object>
      </w:r>
      <w:r w:rsidR="00B0659D" w:rsidRPr="00C30527">
        <w:rPr>
          <w:rFonts w:ascii="Times New Roman" w:hAnsi="Times New Roman"/>
          <w:sz w:val="24"/>
          <w:szCs w:val="24"/>
        </w:rPr>
        <w:t xml:space="preserve">, </w:t>
      </w:r>
      <w:r w:rsidR="00F330BB" w:rsidRPr="00C30527">
        <w:rPr>
          <w:rFonts w:ascii="Times New Roman" w:hAnsi="Times New Roman"/>
          <w:position w:val="-12"/>
          <w:sz w:val="24"/>
          <w:szCs w:val="24"/>
        </w:rPr>
        <w:object w:dxaOrig="639" w:dyaOrig="360" w14:anchorId="1F070B16">
          <v:shape id="_x0000_i1089" type="#_x0000_t75" style="width:33.55pt;height:17.7pt" o:ole="">
            <v:imagedata r:id="rId185" o:title=""/>
          </v:shape>
          <o:OLEObject Type="Embed" ProgID="Equation.DSMT4" ShapeID="_x0000_i1089" DrawAspect="Content" ObjectID="_1486165294" r:id="rId186"/>
        </w:object>
      </w:r>
      <w:r w:rsidR="00B0659D" w:rsidRPr="00C30527">
        <w:rPr>
          <w:rFonts w:ascii="Times New Roman" w:hAnsi="Times New Roman"/>
          <w:sz w:val="24"/>
          <w:szCs w:val="24"/>
        </w:rPr>
        <w:t xml:space="preserve">, and </w:t>
      </w:r>
      <w:r w:rsidR="00F330BB" w:rsidRPr="00C30527">
        <w:rPr>
          <w:rFonts w:ascii="Times New Roman" w:hAnsi="Times New Roman"/>
          <w:position w:val="-12"/>
          <w:sz w:val="24"/>
          <w:szCs w:val="24"/>
        </w:rPr>
        <w:object w:dxaOrig="920" w:dyaOrig="360" w14:anchorId="6C410642">
          <v:shape id="_x0000_i1090" type="#_x0000_t75" style="width:49.75pt;height:17.7pt" o:ole="">
            <v:imagedata r:id="rId187" o:title=""/>
          </v:shape>
          <o:OLEObject Type="Embed" ProgID="Equation.DSMT4" ShapeID="_x0000_i1090" DrawAspect="Content" ObjectID="_1486165295" r:id="rId188"/>
        </w:object>
      </w:r>
      <w:r w:rsidR="00525FB1" w:rsidRPr="00C30527">
        <w:rPr>
          <w:rFonts w:ascii="Times New Roman" w:hAnsi="Times New Roman"/>
          <w:sz w:val="24"/>
          <w:szCs w:val="24"/>
        </w:rPr>
        <w:t>.</w:t>
      </w:r>
    </w:p>
    <w:p w:rsidR="00F04318" w:rsidRPr="00C30527" w:rsidRDefault="00F04318" w:rsidP="00C30527">
      <w:pPr>
        <w:snapToGrid w:val="0"/>
        <w:ind w:firstLine="36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 xml:space="preserve">Furthermore, the </w:t>
      </w:r>
      <w:proofErr w:type="spellStart"/>
      <w:r w:rsidRPr="00C30527">
        <w:rPr>
          <w:rFonts w:ascii="Times New Roman" w:hAnsi="Times New Roman"/>
          <w:sz w:val="24"/>
          <w:szCs w:val="24"/>
        </w:rPr>
        <w:t>covariances</w:t>
      </w:r>
      <w:proofErr w:type="spellEnd"/>
      <w:r w:rsidRPr="00C30527">
        <w:rPr>
          <w:rFonts w:ascii="Times New Roman" w:hAnsi="Times New Roman"/>
          <w:sz w:val="24"/>
          <w:szCs w:val="24"/>
        </w:rPr>
        <w:t xml:space="preserve"> are bounded under any feasible flow pattern</w:t>
      </w:r>
      <w:r w:rsidR="008011A4" w:rsidRPr="00C30527">
        <w:rPr>
          <w:rFonts w:ascii="Times New Roman" w:hAnsi="Times New Roman"/>
          <w:sz w:val="24"/>
          <w:szCs w:val="24"/>
        </w:rPr>
        <w:t>s</w:t>
      </w:r>
      <w:r w:rsidRPr="00C30527">
        <w:rPr>
          <w:rFonts w:ascii="Times New Roman" w:hAnsi="Times New Roman"/>
          <w:sz w:val="24"/>
          <w:szCs w:val="24"/>
        </w:rPr>
        <w:t xml:space="preserve"> according to Proposition 2. </w:t>
      </w:r>
    </w:p>
    <w:p w:rsidR="000D6E39" w:rsidRPr="00C30527" w:rsidRDefault="00C70FCE" w:rsidP="00C30527">
      <w:pPr>
        <w:snapToGrid w:val="0"/>
        <w:ind w:firstLine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 xml:space="preserve">Clearly, </w:t>
      </w:r>
      <w:r w:rsidR="00F330BB" w:rsidRPr="00C30527">
        <w:rPr>
          <w:rFonts w:ascii="Times New Roman" w:hAnsi="Times New Roman"/>
          <w:position w:val="-12"/>
          <w:sz w:val="24"/>
          <w:szCs w:val="24"/>
        </w:rPr>
        <w:object w:dxaOrig="1960" w:dyaOrig="360" w14:anchorId="159A05D2">
          <v:shape id="_x0000_i1091" type="#_x0000_t75" style="width:108.55pt;height:17.7pt" o:ole="">
            <v:imagedata r:id="rId189" o:title=""/>
          </v:shape>
          <o:OLEObject Type="Embed" ProgID="Equation.DSMT4" ShapeID="_x0000_i1091" DrawAspect="Content" ObjectID="_1486165296" r:id="rId190"/>
        </w:object>
      </w:r>
      <w:r w:rsidR="00BB6D99" w:rsidRPr="00C30527">
        <w:rPr>
          <w:rFonts w:ascii="Times New Roman" w:hAnsi="Times New Roman"/>
          <w:sz w:val="24"/>
          <w:szCs w:val="24"/>
        </w:rPr>
        <w:t xml:space="preserve"> and </w:t>
      </w:r>
      <w:r w:rsidR="00F330BB" w:rsidRPr="00C30527">
        <w:rPr>
          <w:rFonts w:ascii="Times New Roman" w:hAnsi="Times New Roman"/>
          <w:position w:val="-12"/>
          <w:sz w:val="24"/>
          <w:szCs w:val="24"/>
        </w:rPr>
        <w:object w:dxaOrig="2000" w:dyaOrig="360" w14:anchorId="50DDF5DF">
          <v:shape id="_x0000_i1092" type="#_x0000_t75" style="width:99.5pt;height:15.85pt" o:ole="">
            <v:imagedata r:id="rId191" o:title=""/>
          </v:shape>
          <o:OLEObject Type="Embed" ProgID="Equation.DSMT4" ShapeID="_x0000_i1092" DrawAspect="Content" ObjectID="_1486165297" r:id="rId192"/>
        </w:object>
      </w:r>
      <w:r w:rsidR="00BB6D99" w:rsidRPr="00C30527">
        <w:rPr>
          <w:rFonts w:ascii="Times New Roman" w:hAnsi="Times New Roman"/>
          <w:sz w:val="24"/>
          <w:szCs w:val="24"/>
        </w:rPr>
        <w:t xml:space="preserve"> hold </w:t>
      </w:r>
      <w:proofErr w:type="gramStart"/>
      <w:r w:rsidR="00BB6D99" w:rsidRPr="00C30527">
        <w:rPr>
          <w:rFonts w:ascii="Times New Roman" w:hAnsi="Times New Roman"/>
          <w:sz w:val="24"/>
          <w:szCs w:val="24"/>
        </w:rPr>
        <w:t xml:space="preserve">when </w:t>
      </w:r>
      <w:proofErr w:type="gramEnd"/>
      <w:r w:rsidR="00BB6D99" w:rsidRPr="00C30527">
        <w:rPr>
          <w:rFonts w:ascii="Times New Roman" w:hAnsi="Times New Roman"/>
          <w:position w:val="-12"/>
          <w:sz w:val="24"/>
          <w:szCs w:val="24"/>
        </w:rPr>
        <w:object w:dxaOrig="639" w:dyaOrig="360" w14:anchorId="6E2E48C5">
          <v:shape id="_x0000_i1093" type="#_x0000_t75" style="width:30.55pt;height:16.2pt" o:ole="">
            <v:imagedata r:id="rId185" o:title=""/>
          </v:shape>
          <o:OLEObject Type="Embed" ProgID="Equation.DSMT4" ShapeID="_x0000_i1093" DrawAspect="Content" ObjectID="_1486165298" r:id="rId193"/>
        </w:object>
      </w:r>
      <w:r w:rsidR="00BB6D99" w:rsidRPr="00C30527">
        <w:rPr>
          <w:rFonts w:ascii="Times New Roman" w:hAnsi="Times New Roman"/>
          <w:sz w:val="24"/>
          <w:szCs w:val="24"/>
        </w:rPr>
        <w:t>.</w:t>
      </w:r>
      <w:r w:rsidRPr="00C30527">
        <w:rPr>
          <w:rFonts w:ascii="Times New Roman" w:hAnsi="Times New Roman"/>
          <w:sz w:val="24"/>
          <w:szCs w:val="24"/>
        </w:rPr>
        <w:t xml:space="preserve"> </w:t>
      </w:r>
      <w:r w:rsidR="00BB6D99" w:rsidRPr="00C30527">
        <w:rPr>
          <w:rFonts w:ascii="Times New Roman" w:hAnsi="Times New Roman"/>
          <w:sz w:val="24"/>
          <w:szCs w:val="24"/>
        </w:rPr>
        <w:t>By</w:t>
      </w:r>
      <w:r w:rsidRPr="00C30527">
        <w:rPr>
          <w:rFonts w:ascii="Times New Roman" w:hAnsi="Times New Roman"/>
          <w:sz w:val="24"/>
          <w:szCs w:val="24"/>
        </w:rPr>
        <w:t xml:space="preserve"> </w:t>
      </w:r>
      <w:r w:rsidR="00BB6D99" w:rsidRPr="00C30527">
        <w:rPr>
          <w:rFonts w:ascii="Times New Roman" w:hAnsi="Times New Roman"/>
          <w:sz w:val="24"/>
          <w:szCs w:val="24"/>
        </w:rPr>
        <w:t xml:space="preserve">definition, </w:t>
      </w:r>
      <w:r w:rsidR="00994217" w:rsidRPr="00C30527">
        <w:rPr>
          <w:rFonts w:ascii="Times New Roman" w:hAnsi="Times New Roman"/>
          <w:position w:val="-12"/>
          <w:sz w:val="24"/>
          <w:szCs w:val="24"/>
        </w:rPr>
        <w:object w:dxaOrig="240" w:dyaOrig="360" w14:anchorId="00AAA8D4">
          <v:shape id="_x0000_i1094" type="#_x0000_t75" style="width:12.45pt;height:16.2pt" o:ole="">
            <v:imagedata r:id="rId177" o:title=""/>
          </v:shape>
          <o:OLEObject Type="Embed" ProgID="Equation.DSMT4" ShapeID="_x0000_i1094" DrawAspect="Content" ObjectID="_1486165299" r:id="rId194"/>
        </w:object>
      </w:r>
      <w:r w:rsidR="00994217" w:rsidRPr="00C30527">
        <w:rPr>
          <w:rFonts w:ascii="Times New Roman" w:hAnsi="Times New Roman"/>
          <w:sz w:val="24"/>
          <w:szCs w:val="24"/>
        </w:rPr>
        <w:t>=</w:t>
      </w:r>
      <w:r w:rsidR="003B73D4" w:rsidRPr="00C30527">
        <w:rPr>
          <w:rFonts w:ascii="Times New Roman" w:hAnsi="Times New Roman"/>
          <w:sz w:val="24"/>
          <w:szCs w:val="24"/>
        </w:rPr>
        <w:t xml:space="preserve"> </w:t>
      </w:r>
      <w:r w:rsidR="00994217" w:rsidRPr="00C30527">
        <w:rPr>
          <w:rFonts w:ascii="Times New Roman" w:hAnsi="Times New Roman"/>
          <w:sz w:val="24"/>
          <w:szCs w:val="24"/>
        </w:rPr>
        <w:t>1 as this is the only link connected to C. Hence</w:t>
      </w:r>
      <w:proofErr w:type="gramStart"/>
      <w:r w:rsidR="00994217" w:rsidRPr="00C30527">
        <w:rPr>
          <w:rFonts w:ascii="Times New Roman" w:hAnsi="Times New Roman"/>
          <w:sz w:val="24"/>
          <w:szCs w:val="24"/>
        </w:rPr>
        <w:t xml:space="preserve">, </w:t>
      </w:r>
      <w:proofErr w:type="gramEnd"/>
      <w:r w:rsidR="00F330BB" w:rsidRPr="00C30527">
        <w:rPr>
          <w:rFonts w:ascii="Times New Roman" w:hAnsi="Times New Roman"/>
          <w:position w:val="-12"/>
          <w:sz w:val="24"/>
          <w:szCs w:val="24"/>
        </w:rPr>
        <w:object w:dxaOrig="1980" w:dyaOrig="360" w14:anchorId="2E1B78DA">
          <v:shape id="_x0000_i1095" type="#_x0000_t75" style="width:110.05pt;height:17.7pt" o:ole="">
            <v:imagedata r:id="rId195" o:title=""/>
          </v:shape>
          <o:OLEObject Type="Embed" ProgID="Equation.DSMT4" ShapeID="_x0000_i1095" DrawAspect="Content" ObjectID="_1486165300" r:id="rId196"/>
        </w:object>
      </w:r>
      <w:r w:rsidR="00994217" w:rsidRPr="00C30527">
        <w:rPr>
          <w:rFonts w:ascii="Times New Roman" w:hAnsi="Times New Roman"/>
          <w:sz w:val="24"/>
          <w:szCs w:val="24"/>
        </w:rPr>
        <w:t xml:space="preserve">. </w:t>
      </w:r>
      <w:r w:rsidR="009F16BC" w:rsidRPr="00C30527">
        <w:rPr>
          <w:rFonts w:ascii="Times New Roman" w:hAnsi="Times New Roman"/>
          <w:sz w:val="24"/>
          <w:szCs w:val="24"/>
        </w:rPr>
        <w:t xml:space="preserve">The minimum travel time on link 1 occurs when </w:t>
      </w:r>
      <w:r w:rsidR="00994217" w:rsidRPr="00C30527">
        <w:rPr>
          <w:rFonts w:ascii="Times New Roman" w:hAnsi="Times New Roman"/>
          <w:position w:val="-12"/>
          <w:sz w:val="24"/>
          <w:szCs w:val="24"/>
        </w:rPr>
        <w:object w:dxaOrig="220" w:dyaOrig="360" w14:anchorId="6EF800A3">
          <v:shape id="_x0000_i1096" type="#_x0000_t75" style="width:11.3pt;height:16.2pt" o:ole="">
            <v:imagedata r:id="rId175" o:title=""/>
          </v:shape>
          <o:OLEObject Type="Embed" ProgID="Equation.DSMT4" ShapeID="_x0000_i1096" DrawAspect="Content" ObjectID="_1486165301" r:id="rId197"/>
        </w:object>
      </w:r>
      <w:r w:rsidR="00994217" w:rsidRPr="00C30527">
        <w:rPr>
          <w:rFonts w:ascii="Times New Roman" w:hAnsi="Times New Roman"/>
          <w:sz w:val="24"/>
          <w:szCs w:val="24"/>
        </w:rPr>
        <w:t>=</w:t>
      </w:r>
      <w:r w:rsidR="0002386E" w:rsidRPr="00C30527">
        <w:rPr>
          <w:rFonts w:ascii="Times New Roman" w:hAnsi="Times New Roman"/>
          <w:sz w:val="24"/>
          <w:szCs w:val="24"/>
        </w:rPr>
        <w:t xml:space="preserve"> </w:t>
      </w:r>
      <w:r w:rsidR="000C183D" w:rsidRPr="00C30527">
        <w:rPr>
          <w:rFonts w:ascii="Times New Roman" w:hAnsi="Times New Roman"/>
          <w:sz w:val="24"/>
          <w:szCs w:val="24"/>
        </w:rPr>
        <w:t>0</w:t>
      </w:r>
      <w:r w:rsidR="00994217" w:rsidRPr="00C30527">
        <w:rPr>
          <w:rFonts w:ascii="Times New Roman" w:hAnsi="Times New Roman"/>
          <w:sz w:val="24"/>
          <w:szCs w:val="24"/>
        </w:rPr>
        <w:t xml:space="preserve">. </w:t>
      </w:r>
      <w:r w:rsidR="009F16BC" w:rsidRPr="00C30527">
        <w:rPr>
          <w:rFonts w:ascii="Times New Roman" w:hAnsi="Times New Roman"/>
          <w:sz w:val="24"/>
          <w:szCs w:val="24"/>
        </w:rPr>
        <w:t>Under this wors</w:t>
      </w:r>
      <w:ins w:id="42" w:author="Dept. of Civil Engg." w:date="2014-12-29T19:58:00Z">
        <w:r w:rsidR="000E57DC" w:rsidRPr="00C30527">
          <w:rPr>
            <w:rFonts w:ascii="Times New Roman" w:hAnsi="Times New Roman"/>
            <w:sz w:val="24"/>
            <w:szCs w:val="24"/>
          </w:rPr>
          <w:t>t</w:t>
        </w:r>
      </w:ins>
      <w:del w:id="43" w:author="Dept. of Civil Engg." w:date="2014-12-29T19:58:00Z">
        <w:r w:rsidR="009F16BC" w:rsidRPr="00C30527" w:rsidDel="000E57DC">
          <w:rPr>
            <w:rFonts w:ascii="Times New Roman" w:hAnsi="Times New Roman"/>
            <w:sz w:val="24"/>
            <w:szCs w:val="24"/>
          </w:rPr>
          <w:delText>e</w:delText>
        </w:r>
      </w:del>
      <w:r w:rsidR="009F16BC" w:rsidRPr="00C30527">
        <w:rPr>
          <w:rFonts w:ascii="Times New Roman" w:hAnsi="Times New Roman"/>
          <w:sz w:val="24"/>
          <w:szCs w:val="24"/>
        </w:rPr>
        <w:t xml:space="preserve"> case</w:t>
      </w:r>
      <w:r w:rsidR="00994217" w:rsidRPr="00C30527">
        <w:rPr>
          <w:rFonts w:ascii="Times New Roman" w:hAnsi="Times New Roman"/>
          <w:sz w:val="24"/>
          <w:szCs w:val="24"/>
        </w:rPr>
        <w:t xml:space="preserve">, </w:t>
      </w:r>
      <w:r w:rsidR="00334333" w:rsidRPr="00C30527">
        <w:rPr>
          <w:rFonts w:ascii="Times New Roman" w:hAnsi="Times New Roman"/>
          <w:position w:val="-12"/>
          <w:sz w:val="24"/>
          <w:szCs w:val="24"/>
        </w:rPr>
        <w:object w:dxaOrig="520" w:dyaOrig="360" w14:anchorId="3B3D5075">
          <v:shape id="_x0000_i1097" type="#_x0000_t75" style="width:27.15pt;height:16.2pt" o:ole="">
            <v:imagedata r:id="rId198" o:title=""/>
          </v:shape>
          <o:OLEObject Type="Embed" ProgID="Equation.DSMT4" ShapeID="_x0000_i1097" DrawAspect="Content" ObjectID="_1486165302" r:id="rId199"/>
        </w:object>
      </w:r>
      <w:r w:rsidR="009F16BC" w:rsidRPr="00C30527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9F16BC" w:rsidRPr="00C30527">
        <w:rPr>
          <w:rFonts w:ascii="Times New Roman" w:hAnsi="Times New Roman"/>
          <w:sz w:val="24"/>
          <w:szCs w:val="24"/>
        </w:rPr>
        <w:t>and</w:t>
      </w:r>
      <w:r w:rsidR="00994217" w:rsidRPr="00C30527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="00F330BB" w:rsidRPr="00C30527">
        <w:rPr>
          <w:rFonts w:ascii="Times New Roman" w:hAnsi="Times New Roman"/>
          <w:position w:val="-12"/>
          <w:sz w:val="24"/>
          <w:szCs w:val="24"/>
        </w:rPr>
        <w:object w:dxaOrig="2020" w:dyaOrig="360" w14:anchorId="3A4475A4">
          <v:shape id="_x0000_i1098" type="#_x0000_t75" style="width:110.45pt;height:17.7pt" o:ole="">
            <v:imagedata r:id="rId200" o:title=""/>
          </v:shape>
          <o:OLEObject Type="Embed" ProgID="Equation.DSMT4" ShapeID="_x0000_i1098" DrawAspect="Content" ObjectID="_1486165303" r:id="rId201"/>
        </w:object>
      </w:r>
      <w:r w:rsidR="00F330BB" w:rsidRPr="00C30527">
        <w:rPr>
          <w:rFonts w:ascii="Times New Roman" w:hAnsi="Times New Roman"/>
          <w:position w:val="-12"/>
          <w:sz w:val="24"/>
          <w:szCs w:val="24"/>
        </w:rPr>
        <w:object w:dxaOrig="2100" w:dyaOrig="360" w14:anchorId="6F61E5F3">
          <v:shape id="_x0000_i1099" type="#_x0000_t75" style="width:114.6pt;height:17.7pt" o:ole="">
            <v:imagedata r:id="rId202" o:title=""/>
          </v:shape>
          <o:OLEObject Type="Embed" ProgID="Equation.DSMT4" ShapeID="_x0000_i1099" DrawAspect="Content" ObjectID="_1486165304" r:id="rId203"/>
        </w:object>
      </w:r>
      <w:r w:rsidR="000D6E39" w:rsidRPr="00C30527">
        <w:rPr>
          <w:rFonts w:ascii="Times New Roman" w:hAnsi="Times New Roman"/>
          <w:sz w:val="24"/>
          <w:szCs w:val="24"/>
        </w:rPr>
        <w:t xml:space="preserve">. </w:t>
      </w:r>
      <w:r w:rsidR="00A91281" w:rsidRPr="00C30527">
        <w:rPr>
          <w:rFonts w:ascii="Times New Roman" w:hAnsi="Times New Roman"/>
          <w:sz w:val="24"/>
          <w:szCs w:val="24"/>
        </w:rPr>
        <w:t xml:space="preserve">More flow on link 1 leads to a larger left side. </w:t>
      </w:r>
      <w:r w:rsidR="009F16BC" w:rsidRPr="00C30527">
        <w:rPr>
          <w:rFonts w:ascii="Times New Roman" w:hAnsi="Times New Roman"/>
          <w:sz w:val="24"/>
          <w:szCs w:val="24"/>
        </w:rPr>
        <w:t xml:space="preserve">Therefore, </w:t>
      </w:r>
      <w:r w:rsidR="00E61D93" w:rsidRPr="00C30527">
        <w:rPr>
          <w:rFonts w:ascii="Times New Roman" w:hAnsi="Times New Roman"/>
          <w:sz w:val="24"/>
          <w:szCs w:val="24"/>
        </w:rPr>
        <w:t>c</w:t>
      </w:r>
      <w:r w:rsidR="0014337D" w:rsidRPr="00C30527">
        <w:rPr>
          <w:rFonts w:ascii="Times New Roman" w:hAnsi="Times New Roman"/>
          <w:sz w:val="24"/>
          <w:szCs w:val="24"/>
        </w:rPr>
        <w:t xml:space="preserve">ondition </w:t>
      </w:r>
      <w:r w:rsidR="00F330BB" w:rsidRPr="00C30527">
        <w:rPr>
          <w:rFonts w:ascii="Times New Roman" w:hAnsi="Times New Roman"/>
          <w:sz w:val="24"/>
          <w:szCs w:val="24"/>
        </w:rPr>
        <w:fldChar w:fldCharType="begin"/>
      </w:r>
      <w:r w:rsidR="00F330BB" w:rsidRPr="00C30527">
        <w:rPr>
          <w:rFonts w:ascii="Times New Roman" w:hAnsi="Times New Roman"/>
          <w:sz w:val="24"/>
          <w:szCs w:val="24"/>
        </w:rPr>
        <w:instrText xml:space="preserve"> GOTOBUTTON ZEqnNum614302  \* MERGEFORMAT </w:instrText>
      </w:r>
      <w:r w:rsidR="00F330BB" w:rsidRPr="00C30527">
        <w:rPr>
          <w:rFonts w:ascii="Times New Roman" w:hAnsi="Times New Roman"/>
          <w:sz w:val="24"/>
          <w:szCs w:val="24"/>
        </w:rPr>
        <w:fldChar w:fldCharType="begin"/>
      </w:r>
      <w:r w:rsidR="00F330BB" w:rsidRPr="00C30527">
        <w:rPr>
          <w:rFonts w:ascii="Times New Roman" w:hAnsi="Times New Roman"/>
          <w:sz w:val="24"/>
          <w:szCs w:val="24"/>
        </w:rPr>
        <w:instrText xml:space="preserve"> REF ZEqnNum614302 \* Charformat \! \* MERGEFORMAT </w:instrText>
      </w:r>
      <w:r w:rsidR="00F330BB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(9)</w:instrText>
      </w:r>
      <w:r w:rsidR="00F330BB" w:rsidRPr="00C30527">
        <w:rPr>
          <w:rFonts w:ascii="Times New Roman" w:hAnsi="Times New Roman"/>
          <w:sz w:val="24"/>
          <w:szCs w:val="24"/>
        </w:rPr>
        <w:fldChar w:fldCharType="end"/>
      </w:r>
      <w:r w:rsidR="00F330BB" w:rsidRPr="00C30527">
        <w:rPr>
          <w:rFonts w:ascii="Times New Roman" w:hAnsi="Times New Roman"/>
          <w:sz w:val="24"/>
          <w:szCs w:val="24"/>
        </w:rPr>
        <w:fldChar w:fldCharType="end"/>
      </w:r>
      <w:r w:rsidR="00802D2A" w:rsidRPr="00C30527">
        <w:rPr>
          <w:rFonts w:ascii="Times New Roman" w:hAnsi="Times New Roman"/>
          <w:sz w:val="24"/>
          <w:szCs w:val="24"/>
        </w:rPr>
        <w:t xml:space="preserve"> is satisfied</w:t>
      </w:r>
      <w:r w:rsidR="009F16BC" w:rsidRPr="00C30527">
        <w:rPr>
          <w:rFonts w:ascii="Times New Roman" w:hAnsi="Times New Roman"/>
          <w:sz w:val="24"/>
          <w:szCs w:val="24"/>
        </w:rPr>
        <w:t xml:space="preserve"> for any feasible flow pattern</w:t>
      </w:r>
      <w:r w:rsidR="00802D2A" w:rsidRPr="00C30527">
        <w:rPr>
          <w:rFonts w:ascii="Times New Roman" w:hAnsi="Times New Roman"/>
          <w:sz w:val="24"/>
          <w:szCs w:val="24"/>
        </w:rPr>
        <w:t>.</w:t>
      </w:r>
      <w:r w:rsidR="00273AE4" w:rsidRPr="00C30527">
        <w:rPr>
          <w:rFonts w:ascii="Times New Roman" w:hAnsi="Times New Roman" w:cs="Times New Roman"/>
          <w:sz w:val="24"/>
          <w:szCs w:val="24"/>
          <w:vertAlign w:val="superscript"/>
        </w:rPr>
        <w:t>■</w:t>
      </w:r>
    </w:p>
    <w:p w:rsidR="000D74B2" w:rsidRPr="00C30527" w:rsidRDefault="000D74B2" w:rsidP="00C30527">
      <w:pPr>
        <w:snapToGrid w:val="0"/>
        <w:ind w:firstLine="420"/>
        <w:rPr>
          <w:rFonts w:ascii="Times New Roman" w:hAnsi="Times New Roman" w:cs="Times New Roman"/>
          <w:sz w:val="24"/>
          <w:szCs w:val="24"/>
        </w:rPr>
      </w:pPr>
    </w:p>
    <w:p w:rsidR="000D74B2" w:rsidRPr="00C30527" w:rsidRDefault="000D74B2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6A6232" w:rsidRPr="00C30527" w:rsidRDefault="004F3773" w:rsidP="00C30527">
      <w:pPr>
        <w:pStyle w:val="Heading2"/>
        <w:tabs>
          <w:tab w:val="center" w:pos="4536"/>
          <w:tab w:val="right" w:pos="9072"/>
        </w:tabs>
        <w:snapToGrid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3.2</w:t>
      </w:r>
      <w:r w:rsidR="006C124A" w:rsidRPr="00C30527">
        <w:rPr>
          <w:rFonts w:ascii="Times New Roman" w:hAnsi="Times New Roman" w:cs="Times New Roman"/>
          <w:sz w:val="24"/>
          <w:szCs w:val="24"/>
        </w:rPr>
        <w:t>.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82A62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120285" w:rsidRPr="00C30527">
        <w:rPr>
          <w:rFonts w:ascii="Times New Roman" w:hAnsi="Times New Roman" w:cs="Times New Roman"/>
          <w:sz w:val="24"/>
          <w:szCs w:val="24"/>
        </w:rPr>
        <w:t>m</w:t>
      </w:r>
      <w:r w:rsidRPr="00C30527">
        <w:rPr>
          <w:rFonts w:ascii="Times New Roman" w:hAnsi="Times New Roman" w:cs="Times New Roman"/>
          <w:sz w:val="24"/>
          <w:szCs w:val="24"/>
        </w:rPr>
        <w:t xml:space="preserve">ean and standard </w:t>
      </w:r>
      <w:r w:rsidR="006A6232" w:rsidRPr="00C30527">
        <w:rPr>
          <w:rFonts w:ascii="Times New Roman" w:hAnsi="Times New Roman" w:cs="Times New Roman"/>
          <w:sz w:val="24"/>
          <w:szCs w:val="24"/>
        </w:rPr>
        <w:t xml:space="preserve">deviation of </w:t>
      </w:r>
      <w:r w:rsidR="00E9579D" w:rsidRPr="00C30527">
        <w:rPr>
          <w:rFonts w:ascii="Times New Roman" w:hAnsi="Times New Roman" w:cs="Times New Roman"/>
          <w:sz w:val="24"/>
          <w:szCs w:val="24"/>
        </w:rPr>
        <w:t xml:space="preserve">path and total system </w:t>
      </w:r>
      <w:r w:rsidR="006A6232" w:rsidRPr="00C30527">
        <w:rPr>
          <w:rFonts w:ascii="Times New Roman" w:hAnsi="Times New Roman" w:cs="Times New Roman"/>
          <w:sz w:val="24"/>
          <w:szCs w:val="24"/>
        </w:rPr>
        <w:t>travel times</w:t>
      </w:r>
    </w:p>
    <w:p w:rsidR="004B5093" w:rsidRPr="00C30527" w:rsidRDefault="004B5093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Denote</w:t>
      </w:r>
      <w:r w:rsidR="00D02CB4" w:rsidRPr="00C30527">
        <w:rPr>
          <w:rFonts w:ascii="Times New Roman" w:hAnsi="Times New Roman" w:cs="Times New Roman"/>
          <w:sz w:val="24"/>
          <w:szCs w:val="24"/>
        </w:rPr>
        <w:t xml:space="preserve"> the random variable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056394D4" wp14:editId="5851494E">
            <wp:extent cx="276225" cy="238125"/>
            <wp:effectExtent l="0" t="0" r="9525" b="9525"/>
            <wp:docPr id="115" name="Pictur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A5C" w:rsidRPr="00C30527">
        <w:rPr>
          <w:rFonts w:ascii="Times New Roman" w:hAnsi="Times New Roman" w:cs="Times New Roman"/>
          <w:sz w:val="24"/>
          <w:szCs w:val="24"/>
        </w:rPr>
        <w:t xml:space="preserve"> as </w:t>
      </w:r>
      <w:r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/>
          <w:i/>
          <w:sz w:val="24"/>
          <w:szCs w:val="24"/>
        </w:rPr>
        <w:t>actual</w:t>
      </w:r>
      <w:r w:rsidRPr="00C30527">
        <w:rPr>
          <w:rFonts w:ascii="Times New Roman" w:hAnsi="Times New Roman" w:cs="Times New Roman"/>
          <w:sz w:val="24"/>
          <w:szCs w:val="24"/>
        </w:rPr>
        <w:t xml:space="preserve"> travel time </w:t>
      </w:r>
      <w:r w:rsidR="00E9579D" w:rsidRPr="00C30527">
        <w:rPr>
          <w:rFonts w:ascii="Times New Roman" w:hAnsi="Times New Roman" w:cs="Times New Roman"/>
          <w:sz w:val="24"/>
          <w:szCs w:val="24"/>
        </w:rPr>
        <w:t>on</w:t>
      </w:r>
      <w:r w:rsidRPr="00C30527">
        <w:rPr>
          <w:rFonts w:ascii="Times New Roman" w:hAnsi="Times New Roman" w:cs="Times New Roman"/>
          <w:sz w:val="24"/>
          <w:szCs w:val="24"/>
        </w:rPr>
        <w:t xml:space="preserve"> path </w:t>
      </w:r>
      <w:r w:rsidR="002522EC" w:rsidRPr="00C30527">
        <w:rPr>
          <w:rFonts w:ascii="Times New Roman" w:hAnsi="Times New Roman" w:cs="Times New Roman"/>
          <w:i/>
          <w:noProof/>
          <w:position w:val="-12"/>
          <w:sz w:val="24"/>
          <w:szCs w:val="24"/>
        </w:rPr>
        <w:drawing>
          <wp:inline distT="0" distB="0" distL="0" distR="0" wp14:anchorId="41760955" wp14:editId="6850CD1B">
            <wp:extent cx="447675" cy="22860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79D" w:rsidRPr="00C30527">
        <w:rPr>
          <w:rFonts w:ascii="Times New Roman" w:hAnsi="Times New Roman" w:cs="Times New Roman"/>
          <w:sz w:val="24"/>
          <w:szCs w:val="24"/>
        </w:rPr>
        <w:t xml:space="preserve"> between </w:t>
      </w:r>
      <w:r w:rsidRPr="00C30527">
        <w:rPr>
          <w:rFonts w:ascii="Times New Roman" w:hAnsi="Times New Roman" w:cs="Times New Roman"/>
          <w:sz w:val="24"/>
          <w:szCs w:val="24"/>
        </w:rPr>
        <w:t xml:space="preserve">O-D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pair</w:t>
      </w:r>
      <w:r w:rsidR="00157A5C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2522EC" w:rsidRPr="00C30527">
        <w:rPr>
          <w:rFonts w:ascii="Times New Roman" w:hAnsi="Times New Roman" w:cs="Times New Roman"/>
          <w:i/>
          <w:noProof/>
          <w:position w:val="-6"/>
          <w:sz w:val="24"/>
          <w:szCs w:val="24"/>
        </w:rPr>
        <w:drawing>
          <wp:inline distT="0" distB="0" distL="0" distR="0" wp14:anchorId="7ED96CBB" wp14:editId="762D3FA9">
            <wp:extent cx="504825" cy="190500"/>
            <wp:effectExtent l="0" t="0" r="9525" b="0"/>
            <wp:docPr id="117" name="Pictur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7A5C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Pr="00C30527">
        <w:rPr>
          <w:rFonts w:ascii="Times New Roman" w:hAnsi="Times New Roman" w:cs="Times New Roman"/>
          <w:sz w:val="24"/>
          <w:szCs w:val="24"/>
        </w:rPr>
        <w:t>whose expression is</w:t>
      </w:r>
    </w:p>
    <w:p w:rsidR="004B5093" w:rsidRPr="00C30527" w:rsidRDefault="004B5093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28"/>
        </w:rPr>
        <w:drawing>
          <wp:inline distT="0" distB="0" distL="0" distR="0" wp14:anchorId="40F02ECE" wp14:editId="59406AC7">
            <wp:extent cx="2266950" cy="361950"/>
            <wp:effectExtent l="0" t="0" r="0" b="0"/>
            <wp:docPr id="118" name="Picture 1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11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4B5093" w:rsidRPr="00C30527" w:rsidRDefault="004B5093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Because the link flows are deterministic, the expectation and </w:t>
      </w:r>
      <w:r w:rsidR="00133519" w:rsidRPr="00C30527">
        <w:rPr>
          <w:rFonts w:ascii="Times New Roman" w:hAnsi="Times New Roman" w:cs="Times New Roman"/>
          <w:sz w:val="24"/>
          <w:szCs w:val="24"/>
        </w:rPr>
        <w:t>standard deviation</w:t>
      </w:r>
      <w:r w:rsidRPr="00C30527">
        <w:rPr>
          <w:rFonts w:ascii="Times New Roman" w:hAnsi="Times New Roman" w:cs="Times New Roman"/>
          <w:sz w:val="24"/>
          <w:szCs w:val="24"/>
        </w:rPr>
        <w:t xml:space="preserve"> of </w:t>
      </w:r>
      <w:r w:rsidR="0085328D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174D3B3F" wp14:editId="08E6A965">
            <wp:extent cx="280035" cy="240665"/>
            <wp:effectExtent l="0" t="0" r="5715" b="6985"/>
            <wp:docPr id="37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48"/>
                    <pic:cNvPicPr>
                      <a:picLocks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can</w:t>
      </w:r>
      <w:r w:rsidR="002A457A" w:rsidRPr="00C30527">
        <w:rPr>
          <w:rFonts w:ascii="Times New Roman" w:hAnsi="Times New Roman" w:cs="Times New Roman"/>
          <w:sz w:val="24"/>
          <w:szCs w:val="24"/>
        </w:rPr>
        <w:t>, respectively,</w:t>
      </w:r>
      <w:r w:rsidRPr="00C30527">
        <w:rPr>
          <w:rFonts w:ascii="Times New Roman" w:hAnsi="Times New Roman" w:cs="Times New Roman"/>
          <w:sz w:val="24"/>
          <w:szCs w:val="24"/>
        </w:rPr>
        <w:t xml:space="preserve"> be obtained by </w:t>
      </w:r>
    </w:p>
    <w:p w:rsidR="004B5093" w:rsidRPr="00C30527" w:rsidRDefault="004B5093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28"/>
        </w:rPr>
        <w:drawing>
          <wp:inline distT="0" distB="0" distL="0" distR="0" wp14:anchorId="13FD4270" wp14:editId="75EA85BF">
            <wp:extent cx="3390900" cy="361950"/>
            <wp:effectExtent l="0" t="0" r="0" b="0"/>
            <wp:docPr id="119" name="Pictur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hint="eastAsia"/>
        </w:rPr>
        <w:t xml:space="preserve"> </w:t>
      </w:r>
      <w:proofErr w:type="gramStart"/>
      <w:r w:rsidRPr="00C30527">
        <w:rPr>
          <w:rFonts w:hint="eastAsia"/>
        </w:rPr>
        <w:t>and</w:t>
      </w:r>
      <w:proofErr w:type="gramEnd"/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44" w:name="ZEqnNum736050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12</w:instrText>
        </w:r>
      </w:fldSimple>
      <w:r w:rsidR="000868CE" w:rsidRPr="00C30527">
        <w:instrText>)</w:instrText>
      </w:r>
      <w:bookmarkEnd w:id="44"/>
      <w:r w:rsidR="000868CE" w:rsidRPr="00C30527">
        <w:fldChar w:fldCharType="end"/>
      </w:r>
    </w:p>
    <w:p w:rsidR="004B5093" w:rsidRPr="00C30527" w:rsidRDefault="004B5093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lastRenderedPageBreak/>
        <w:tab/>
      </w:r>
      <w:r w:rsidR="002522EC" w:rsidRPr="00C30527">
        <w:rPr>
          <w:noProof/>
          <w:position w:val="-44"/>
        </w:rPr>
        <w:drawing>
          <wp:inline distT="0" distB="0" distL="0" distR="0" wp14:anchorId="4119E008" wp14:editId="18B45F43">
            <wp:extent cx="3276600" cy="638175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45" w:name="ZEqnNum534557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13</w:instrText>
        </w:r>
      </w:fldSimple>
      <w:r w:rsidR="000868CE" w:rsidRPr="00C30527">
        <w:instrText>)</w:instrText>
      </w:r>
      <w:bookmarkEnd w:id="45"/>
      <w:r w:rsidR="000868CE" w:rsidRPr="00C30527">
        <w:fldChar w:fldCharType="end"/>
      </w:r>
    </w:p>
    <w:p w:rsidR="004B5093" w:rsidRPr="00C30527" w:rsidRDefault="00D02CB4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Let the random variable </w:t>
      </w:r>
      <w:r w:rsidR="004B5093" w:rsidRPr="00C30527">
        <w:rPr>
          <w:rFonts w:ascii="Times New Roman" w:hAnsi="Times New Roman" w:cs="Times New Roman"/>
          <w:sz w:val="24"/>
          <w:szCs w:val="24"/>
        </w:rPr>
        <w:t>TSTT</w:t>
      </w:r>
      <w:r w:rsidR="004B5093" w:rsidRPr="00C30527">
        <w:rPr>
          <w:rFonts w:ascii="Times New Roman" w:hAnsi="Times New Roman" w:cs="Times New Roman"/>
          <w:sz w:val="24"/>
          <w:szCs w:val="24"/>
          <w:vertAlign w:val="subscript"/>
        </w:rPr>
        <w:t>R</w:t>
      </w:r>
      <w:r w:rsidRPr="00C30527">
        <w:rPr>
          <w:rFonts w:ascii="Times New Roman" w:hAnsi="Times New Roman" w:cs="Times New Roman"/>
          <w:sz w:val="24"/>
          <w:szCs w:val="24"/>
        </w:rPr>
        <w:t xml:space="preserve"> be the </w:t>
      </w:r>
      <w:r w:rsidRPr="00C30527">
        <w:rPr>
          <w:rFonts w:ascii="Times New Roman" w:hAnsi="Times New Roman" w:cs="Times New Roman"/>
          <w:i/>
          <w:sz w:val="24"/>
          <w:szCs w:val="24"/>
        </w:rPr>
        <w:t>actual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CC4CB1" w:rsidRPr="00C30527">
        <w:rPr>
          <w:rFonts w:ascii="Times New Roman" w:hAnsi="Times New Roman" w:cs="Times New Roman"/>
          <w:sz w:val="24"/>
          <w:szCs w:val="24"/>
        </w:rPr>
        <w:t>TSTT</w:t>
      </w:r>
      <w:r w:rsidRPr="00C30527">
        <w:rPr>
          <w:rFonts w:ascii="Times New Roman" w:hAnsi="Times New Roman" w:cs="Times New Roman"/>
          <w:sz w:val="24"/>
          <w:szCs w:val="24"/>
        </w:rPr>
        <w:t>, which can be expressed as</w:t>
      </w:r>
    </w:p>
    <w:p w:rsidR="004B5093" w:rsidRPr="00C30527" w:rsidRDefault="004B5093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28"/>
        </w:rPr>
        <w:drawing>
          <wp:inline distT="0" distB="0" distL="0" distR="0" wp14:anchorId="5AB74456" wp14:editId="43C57D85">
            <wp:extent cx="1085850" cy="3429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14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4B5093" w:rsidRPr="00C30527" w:rsidRDefault="00B36E8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Because the link flows are deterministic, </w:t>
      </w:r>
      <w:r w:rsidR="004B5093" w:rsidRPr="00C30527">
        <w:rPr>
          <w:rFonts w:ascii="Times New Roman" w:hAnsi="Times New Roman" w:cs="Times New Roman"/>
          <w:sz w:val="24"/>
          <w:szCs w:val="24"/>
        </w:rPr>
        <w:t xml:space="preserve">the expectation and </w:t>
      </w:r>
      <w:r w:rsidRPr="00C30527">
        <w:rPr>
          <w:rFonts w:ascii="Times New Roman" w:hAnsi="Times New Roman" w:cs="Times New Roman"/>
          <w:sz w:val="24"/>
          <w:szCs w:val="24"/>
        </w:rPr>
        <w:t xml:space="preserve">standard deviation </w:t>
      </w:r>
      <w:r w:rsidR="004B5093" w:rsidRPr="00C30527">
        <w:rPr>
          <w:rFonts w:ascii="Times New Roman" w:hAnsi="Times New Roman" w:cs="Times New Roman"/>
          <w:sz w:val="24"/>
          <w:szCs w:val="24"/>
        </w:rPr>
        <w:t>of TSTT</w:t>
      </w:r>
      <w:r w:rsidR="004B5093" w:rsidRPr="00C30527">
        <w:rPr>
          <w:rFonts w:ascii="Times New Roman" w:hAnsi="Times New Roman" w:cs="Times New Roman"/>
          <w:sz w:val="24"/>
          <w:szCs w:val="24"/>
          <w:vertAlign w:val="subscript"/>
        </w:rPr>
        <w:t>R</w:t>
      </w:r>
      <w:r w:rsidR="004B5093" w:rsidRPr="00C30527">
        <w:rPr>
          <w:rFonts w:ascii="Times New Roman" w:hAnsi="Times New Roman" w:cs="Times New Roman"/>
          <w:sz w:val="24"/>
          <w:szCs w:val="24"/>
        </w:rPr>
        <w:t xml:space="preserve"> can</w:t>
      </w:r>
      <w:r w:rsidR="002A457A" w:rsidRPr="00C30527">
        <w:rPr>
          <w:rFonts w:ascii="Times New Roman" w:hAnsi="Times New Roman" w:cs="Times New Roman"/>
          <w:sz w:val="24"/>
          <w:szCs w:val="24"/>
        </w:rPr>
        <w:t>, respectively,</w:t>
      </w:r>
      <w:r w:rsidR="004B5093" w:rsidRPr="00C30527">
        <w:rPr>
          <w:rFonts w:ascii="Times New Roman" w:hAnsi="Times New Roman" w:cs="Times New Roman"/>
          <w:sz w:val="24"/>
          <w:szCs w:val="24"/>
        </w:rPr>
        <w:t xml:space="preserve"> be </w:t>
      </w:r>
      <w:r w:rsidR="00D02CB4" w:rsidRPr="00C30527">
        <w:rPr>
          <w:rFonts w:ascii="Times New Roman" w:hAnsi="Times New Roman" w:cs="Times New Roman"/>
          <w:sz w:val="24"/>
          <w:szCs w:val="24"/>
        </w:rPr>
        <w:t>written as</w:t>
      </w:r>
    </w:p>
    <w:p w:rsidR="004B5093" w:rsidRPr="00C30527" w:rsidRDefault="004B5093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rPr>
          <w:color w:val="FF0000"/>
        </w:rPr>
      </w:pPr>
      <w:r w:rsidRPr="00C30527">
        <w:tab/>
      </w:r>
      <w:r w:rsidR="002522EC" w:rsidRPr="00C30527">
        <w:rPr>
          <w:noProof/>
          <w:position w:val="-28"/>
        </w:rPr>
        <w:drawing>
          <wp:inline distT="0" distB="0" distL="0" distR="0" wp14:anchorId="0A6D2ED6" wp14:editId="19AA8137">
            <wp:extent cx="2105025" cy="342900"/>
            <wp:effectExtent l="0" t="0" r="9525" b="0"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hint="eastAsia"/>
        </w:rPr>
        <w:t xml:space="preserve"> </w:t>
      </w:r>
      <w:proofErr w:type="gramStart"/>
      <w:r w:rsidRPr="00C30527">
        <w:rPr>
          <w:rFonts w:hint="eastAsia"/>
        </w:rPr>
        <w:t>and</w:t>
      </w:r>
      <w:proofErr w:type="gramEnd"/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46" w:name="ZEqnNum945669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15</w:instrText>
        </w:r>
      </w:fldSimple>
      <w:r w:rsidR="000868CE" w:rsidRPr="00C30527">
        <w:instrText>)</w:instrText>
      </w:r>
      <w:bookmarkEnd w:id="46"/>
      <w:r w:rsidR="000868CE" w:rsidRPr="00C30527">
        <w:fldChar w:fldCharType="end"/>
      </w:r>
    </w:p>
    <w:p w:rsidR="004B5093" w:rsidRPr="00C30527" w:rsidRDefault="004B5093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rPr>
          <w:color w:val="FF0000"/>
        </w:rPr>
      </w:pPr>
      <w:r w:rsidRPr="00C30527">
        <w:tab/>
      </w:r>
      <w:r w:rsidR="002522EC" w:rsidRPr="00C30527">
        <w:rPr>
          <w:noProof/>
          <w:position w:val="-32"/>
        </w:rPr>
        <w:drawing>
          <wp:inline distT="0" distB="0" distL="0" distR="0" wp14:anchorId="3D2BDAAC" wp14:editId="5670BB18">
            <wp:extent cx="3209925" cy="40957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47" w:name="ZEqnNum842845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16</w:instrText>
        </w:r>
      </w:fldSimple>
      <w:r w:rsidR="000868CE" w:rsidRPr="00C30527">
        <w:instrText>)</w:instrText>
      </w:r>
      <w:bookmarkEnd w:id="47"/>
      <w:r w:rsidR="000868CE" w:rsidRPr="00C30527">
        <w:fldChar w:fldCharType="end"/>
      </w:r>
    </w:p>
    <w:p w:rsidR="00387D86" w:rsidRPr="00C30527" w:rsidRDefault="00387D86" w:rsidP="00C30527">
      <w:pPr>
        <w:tabs>
          <w:tab w:val="center" w:pos="4536"/>
          <w:tab w:val="right" w:pos="9072"/>
        </w:tabs>
      </w:pPr>
    </w:p>
    <w:p w:rsidR="004B5093" w:rsidRPr="00C30527" w:rsidRDefault="004B5093" w:rsidP="00C30527">
      <w:pPr>
        <w:pStyle w:val="Heading2"/>
        <w:tabs>
          <w:tab w:val="center" w:pos="4536"/>
          <w:tab w:val="right" w:pos="9072"/>
        </w:tabs>
        <w:snapToGrid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3.</w:t>
      </w:r>
      <w:r w:rsidR="005F0216" w:rsidRPr="00C30527">
        <w:rPr>
          <w:rFonts w:ascii="Times New Roman" w:hAnsi="Times New Roman" w:cs="Times New Roman"/>
          <w:sz w:val="24"/>
          <w:szCs w:val="24"/>
        </w:rPr>
        <w:t>3</w:t>
      </w:r>
      <w:r w:rsidRPr="00C30527">
        <w:rPr>
          <w:rFonts w:ascii="Times New Roman" w:hAnsi="Times New Roman" w:cs="Times New Roman"/>
          <w:sz w:val="24"/>
          <w:szCs w:val="24"/>
        </w:rPr>
        <w:t xml:space="preserve">. Path travel time budget </w:t>
      </w:r>
      <w:r w:rsidR="008507B2" w:rsidRPr="00C30527">
        <w:rPr>
          <w:rFonts w:ascii="Times New Roman" w:hAnsi="Times New Roman" w:cs="Times New Roman"/>
          <w:sz w:val="24"/>
          <w:szCs w:val="24"/>
        </w:rPr>
        <w:t>and</w:t>
      </w:r>
      <w:r w:rsidRPr="00C30527">
        <w:rPr>
          <w:rFonts w:ascii="Times New Roman" w:hAnsi="Times New Roman" w:cs="Times New Roman"/>
          <w:sz w:val="24"/>
          <w:szCs w:val="24"/>
        </w:rPr>
        <w:t xml:space="preserve"> reliability-based user equilibrium assignment</w:t>
      </w:r>
    </w:p>
    <w:p w:rsidR="00BF0087" w:rsidRPr="00C30527" w:rsidRDefault="007F1DB7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>When fac</w:t>
      </w:r>
      <w:r w:rsidR="008507B2" w:rsidRPr="00C30527">
        <w:rPr>
          <w:rFonts w:ascii="Times New Roman" w:hAnsi="Times New Roman"/>
          <w:sz w:val="24"/>
          <w:szCs w:val="24"/>
        </w:rPr>
        <w:t>ed</w:t>
      </w:r>
      <w:r w:rsidRPr="00C30527">
        <w:rPr>
          <w:rFonts w:ascii="Times New Roman" w:hAnsi="Times New Roman"/>
          <w:sz w:val="24"/>
          <w:szCs w:val="24"/>
        </w:rPr>
        <w:t xml:space="preserve"> with travel time uncertainties</w:t>
      </w:r>
      <w:r w:rsidRPr="00C30527">
        <w:rPr>
          <w:rFonts w:ascii="Times New Roman" w:hAnsi="Times New Roman" w:cs="Times New Roman"/>
          <w:sz w:val="24"/>
          <w:szCs w:val="24"/>
        </w:rPr>
        <w:t>, travelers often depart early and reserve extra time for their trips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t</w:t>
      </w:r>
      <w:r w:rsidRPr="00C30527">
        <w:rPr>
          <w:rFonts w:ascii="Times New Roman" w:hAnsi="Times New Roman" w:cs="Times New Roman"/>
          <w:sz w:val="24"/>
          <w:szCs w:val="24"/>
        </w:rPr>
        <w:t>o avoid late arrival.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507B2" w:rsidRPr="00C30527">
        <w:rPr>
          <w:rFonts w:ascii="Times New Roman" w:hAnsi="Times New Roman" w:cs="Times New Roman"/>
          <w:sz w:val="24"/>
          <w:szCs w:val="24"/>
        </w:rPr>
        <w:t>T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he </w:t>
      </w:r>
      <w:r w:rsidRPr="00C30527">
        <w:rPr>
          <w:rFonts w:ascii="Times New Roman" w:hAnsi="Times New Roman" w:cs="Times New Roman"/>
          <w:sz w:val="24"/>
          <w:szCs w:val="24"/>
        </w:rPr>
        <w:t>conce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pt of </w:t>
      </w:r>
      <w:r w:rsidR="00D848B8" w:rsidRPr="00C30527">
        <w:rPr>
          <w:rFonts w:ascii="Times New Roman" w:hAnsi="Times New Roman" w:cs="Times New Roman"/>
          <w:sz w:val="24"/>
          <w:szCs w:val="24"/>
        </w:rPr>
        <w:t>TTB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507B2" w:rsidRPr="00C30527">
        <w:rPr>
          <w:rFonts w:ascii="Times New Roman" w:hAnsi="Times New Roman" w:cs="Times New Roman"/>
          <w:sz w:val="24"/>
          <w:szCs w:val="24"/>
        </w:rPr>
        <w:t>was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F1672" w:rsidRPr="00C30527">
        <w:rPr>
          <w:rFonts w:ascii="Times New Roman" w:hAnsi="Times New Roman" w:cs="Times New Roman"/>
          <w:sz w:val="24"/>
          <w:szCs w:val="24"/>
        </w:rPr>
        <w:t>proposed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507B2" w:rsidRPr="00C30527">
        <w:rPr>
          <w:rFonts w:ascii="Times New Roman" w:hAnsi="Times New Roman" w:cs="Times New Roman"/>
          <w:sz w:val="24"/>
          <w:szCs w:val="24"/>
        </w:rPr>
        <w:t xml:space="preserve">to capture this behavior in traffic assignment </w:t>
      </w:r>
      <w:r w:rsidRPr="00C30527">
        <w:rPr>
          <w:rFonts w:ascii="Times New Roman" w:hAnsi="Times New Roman" w:cs="Times New Roman" w:hint="eastAsia"/>
          <w:sz w:val="24"/>
          <w:szCs w:val="24"/>
        </w:rPr>
        <w:t>(</w:t>
      </w:r>
      <w:r w:rsidRPr="00C30527">
        <w:rPr>
          <w:rFonts w:ascii="Times New Roman" w:hAnsi="Times New Roman" w:cs="Times New Roman"/>
          <w:sz w:val="24"/>
          <w:szCs w:val="24"/>
        </w:rPr>
        <w:t>see Lo et al., 2006</w:t>
      </w:r>
      <w:r w:rsidR="00BF0087" w:rsidRPr="00C30527">
        <w:rPr>
          <w:rFonts w:ascii="Times New Roman" w:hAnsi="Times New Roman" w:cs="Times New Roman"/>
          <w:sz w:val="24"/>
          <w:szCs w:val="24"/>
        </w:rPr>
        <w:t>;</w:t>
      </w:r>
      <w:r w:rsidR="00BF0087" w:rsidRPr="00C30527">
        <w:rPr>
          <w:rFonts w:ascii="Times New Roman" w:hAnsi="Times New Roman" w:hint="eastAsia"/>
          <w:sz w:val="24"/>
          <w:szCs w:val="24"/>
        </w:rPr>
        <w:t xml:space="preserve"> </w:t>
      </w:r>
      <w:r w:rsidR="00BF0087" w:rsidRPr="00C30527">
        <w:rPr>
          <w:rFonts w:ascii="Times New Roman" w:hAnsi="Times New Roman" w:cs="Times New Roman"/>
          <w:sz w:val="24"/>
          <w:szCs w:val="24"/>
        </w:rPr>
        <w:t xml:space="preserve">Siu and Lo, 2008; </w:t>
      </w:r>
      <w:proofErr w:type="spellStart"/>
      <w:r w:rsidR="00BF0087" w:rsidRPr="00C30527">
        <w:rPr>
          <w:rFonts w:ascii="Times New Roman" w:hAnsi="Times New Roman" w:hint="eastAsia"/>
          <w:sz w:val="24"/>
          <w:szCs w:val="24"/>
        </w:rPr>
        <w:t>Ordo</w:t>
      </w:r>
      <w:r w:rsidR="00BF0087" w:rsidRPr="00C30527">
        <w:rPr>
          <w:rFonts w:ascii="Times New Roman" w:hAnsi="Times New Roman" w:cs="Times New Roman"/>
          <w:sz w:val="24"/>
          <w:szCs w:val="24"/>
        </w:rPr>
        <w:t>ñ</w:t>
      </w:r>
      <w:r w:rsidR="00BF0087" w:rsidRPr="00C30527">
        <w:rPr>
          <w:rFonts w:ascii="Times New Roman" w:hAnsi="Times New Roman" w:hint="eastAsia"/>
          <w:sz w:val="24"/>
          <w:szCs w:val="24"/>
        </w:rPr>
        <w:t>ez</w:t>
      </w:r>
      <w:proofErr w:type="spellEnd"/>
      <w:r w:rsidR="00BF0087" w:rsidRPr="00C30527">
        <w:rPr>
          <w:rFonts w:ascii="Times New Roman" w:hAnsi="Times New Roman" w:hint="eastAsia"/>
          <w:sz w:val="24"/>
          <w:szCs w:val="24"/>
        </w:rPr>
        <w:t xml:space="preserve"> and </w:t>
      </w:r>
      <w:proofErr w:type="spellStart"/>
      <w:r w:rsidR="00BF0087" w:rsidRPr="00C30527">
        <w:rPr>
          <w:rFonts w:ascii="Times New Roman" w:hAnsi="Times New Roman" w:hint="eastAsia"/>
          <w:sz w:val="24"/>
          <w:szCs w:val="24"/>
        </w:rPr>
        <w:t>Stier</w:t>
      </w:r>
      <w:proofErr w:type="spellEnd"/>
      <w:r w:rsidR="00BF0087" w:rsidRPr="00C30527">
        <w:rPr>
          <w:rFonts w:ascii="Times New Roman" w:hAnsi="Times New Roman" w:hint="eastAsia"/>
          <w:sz w:val="24"/>
          <w:szCs w:val="24"/>
        </w:rPr>
        <w:t>-Moses</w:t>
      </w:r>
      <w:r w:rsidR="00BF0087" w:rsidRPr="00C30527">
        <w:rPr>
          <w:rFonts w:ascii="Times New Roman" w:hAnsi="Times New Roman"/>
          <w:sz w:val="24"/>
          <w:szCs w:val="24"/>
        </w:rPr>
        <w:t>,</w:t>
      </w:r>
      <w:r w:rsidR="00BF0087" w:rsidRPr="00C30527">
        <w:rPr>
          <w:rFonts w:ascii="Times New Roman" w:hAnsi="Times New Roman" w:hint="eastAsia"/>
          <w:sz w:val="24"/>
          <w:szCs w:val="24"/>
        </w:rPr>
        <w:t xml:space="preserve"> 2010</w:t>
      </w:r>
      <w:r w:rsidR="00BF0087" w:rsidRPr="00C30527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BF0087" w:rsidRPr="00C30527" w:rsidRDefault="00CA7009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A </w:t>
      </w:r>
      <w:r w:rsidR="00D848B8" w:rsidRPr="00C30527">
        <w:rPr>
          <w:rFonts w:ascii="Times New Roman" w:hAnsi="Times New Roman" w:cs="Times New Roman"/>
          <w:sz w:val="24"/>
          <w:szCs w:val="24"/>
        </w:rPr>
        <w:t>TTB</w:t>
      </w:r>
      <w:r w:rsidR="007F1DB7" w:rsidRPr="00C30527">
        <w:rPr>
          <w:rFonts w:ascii="Times New Roman" w:hAnsi="Times New Roman" w:cs="Times New Roman"/>
          <w:sz w:val="24"/>
          <w:szCs w:val="24"/>
        </w:rPr>
        <w:t xml:space="preserve"> is defined as the mean trip travel time plus the safety margin.</w:t>
      </w:r>
      <w:r w:rsidR="007F1DB7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F1DB7" w:rsidRPr="00C30527">
        <w:rPr>
          <w:rFonts w:ascii="Times New Roman" w:hAnsi="Times New Roman" w:cs="Times New Roman"/>
          <w:sz w:val="24"/>
          <w:szCs w:val="24"/>
        </w:rPr>
        <w:t xml:space="preserve">The safety margin </w:t>
      </w:r>
      <w:r w:rsidR="00CF1859" w:rsidRPr="00C30527">
        <w:rPr>
          <w:rFonts w:ascii="Times New Roman" w:hAnsi="Times New Roman" w:cs="Times New Roman"/>
          <w:sz w:val="24"/>
          <w:szCs w:val="24"/>
        </w:rPr>
        <w:t>represents</w:t>
      </w:r>
      <w:r w:rsidR="007F1DB7" w:rsidRPr="00C30527">
        <w:rPr>
          <w:rFonts w:ascii="Times New Roman" w:hAnsi="Times New Roman" w:cs="Times New Roman"/>
          <w:sz w:val="24"/>
          <w:szCs w:val="24"/>
        </w:rPr>
        <w:t xml:space="preserve"> the extra time reserve</w:t>
      </w:r>
      <w:r w:rsidR="00640B6A" w:rsidRPr="00C30527">
        <w:rPr>
          <w:rFonts w:ascii="Times New Roman" w:hAnsi="Times New Roman" w:cs="Times New Roman"/>
          <w:sz w:val="24"/>
          <w:szCs w:val="24"/>
        </w:rPr>
        <w:t>d by travelers</w:t>
      </w:r>
      <w:r w:rsidR="007F1DB7" w:rsidRPr="00C30527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7F1DB7" w:rsidRPr="00C30527">
        <w:rPr>
          <w:rFonts w:ascii="Times New Roman" w:hAnsi="Times New Roman" w:cs="Times New Roman"/>
          <w:sz w:val="24"/>
          <w:szCs w:val="24"/>
        </w:rPr>
        <w:t xml:space="preserve">It is often defined as the standard deviation of </w:t>
      </w:r>
      <w:r w:rsidR="00640B6A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7F1DB7" w:rsidRPr="00C30527">
        <w:rPr>
          <w:rFonts w:ascii="Times New Roman" w:hAnsi="Times New Roman" w:cs="Times New Roman"/>
          <w:sz w:val="24"/>
          <w:szCs w:val="24"/>
        </w:rPr>
        <w:t xml:space="preserve">trip travel time multiplied by a parameter </w:t>
      </w:r>
      <w:r w:rsidR="002D6F88" w:rsidRPr="00C30527">
        <w:rPr>
          <w:rFonts w:ascii="Times New Roman" w:hAnsi="Times New Roman" w:cs="Times New Roman"/>
          <w:sz w:val="24"/>
          <w:szCs w:val="24"/>
        </w:rPr>
        <w:t xml:space="preserve">that </w:t>
      </w:r>
      <w:r w:rsidR="007F1DB7" w:rsidRPr="00C30527">
        <w:rPr>
          <w:rFonts w:ascii="Times New Roman" w:hAnsi="Times New Roman" w:cs="Times New Roman"/>
          <w:sz w:val="24"/>
          <w:szCs w:val="24"/>
        </w:rPr>
        <w:t>represents</w:t>
      </w:r>
      <w:r w:rsidR="002D6F88" w:rsidRPr="00C30527">
        <w:rPr>
          <w:rFonts w:ascii="Times New Roman" w:hAnsi="Times New Roman" w:cs="Times New Roman"/>
          <w:sz w:val="24"/>
          <w:szCs w:val="24"/>
        </w:rPr>
        <w:t xml:space="preserve"> their degree of risk aversion and relates to</w:t>
      </w:r>
      <w:r w:rsidR="007F1DB7" w:rsidRPr="00C30527">
        <w:rPr>
          <w:rFonts w:ascii="Times New Roman" w:hAnsi="Times New Roman" w:cs="Times New Roman"/>
          <w:sz w:val="24"/>
          <w:szCs w:val="24"/>
        </w:rPr>
        <w:t xml:space="preserve"> the</w:t>
      </w:r>
      <w:r w:rsidR="002D6F88" w:rsidRPr="00C30527">
        <w:rPr>
          <w:rFonts w:ascii="Times New Roman" w:hAnsi="Times New Roman" w:cs="Times New Roman"/>
          <w:sz w:val="24"/>
          <w:szCs w:val="24"/>
        </w:rPr>
        <w:t>ir</w:t>
      </w:r>
      <w:r w:rsidR="007F1DB7" w:rsidRPr="00C30527">
        <w:rPr>
          <w:rFonts w:ascii="Times New Roman" w:hAnsi="Times New Roman" w:cs="Times New Roman"/>
          <w:sz w:val="24"/>
          <w:szCs w:val="24"/>
        </w:rPr>
        <w:t xml:space="preserve"> probability</w:t>
      </w:r>
      <w:r w:rsidRPr="00C30527">
        <w:rPr>
          <w:rFonts w:ascii="Times New Roman" w:hAnsi="Times New Roman" w:cs="Times New Roman"/>
          <w:sz w:val="24"/>
          <w:szCs w:val="24"/>
        </w:rPr>
        <w:t xml:space="preserve"> of</w:t>
      </w:r>
      <w:r w:rsidR="007F1DB7" w:rsidRPr="00C30527">
        <w:rPr>
          <w:rFonts w:ascii="Times New Roman" w:hAnsi="Times New Roman" w:cs="Times New Roman"/>
          <w:sz w:val="24"/>
          <w:szCs w:val="24"/>
        </w:rPr>
        <w:t xml:space="preserve"> being late. </w:t>
      </w:r>
      <w:r w:rsidR="007F1DB7" w:rsidRPr="00C30527">
        <w:rPr>
          <w:rFonts w:ascii="Times New Roman" w:hAnsi="Times New Roman" w:cs="Times New Roman" w:hint="eastAsia"/>
          <w:sz w:val="24"/>
          <w:szCs w:val="24"/>
        </w:rPr>
        <w:t>For instance, i</w:t>
      </w:r>
      <w:r w:rsidR="007F1DB7" w:rsidRPr="00C30527">
        <w:rPr>
          <w:rFonts w:ascii="Times New Roman" w:hAnsi="Times New Roman" w:cs="Times New Roman"/>
          <w:sz w:val="24"/>
          <w:szCs w:val="24"/>
        </w:rPr>
        <w:t xml:space="preserve">f </w:t>
      </w:r>
      <w:r w:rsidRPr="00C30527">
        <w:rPr>
          <w:rFonts w:ascii="Times New Roman" w:hAnsi="Times New Roman" w:cs="Times New Roman"/>
          <w:sz w:val="24"/>
          <w:szCs w:val="24"/>
        </w:rPr>
        <w:t>a traveler’s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F1DB7" w:rsidRPr="00C30527">
        <w:rPr>
          <w:rFonts w:ascii="Times New Roman" w:hAnsi="Times New Roman" w:cs="Times New Roman" w:hint="eastAsia"/>
          <w:sz w:val="24"/>
          <w:szCs w:val="24"/>
        </w:rPr>
        <w:t>path</w:t>
      </w:r>
      <w:r w:rsidR="007F1DB7" w:rsidRPr="00C30527">
        <w:rPr>
          <w:rFonts w:ascii="Times New Roman" w:hAnsi="Times New Roman" w:cs="Times New Roman"/>
          <w:sz w:val="24"/>
          <w:szCs w:val="24"/>
        </w:rPr>
        <w:t xml:space="preserve"> travel time follows a normal distribution and the value of the parameter equals 1.65, then the probability of </w:t>
      </w:r>
      <w:r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7F1DB7" w:rsidRPr="00C30527">
        <w:rPr>
          <w:rFonts w:ascii="Times New Roman" w:hAnsi="Times New Roman" w:cs="Times New Roman"/>
          <w:sz w:val="24"/>
          <w:szCs w:val="24"/>
        </w:rPr>
        <w:t>traveler arriving at his/her destination on time is 95%.</w:t>
      </w:r>
      <w:r w:rsidR="003F1672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92E7B" w:rsidRPr="00C30527">
        <w:rPr>
          <w:rFonts w:ascii="Times New Roman" w:hAnsi="Times New Roman" w:cs="Times New Roman"/>
          <w:sz w:val="24"/>
          <w:szCs w:val="24"/>
        </w:rPr>
        <w:t>However, i</w:t>
      </w:r>
      <w:r w:rsidR="003F1672" w:rsidRPr="00C30527">
        <w:rPr>
          <w:rFonts w:ascii="Times New Roman" w:hAnsi="Times New Roman" w:cs="Times New Roman"/>
          <w:sz w:val="24"/>
          <w:szCs w:val="24"/>
        </w:rPr>
        <w:t xml:space="preserve">f the value equals </w:t>
      </w:r>
      <w:r w:rsidR="00BC2F8A" w:rsidRPr="00C30527">
        <w:rPr>
          <w:rFonts w:ascii="Times New Roman" w:hAnsi="Times New Roman" w:cs="Times New Roman"/>
          <w:sz w:val="24"/>
          <w:szCs w:val="24"/>
        </w:rPr>
        <w:t>zero</w:t>
      </w:r>
      <w:r w:rsidR="003F1672" w:rsidRPr="00C30527">
        <w:rPr>
          <w:rFonts w:ascii="Times New Roman" w:hAnsi="Times New Roman" w:cs="Times New Roman"/>
          <w:sz w:val="24"/>
          <w:szCs w:val="24"/>
        </w:rPr>
        <w:t xml:space="preserve"> instead, then the probability is</w:t>
      </w:r>
      <w:r w:rsidR="00F92E7B" w:rsidRPr="00C30527">
        <w:rPr>
          <w:rFonts w:ascii="Times New Roman" w:hAnsi="Times New Roman" w:cs="Times New Roman"/>
          <w:sz w:val="24"/>
          <w:szCs w:val="24"/>
        </w:rPr>
        <w:t xml:space="preserve"> only</w:t>
      </w:r>
      <w:r w:rsidR="003F1672" w:rsidRPr="00C30527">
        <w:rPr>
          <w:rFonts w:ascii="Times New Roman" w:hAnsi="Times New Roman" w:cs="Times New Roman"/>
          <w:sz w:val="24"/>
          <w:szCs w:val="24"/>
        </w:rPr>
        <w:t xml:space="preserve"> 50%.</w:t>
      </w:r>
      <w:r w:rsidR="007F1DB7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F0087" w:rsidRPr="00C30527">
        <w:rPr>
          <w:rFonts w:ascii="Times New Roman" w:hAnsi="Times New Roman" w:cs="Times New Roman"/>
          <w:sz w:val="24"/>
          <w:szCs w:val="24"/>
        </w:rPr>
        <w:t>This concept can be used in traffic assignment that consider</w:t>
      </w:r>
      <w:r w:rsidR="00640B6A" w:rsidRPr="00C30527">
        <w:rPr>
          <w:rFonts w:ascii="Times New Roman" w:hAnsi="Times New Roman" w:cs="Times New Roman"/>
          <w:sz w:val="24"/>
          <w:szCs w:val="24"/>
        </w:rPr>
        <w:t>s</w:t>
      </w:r>
      <w:r w:rsidR="00BF0087" w:rsidRPr="00C30527">
        <w:rPr>
          <w:rFonts w:ascii="Times New Roman" w:hAnsi="Times New Roman" w:cs="Times New Roman"/>
          <w:sz w:val="24"/>
          <w:szCs w:val="24"/>
        </w:rPr>
        <w:t xml:space="preserve"> supply uncertainty (e.g., Lo et al., 2006) or demand uncertainty (e.g., Shao et al., 2006; Lam et al., 2008</w:t>
      </w:r>
      <w:r w:rsidR="00BF0087" w:rsidRPr="00C30527">
        <w:rPr>
          <w:rFonts w:ascii="Times New Roman" w:hAnsi="Times New Roman" w:cs="Times New Roman" w:hint="eastAsia"/>
          <w:sz w:val="24"/>
          <w:szCs w:val="24"/>
        </w:rPr>
        <w:t>)</w:t>
      </w:r>
      <w:r w:rsidR="00BF0087" w:rsidRPr="00C30527">
        <w:rPr>
          <w:rFonts w:ascii="Times New Roman" w:hAnsi="Times New Roman" w:cs="Times New Roman"/>
          <w:sz w:val="24"/>
          <w:szCs w:val="24"/>
        </w:rPr>
        <w:t>.</w:t>
      </w:r>
    </w:p>
    <w:p w:rsidR="00F83C3A" w:rsidRPr="00C30527" w:rsidRDefault="00F83C3A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Regardless of the functional form of </w:t>
      </w:r>
      <w:r w:rsidR="00C01674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/>
          <w:sz w:val="24"/>
          <w:szCs w:val="24"/>
        </w:rPr>
        <w:t xml:space="preserve">distribution of uncertainty, the larger </w:t>
      </w:r>
      <w:r w:rsidR="00C01674" w:rsidRPr="00C30527">
        <w:rPr>
          <w:rFonts w:ascii="Times New Roman" w:hAnsi="Times New Roman" w:cs="Times New Roman"/>
          <w:sz w:val="24"/>
          <w:szCs w:val="24"/>
        </w:rPr>
        <w:t xml:space="preserve">is the </w:t>
      </w:r>
      <w:r w:rsidRPr="00C30527">
        <w:rPr>
          <w:rFonts w:ascii="Times New Roman" w:hAnsi="Times New Roman" w:cs="Times New Roman"/>
          <w:sz w:val="24"/>
          <w:szCs w:val="24"/>
        </w:rPr>
        <w:t xml:space="preserve">TTB compared with the mean travel time, the larger </w:t>
      </w:r>
      <w:r w:rsidR="00C01674" w:rsidRPr="00C30527">
        <w:rPr>
          <w:rFonts w:ascii="Times New Roman" w:hAnsi="Times New Roman" w:cs="Times New Roman"/>
          <w:sz w:val="24"/>
          <w:szCs w:val="24"/>
        </w:rPr>
        <w:t xml:space="preserve">is </w:t>
      </w:r>
      <w:r w:rsidRPr="00C30527">
        <w:rPr>
          <w:rFonts w:ascii="Times New Roman" w:hAnsi="Times New Roman" w:cs="Times New Roman"/>
          <w:sz w:val="24"/>
          <w:szCs w:val="24"/>
        </w:rPr>
        <w:t xml:space="preserve">the safety margin, </w:t>
      </w:r>
      <w:r w:rsidR="00C01674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/>
          <w:sz w:val="24"/>
          <w:szCs w:val="24"/>
        </w:rPr>
        <w:t>more extra time</w:t>
      </w:r>
      <w:r w:rsidR="00C01674" w:rsidRPr="00C30527">
        <w:rPr>
          <w:rFonts w:ascii="Times New Roman" w:hAnsi="Times New Roman" w:cs="Times New Roman"/>
          <w:sz w:val="24"/>
          <w:szCs w:val="24"/>
        </w:rPr>
        <w:t xml:space="preserve"> is reserved by</w:t>
      </w:r>
      <w:r w:rsidRPr="00C30527">
        <w:rPr>
          <w:rFonts w:ascii="Times New Roman" w:hAnsi="Times New Roman" w:cs="Times New Roman"/>
          <w:sz w:val="24"/>
          <w:szCs w:val="24"/>
        </w:rPr>
        <w:t xml:space="preserve"> travelers to avoid being late, and the more risk averse </w:t>
      </w:r>
      <w:r w:rsidR="00C01674" w:rsidRPr="00C30527">
        <w:rPr>
          <w:rFonts w:ascii="Times New Roman" w:hAnsi="Times New Roman" w:cs="Times New Roman"/>
          <w:sz w:val="24"/>
          <w:szCs w:val="24"/>
        </w:rPr>
        <w:t xml:space="preserve">are </w:t>
      </w:r>
      <w:r w:rsidRPr="00C30527">
        <w:rPr>
          <w:rFonts w:ascii="Times New Roman" w:hAnsi="Times New Roman" w:cs="Times New Roman"/>
          <w:sz w:val="24"/>
          <w:szCs w:val="24"/>
        </w:rPr>
        <w:t>the travelers.</w:t>
      </w:r>
    </w:p>
    <w:p w:rsidR="00E06DBF" w:rsidRPr="00C30527" w:rsidRDefault="00640B6A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The</w:t>
      </w:r>
      <w:r w:rsidR="00E06DBF" w:rsidRPr="00C30527">
        <w:rPr>
          <w:rFonts w:ascii="Times New Roman" w:hAnsi="Times New Roman" w:cs="Times New Roman" w:hint="eastAsia"/>
          <w:sz w:val="24"/>
          <w:szCs w:val="24"/>
        </w:rPr>
        <w:t xml:space="preserve"> concept and </w:t>
      </w:r>
      <w:r w:rsidR="0034039F" w:rsidRPr="00C30527">
        <w:rPr>
          <w:rFonts w:ascii="Times New Roman" w:hAnsi="Times New Roman" w:cs="Times New Roman"/>
          <w:sz w:val="24"/>
          <w:szCs w:val="24"/>
        </w:rPr>
        <w:t>behavior</w:t>
      </w:r>
      <w:r w:rsidR="00037967" w:rsidRPr="00C30527">
        <w:rPr>
          <w:rFonts w:ascii="Times New Roman" w:hAnsi="Times New Roman" w:cs="Times New Roman"/>
          <w:sz w:val="24"/>
          <w:szCs w:val="24"/>
        </w:rPr>
        <w:t>al</w:t>
      </w:r>
      <w:r w:rsidR="0034039F" w:rsidRPr="00C30527">
        <w:rPr>
          <w:rFonts w:ascii="Times New Roman" w:hAnsi="Times New Roman" w:cs="Times New Roman"/>
          <w:sz w:val="24"/>
          <w:szCs w:val="24"/>
        </w:rPr>
        <w:t xml:space="preserve"> principle </w:t>
      </w:r>
      <w:r w:rsidRPr="00C30527">
        <w:rPr>
          <w:rFonts w:ascii="Times New Roman" w:hAnsi="Times New Roman" w:cs="Times New Roman"/>
          <w:sz w:val="24"/>
          <w:szCs w:val="24"/>
        </w:rPr>
        <w:t xml:space="preserve">used by </w:t>
      </w:r>
      <w:r w:rsidR="0034039F" w:rsidRPr="00C30527">
        <w:rPr>
          <w:rFonts w:ascii="Times New Roman" w:hAnsi="Times New Roman" w:cs="Times New Roman"/>
          <w:sz w:val="24"/>
          <w:szCs w:val="24"/>
        </w:rPr>
        <w:t>Lo et al.</w:t>
      </w:r>
      <w:r w:rsidR="0055672E" w:rsidRPr="00C30527">
        <w:rPr>
          <w:rFonts w:ascii="Times New Roman" w:hAnsi="Times New Roman" w:cs="Times New Roman"/>
          <w:sz w:val="24"/>
          <w:szCs w:val="24"/>
        </w:rPr>
        <w:t xml:space="preserve"> (2006)</w:t>
      </w:r>
      <w:r w:rsidR="0034039F" w:rsidRPr="00C30527">
        <w:rPr>
          <w:rFonts w:ascii="Times New Roman" w:hAnsi="Times New Roman" w:cs="Times New Roman"/>
          <w:sz w:val="24"/>
          <w:szCs w:val="24"/>
        </w:rPr>
        <w:t xml:space="preserve"> for traffic assignment</w:t>
      </w:r>
      <w:r w:rsidRPr="00C30527">
        <w:rPr>
          <w:rFonts w:ascii="Times New Roman" w:hAnsi="Times New Roman" w:cs="Times New Roman"/>
          <w:sz w:val="24"/>
          <w:szCs w:val="24"/>
        </w:rPr>
        <w:t xml:space="preserve"> is adopted in this </w:t>
      </w:r>
      <w:r w:rsidR="00DE31B2" w:rsidRPr="00C30527">
        <w:rPr>
          <w:rFonts w:ascii="Times New Roman" w:hAnsi="Times New Roman" w:cs="Times New Roman"/>
          <w:sz w:val="24"/>
          <w:szCs w:val="24"/>
        </w:rPr>
        <w:t>study</w:t>
      </w:r>
      <w:r w:rsidR="0034039F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Pr="00C30527">
        <w:rPr>
          <w:rFonts w:ascii="Times New Roman" w:hAnsi="Times New Roman" w:cs="Times New Roman"/>
          <w:sz w:val="24"/>
          <w:szCs w:val="24"/>
        </w:rPr>
        <w:t>The</w:t>
      </w:r>
      <w:r w:rsidR="00C132F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06DBF" w:rsidRPr="00C30527">
        <w:rPr>
          <w:rFonts w:ascii="Times New Roman" w:hAnsi="Times New Roman" w:cs="Times New Roman"/>
          <w:sz w:val="24"/>
          <w:szCs w:val="24"/>
        </w:rPr>
        <w:t xml:space="preserve">path </w:t>
      </w:r>
      <w:r w:rsidR="00D848B8" w:rsidRPr="00C30527">
        <w:rPr>
          <w:rFonts w:ascii="Times New Roman" w:hAnsi="Times New Roman" w:cs="Times New Roman"/>
          <w:sz w:val="24"/>
          <w:szCs w:val="24"/>
        </w:rPr>
        <w:t>TTB</w:t>
      </w:r>
      <w:r w:rsidR="00E06DB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16"/>
          <w:sz w:val="24"/>
          <w:szCs w:val="24"/>
        </w:rPr>
        <w:drawing>
          <wp:inline distT="0" distB="0" distL="0" distR="0" wp14:anchorId="3DC673EA" wp14:editId="0159BCF1">
            <wp:extent cx="266700" cy="2667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32F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is formulated </w:t>
      </w:r>
      <w:r w:rsidR="005620E0" w:rsidRPr="00C30527">
        <w:rPr>
          <w:rFonts w:ascii="Times New Roman" w:hAnsi="Times New Roman" w:cs="Times New Roman"/>
          <w:sz w:val="24"/>
          <w:szCs w:val="24"/>
        </w:rPr>
        <w:t>as follows</w:t>
      </w:r>
      <w:r w:rsidRPr="00C30527">
        <w:rPr>
          <w:rFonts w:ascii="Times New Roman" w:hAnsi="Times New Roman" w:cs="Times New Roman"/>
          <w:sz w:val="24"/>
          <w:szCs w:val="24"/>
        </w:rPr>
        <w:t>:</w:t>
      </w:r>
    </w:p>
    <w:p w:rsidR="00E06DBF" w:rsidRPr="00C30527" w:rsidRDefault="00E06DBF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rPr>
          <w:color w:val="FF0000"/>
        </w:rPr>
      </w:pPr>
      <w:r w:rsidRPr="00C30527">
        <w:tab/>
      </w:r>
      <w:r w:rsidR="002522EC" w:rsidRPr="00C30527">
        <w:rPr>
          <w:noProof/>
          <w:position w:val="-70"/>
        </w:rPr>
        <w:drawing>
          <wp:inline distT="0" distB="0" distL="0" distR="0" wp14:anchorId="6AB2105D" wp14:editId="4C2A9D12">
            <wp:extent cx="3857625" cy="90487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48" w:name="ZEqnNum459798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17</w:instrText>
        </w:r>
      </w:fldSimple>
      <w:r w:rsidR="000868CE" w:rsidRPr="00C30527">
        <w:instrText>)</w:instrText>
      </w:r>
      <w:bookmarkEnd w:id="48"/>
      <w:r w:rsidR="000868CE" w:rsidRPr="00C30527">
        <w:fldChar w:fldCharType="end"/>
      </w:r>
    </w:p>
    <w:p w:rsidR="000C5329" w:rsidRPr="00C30527" w:rsidRDefault="00E06DBF" w:rsidP="00C30527">
      <w:pPr>
        <w:widowControl/>
        <w:tabs>
          <w:tab w:val="center" w:pos="4536"/>
          <w:tab w:val="right" w:pos="9072"/>
        </w:tabs>
        <w:autoSpaceDE w:val="0"/>
        <w:autoSpaceDN w:val="0"/>
        <w:adjustRightInd w:val="0"/>
        <w:snapToGrid w:val="0"/>
        <w:rPr>
          <w:rFonts w:ascii="Times New Roman" w:hAnsi="Times New Roman"/>
          <w:sz w:val="24"/>
          <w:szCs w:val="24"/>
        </w:rPr>
      </w:pPr>
      <w:proofErr w:type="gramStart"/>
      <w:r w:rsidRPr="00C30527">
        <w:rPr>
          <w:rFonts w:ascii="Times New Roman" w:hAnsi="Times New Roman"/>
          <w:sz w:val="24"/>
          <w:szCs w:val="24"/>
        </w:rPr>
        <w:t>where</w:t>
      </w:r>
      <w:proofErr w:type="gramEnd"/>
      <w:r w:rsidRPr="00C30527">
        <w:rPr>
          <w:rFonts w:ascii="Times New Roman" w:hAnsi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/>
          <w:noProof/>
          <w:position w:val="-6"/>
          <w:sz w:val="24"/>
          <w:szCs w:val="24"/>
        </w:rPr>
        <w:drawing>
          <wp:inline distT="0" distB="0" distL="0" distR="0" wp14:anchorId="19D8A651" wp14:editId="27711EAF">
            <wp:extent cx="133350" cy="17145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hint="eastAsia"/>
          <w:sz w:val="24"/>
          <w:szCs w:val="24"/>
        </w:rPr>
        <w:t xml:space="preserve"> </w:t>
      </w:r>
      <w:r w:rsidR="008F4122" w:rsidRPr="00C30527">
        <w:rPr>
          <w:rFonts w:ascii="Times New Roman" w:hAnsi="Times New Roman"/>
          <w:sz w:val="24"/>
          <w:szCs w:val="24"/>
        </w:rPr>
        <w:t xml:space="preserve">is </w:t>
      </w:r>
      <w:r w:rsidR="00625BDD" w:rsidRPr="00C30527">
        <w:rPr>
          <w:rFonts w:ascii="Times New Roman" w:hAnsi="Times New Roman"/>
          <w:sz w:val="24"/>
          <w:szCs w:val="24"/>
        </w:rPr>
        <w:t xml:space="preserve">a non-negative parameter called </w:t>
      </w:r>
      <w:r w:rsidR="008F4122" w:rsidRPr="00C30527">
        <w:rPr>
          <w:rFonts w:ascii="Times New Roman" w:hAnsi="Times New Roman"/>
          <w:sz w:val="24"/>
          <w:szCs w:val="24"/>
        </w:rPr>
        <w:t xml:space="preserve">the </w:t>
      </w:r>
      <w:r w:rsidR="00686C97" w:rsidRPr="00C30527">
        <w:rPr>
          <w:rFonts w:ascii="Times New Roman" w:hAnsi="Times New Roman"/>
          <w:i/>
          <w:sz w:val="24"/>
          <w:szCs w:val="24"/>
        </w:rPr>
        <w:t>traveler</w:t>
      </w:r>
      <w:r w:rsidR="00B25049" w:rsidRPr="00C30527">
        <w:rPr>
          <w:rFonts w:ascii="Times New Roman" w:hAnsi="Times New Roman"/>
          <w:i/>
          <w:sz w:val="24"/>
          <w:szCs w:val="24"/>
        </w:rPr>
        <w:t>’</w:t>
      </w:r>
      <w:r w:rsidR="00CA7009" w:rsidRPr="00C30527">
        <w:rPr>
          <w:rFonts w:ascii="Times New Roman" w:hAnsi="Times New Roman"/>
          <w:i/>
          <w:sz w:val="24"/>
          <w:szCs w:val="24"/>
        </w:rPr>
        <w:t>s</w:t>
      </w:r>
      <w:r w:rsidR="008F4122" w:rsidRPr="00C30527">
        <w:rPr>
          <w:rFonts w:ascii="Times New Roman" w:hAnsi="Times New Roman" w:hint="eastAsia"/>
          <w:i/>
          <w:sz w:val="24"/>
          <w:szCs w:val="24"/>
        </w:rPr>
        <w:t xml:space="preserve"> risk aversion factor</w:t>
      </w:r>
      <w:r w:rsidR="008F4122" w:rsidRPr="00C30527">
        <w:rPr>
          <w:rFonts w:ascii="Times New Roman" w:hAnsi="Times New Roman"/>
          <w:sz w:val="24"/>
          <w:szCs w:val="24"/>
        </w:rPr>
        <w:t>.</w:t>
      </w:r>
      <w:r w:rsidRPr="00C30527">
        <w:rPr>
          <w:rFonts w:ascii="Times New Roman" w:hAnsi="Times New Roman"/>
          <w:sz w:val="24"/>
          <w:szCs w:val="24"/>
        </w:rPr>
        <w:t xml:space="preserve"> </w:t>
      </w:r>
      <w:r w:rsidR="008F4122" w:rsidRPr="00C30527">
        <w:rPr>
          <w:rFonts w:ascii="Times New Roman" w:hAnsi="Times New Roman"/>
          <w:sz w:val="24"/>
          <w:szCs w:val="24"/>
        </w:rPr>
        <w:t>It</w:t>
      </w:r>
      <w:r w:rsidRPr="00C30527">
        <w:rPr>
          <w:rFonts w:ascii="Times New Roman" w:hAnsi="Times New Roman"/>
          <w:sz w:val="24"/>
          <w:szCs w:val="24"/>
        </w:rPr>
        <w:t xml:space="preserve"> measures </w:t>
      </w:r>
      <w:r w:rsidR="00707254" w:rsidRPr="00C30527">
        <w:rPr>
          <w:rFonts w:ascii="Times New Roman" w:hAnsi="Times New Roman"/>
          <w:sz w:val="24"/>
          <w:szCs w:val="24"/>
        </w:rPr>
        <w:t>the extent to which</w:t>
      </w:r>
      <w:r w:rsidRPr="00C30527">
        <w:rPr>
          <w:rFonts w:ascii="Times New Roman" w:hAnsi="Times New Roman"/>
          <w:sz w:val="24"/>
          <w:szCs w:val="24"/>
        </w:rPr>
        <w:t xml:space="preserve"> </w:t>
      </w:r>
      <w:r w:rsidR="00707254" w:rsidRPr="00C30527">
        <w:rPr>
          <w:rFonts w:ascii="Times New Roman" w:hAnsi="Times New Roman"/>
          <w:sz w:val="24"/>
          <w:szCs w:val="24"/>
        </w:rPr>
        <w:t xml:space="preserve">a </w:t>
      </w:r>
      <w:r w:rsidR="00D83E14" w:rsidRPr="00C30527">
        <w:rPr>
          <w:rFonts w:ascii="Times New Roman" w:hAnsi="Times New Roman"/>
          <w:sz w:val="24"/>
          <w:szCs w:val="24"/>
        </w:rPr>
        <w:t>traveler</w:t>
      </w:r>
      <w:r w:rsidR="00707254" w:rsidRPr="00C30527">
        <w:rPr>
          <w:rFonts w:ascii="Times New Roman" w:hAnsi="Times New Roman"/>
          <w:sz w:val="24"/>
          <w:szCs w:val="24"/>
        </w:rPr>
        <w:t xml:space="preserve"> is</w:t>
      </w:r>
      <w:r w:rsidRPr="00C30527">
        <w:rPr>
          <w:rFonts w:ascii="Times New Roman" w:hAnsi="Times New Roman" w:hint="eastAsia"/>
          <w:sz w:val="24"/>
          <w:szCs w:val="24"/>
        </w:rPr>
        <w:t xml:space="preserve"> </w:t>
      </w:r>
      <w:r w:rsidR="00707254" w:rsidRPr="00C30527">
        <w:rPr>
          <w:rFonts w:ascii="Times New Roman" w:hAnsi="Times New Roman"/>
          <w:sz w:val="24"/>
          <w:szCs w:val="24"/>
        </w:rPr>
        <w:t xml:space="preserve">risk averse </w:t>
      </w:r>
      <w:r w:rsidRPr="00C30527">
        <w:rPr>
          <w:rFonts w:ascii="Times New Roman" w:hAnsi="Times New Roman"/>
          <w:sz w:val="24"/>
          <w:szCs w:val="24"/>
        </w:rPr>
        <w:t xml:space="preserve">and how </w:t>
      </w:r>
      <w:r w:rsidR="00707254" w:rsidRPr="00C30527">
        <w:rPr>
          <w:rFonts w:ascii="Times New Roman" w:hAnsi="Times New Roman"/>
          <w:sz w:val="24"/>
          <w:szCs w:val="24"/>
        </w:rPr>
        <w:t>he/she</w:t>
      </w:r>
      <w:r w:rsidRPr="00C30527">
        <w:rPr>
          <w:rFonts w:ascii="Times New Roman" w:hAnsi="Times New Roman"/>
          <w:sz w:val="24"/>
          <w:szCs w:val="24"/>
        </w:rPr>
        <w:t xml:space="preserve"> make</w:t>
      </w:r>
      <w:r w:rsidR="00707254" w:rsidRPr="00C30527">
        <w:rPr>
          <w:rFonts w:ascii="Times New Roman" w:hAnsi="Times New Roman"/>
          <w:sz w:val="24"/>
          <w:szCs w:val="24"/>
        </w:rPr>
        <w:t>s</w:t>
      </w:r>
      <w:r w:rsidRPr="00C30527">
        <w:rPr>
          <w:rFonts w:ascii="Times New Roman" w:hAnsi="Times New Roman"/>
          <w:sz w:val="24"/>
          <w:szCs w:val="24"/>
        </w:rPr>
        <w:t xml:space="preserve"> tradeoff</w:t>
      </w:r>
      <w:r w:rsidRPr="00C30527">
        <w:rPr>
          <w:rFonts w:ascii="Times New Roman" w:hAnsi="Times New Roman" w:hint="eastAsia"/>
          <w:sz w:val="24"/>
          <w:szCs w:val="24"/>
        </w:rPr>
        <w:t>s</w:t>
      </w:r>
      <w:r w:rsidRPr="00C30527">
        <w:rPr>
          <w:rFonts w:ascii="Times New Roman" w:hAnsi="Times New Roman"/>
          <w:sz w:val="24"/>
          <w:szCs w:val="24"/>
        </w:rPr>
        <w:t xml:space="preserve"> between </w:t>
      </w:r>
      <w:r w:rsidR="00707254" w:rsidRPr="00C30527">
        <w:rPr>
          <w:rFonts w:ascii="Times New Roman" w:hAnsi="Times New Roman"/>
          <w:sz w:val="24"/>
          <w:szCs w:val="24"/>
        </w:rPr>
        <w:t xml:space="preserve">the </w:t>
      </w:r>
      <w:r w:rsidRPr="00C30527">
        <w:rPr>
          <w:rFonts w:ascii="Times New Roman" w:hAnsi="Times New Roman"/>
          <w:sz w:val="24"/>
          <w:szCs w:val="24"/>
        </w:rPr>
        <w:t xml:space="preserve">mean </w:t>
      </w:r>
      <w:r w:rsidR="002C71C4" w:rsidRPr="00C30527">
        <w:rPr>
          <w:rFonts w:ascii="Times New Roman" w:hAnsi="Times New Roman"/>
          <w:sz w:val="24"/>
          <w:szCs w:val="24"/>
        </w:rPr>
        <w:t>and standard deviation of</w:t>
      </w:r>
      <w:r w:rsidRPr="00C30527">
        <w:rPr>
          <w:rFonts w:ascii="Times New Roman" w:hAnsi="Times New Roman"/>
          <w:sz w:val="24"/>
          <w:szCs w:val="24"/>
        </w:rPr>
        <w:t xml:space="preserve"> </w:t>
      </w:r>
      <w:r w:rsidR="00160C2E" w:rsidRPr="00C30527">
        <w:rPr>
          <w:rFonts w:ascii="Times New Roman" w:hAnsi="Times New Roman"/>
          <w:sz w:val="24"/>
          <w:szCs w:val="24"/>
        </w:rPr>
        <w:t xml:space="preserve">trip </w:t>
      </w:r>
      <w:r w:rsidRPr="00C30527">
        <w:rPr>
          <w:rFonts w:ascii="Times New Roman" w:hAnsi="Times New Roman"/>
          <w:sz w:val="24"/>
          <w:szCs w:val="24"/>
        </w:rPr>
        <w:t>travel time.</w:t>
      </w:r>
      <w:r w:rsidRPr="00C30527">
        <w:rPr>
          <w:rFonts w:ascii="Times New Roman" w:hAnsi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/>
          <w:sz w:val="24"/>
          <w:szCs w:val="24"/>
        </w:rPr>
        <w:t xml:space="preserve">A large </w:t>
      </w:r>
      <w:r w:rsidR="002522EC" w:rsidRPr="00C30527">
        <w:rPr>
          <w:rFonts w:ascii="Times New Roman" w:hAnsi="Times New Roman"/>
          <w:noProof/>
          <w:position w:val="-6"/>
          <w:sz w:val="24"/>
          <w:szCs w:val="24"/>
        </w:rPr>
        <w:drawing>
          <wp:inline distT="0" distB="0" distL="0" distR="0" wp14:anchorId="39B2EE53" wp14:editId="206DBC52">
            <wp:extent cx="133350" cy="17145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/>
          <w:i/>
          <w:sz w:val="24"/>
          <w:szCs w:val="24"/>
        </w:rPr>
        <w:t xml:space="preserve"> </w:t>
      </w:r>
      <w:r w:rsidR="005E3BF0" w:rsidRPr="00C30527">
        <w:rPr>
          <w:rFonts w:ascii="Times New Roman" w:hAnsi="Times New Roman"/>
          <w:sz w:val="24"/>
          <w:szCs w:val="24"/>
        </w:rPr>
        <w:t xml:space="preserve">value </w:t>
      </w:r>
      <w:r w:rsidRPr="00C30527">
        <w:rPr>
          <w:rFonts w:ascii="Times New Roman" w:hAnsi="Times New Roman"/>
          <w:sz w:val="24"/>
          <w:szCs w:val="24"/>
        </w:rPr>
        <w:t xml:space="preserve">implies </w:t>
      </w:r>
      <w:r w:rsidR="00D83E14" w:rsidRPr="00C30527">
        <w:rPr>
          <w:rFonts w:ascii="Times New Roman" w:hAnsi="Times New Roman"/>
          <w:sz w:val="24"/>
          <w:szCs w:val="24"/>
        </w:rPr>
        <w:t>that the traveler p</w:t>
      </w:r>
      <w:r w:rsidR="00707254" w:rsidRPr="00C30527">
        <w:rPr>
          <w:rFonts w:ascii="Times New Roman" w:hAnsi="Times New Roman"/>
          <w:sz w:val="24"/>
          <w:szCs w:val="24"/>
        </w:rPr>
        <w:t xml:space="preserve">laces more </w:t>
      </w:r>
      <w:r w:rsidRPr="00C30527">
        <w:rPr>
          <w:rFonts w:ascii="Times New Roman" w:hAnsi="Times New Roman"/>
          <w:sz w:val="24"/>
          <w:szCs w:val="24"/>
        </w:rPr>
        <w:t>weight on the effect of uncertainty</w:t>
      </w:r>
      <w:r w:rsidR="00D83E14" w:rsidRPr="00C30527">
        <w:rPr>
          <w:rFonts w:ascii="Times New Roman" w:hAnsi="Times New Roman"/>
          <w:sz w:val="24"/>
          <w:szCs w:val="24"/>
        </w:rPr>
        <w:t>, as reflected by the standard deviation</w:t>
      </w:r>
      <w:r w:rsidRPr="00C30527">
        <w:rPr>
          <w:rFonts w:ascii="Times New Roman" w:hAnsi="Times New Roman" w:hint="eastAsia"/>
          <w:sz w:val="24"/>
          <w:szCs w:val="24"/>
        </w:rPr>
        <w:t xml:space="preserve">. </w:t>
      </w:r>
      <w:r w:rsidR="005E3BF0" w:rsidRPr="00C30527">
        <w:rPr>
          <w:rFonts w:ascii="Times New Roman" w:hAnsi="Times New Roman"/>
          <w:sz w:val="24"/>
          <w:szCs w:val="24"/>
        </w:rPr>
        <w:t xml:space="preserve">The </w:t>
      </w:r>
      <w:r w:rsidR="002522EC" w:rsidRPr="00C30527">
        <w:rPr>
          <w:rFonts w:ascii="Times New Roman" w:hAnsi="Times New Roman"/>
          <w:noProof/>
          <w:position w:val="-6"/>
          <w:sz w:val="24"/>
          <w:szCs w:val="24"/>
        </w:rPr>
        <w:drawing>
          <wp:inline distT="0" distB="0" distL="0" distR="0" wp14:anchorId="2CDE6B49" wp14:editId="6BC68CA9">
            <wp:extent cx="133350" cy="17145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7755" w:rsidRPr="00C30527">
        <w:rPr>
          <w:rFonts w:ascii="Times New Roman" w:hAnsi="Times New Roman" w:hint="eastAsia"/>
          <w:sz w:val="24"/>
          <w:szCs w:val="24"/>
        </w:rPr>
        <w:t xml:space="preserve"> </w:t>
      </w:r>
      <w:r w:rsidR="005E3BF0" w:rsidRPr="00C30527">
        <w:rPr>
          <w:rFonts w:ascii="Times New Roman" w:hAnsi="Times New Roman"/>
          <w:sz w:val="24"/>
          <w:szCs w:val="24"/>
        </w:rPr>
        <w:t xml:space="preserve">value </w:t>
      </w:r>
      <w:r w:rsidR="00707755" w:rsidRPr="00C30527">
        <w:rPr>
          <w:rFonts w:ascii="Times New Roman" w:hAnsi="Times New Roman" w:hint="eastAsia"/>
          <w:sz w:val="24"/>
          <w:szCs w:val="24"/>
        </w:rPr>
        <w:t>should be calibrated from transport</w:t>
      </w:r>
      <w:r w:rsidR="00707755" w:rsidRPr="00C30527">
        <w:rPr>
          <w:rFonts w:ascii="Times New Roman" w:hAnsi="Times New Roman"/>
          <w:sz w:val="24"/>
          <w:szCs w:val="24"/>
        </w:rPr>
        <w:t>ation</w:t>
      </w:r>
      <w:r w:rsidR="00707755" w:rsidRPr="00C30527">
        <w:rPr>
          <w:rFonts w:ascii="Times New Roman" w:hAnsi="Times New Roman" w:hint="eastAsia"/>
          <w:sz w:val="24"/>
          <w:szCs w:val="24"/>
        </w:rPr>
        <w:t xml:space="preserve"> survey data</w:t>
      </w:r>
      <w:r w:rsidR="00707755" w:rsidRPr="00C30527">
        <w:rPr>
          <w:rFonts w:ascii="Times New Roman" w:hAnsi="Times New Roman"/>
          <w:sz w:val="24"/>
          <w:szCs w:val="24"/>
        </w:rPr>
        <w:t xml:space="preserve"> </w:t>
      </w:r>
      <w:r w:rsidR="00D83E14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(see Lo et al., 2006; Szeto et al., 2011) </w:t>
      </w:r>
      <w:r w:rsidR="00707755" w:rsidRPr="00C30527">
        <w:rPr>
          <w:rFonts w:ascii="Times New Roman" w:hAnsi="Times New Roman"/>
          <w:sz w:val="24"/>
          <w:szCs w:val="24"/>
        </w:rPr>
        <w:t xml:space="preserve">and depends on </w:t>
      </w:r>
      <w:r w:rsidR="005E3BF0" w:rsidRPr="00C30527">
        <w:rPr>
          <w:rFonts w:ascii="Times New Roman" w:hAnsi="Times New Roman"/>
          <w:sz w:val="24"/>
          <w:szCs w:val="24"/>
        </w:rPr>
        <w:t xml:space="preserve">the purpose of the trip, </w:t>
      </w:r>
      <w:r w:rsidR="00707755" w:rsidRPr="00C30527">
        <w:rPr>
          <w:rFonts w:ascii="Times New Roman" w:hAnsi="Times New Roman"/>
          <w:sz w:val="24"/>
          <w:szCs w:val="24"/>
        </w:rPr>
        <w:t xml:space="preserve">as demonstrated by Lo et al. (2006) using </w:t>
      </w:r>
      <w:r w:rsidR="00171AE7" w:rsidRPr="00C30527">
        <w:rPr>
          <w:rFonts w:ascii="Times New Roman" w:hAnsi="Times New Roman"/>
          <w:sz w:val="24"/>
          <w:szCs w:val="24"/>
        </w:rPr>
        <w:t xml:space="preserve">their </w:t>
      </w:r>
      <w:r w:rsidR="00707755" w:rsidRPr="00C30527">
        <w:rPr>
          <w:rFonts w:ascii="Times New Roman" w:hAnsi="Times New Roman"/>
          <w:sz w:val="24"/>
          <w:szCs w:val="24"/>
        </w:rPr>
        <w:t xml:space="preserve">survey data. In this </w:t>
      </w:r>
      <w:r w:rsidR="005E3BF0" w:rsidRPr="00C30527">
        <w:rPr>
          <w:rFonts w:ascii="Times New Roman" w:hAnsi="Times New Roman"/>
          <w:sz w:val="24"/>
          <w:szCs w:val="24"/>
        </w:rPr>
        <w:t>paper</w:t>
      </w:r>
      <w:r w:rsidR="00707755" w:rsidRPr="00C30527">
        <w:rPr>
          <w:rFonts w:ascii="Times New Roman" w:hAnsi="Times New Roman"/>
          <w:sz w:val="24"/>
          <w:szCs w:val="24"/>
        </w:rPr>
        <w:t>,</w:t>
      </w:r>
      <w:r w:rsidRPr="00C30527">
        <w:rPr>
          <w:rFonts w:ascii="Times New Roman" w:hAnsi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/>
          <w:sz w:val="24"/>
          <w:szCs w:val="24"/>
        </w:rPr>
        <w:t xml:space="preserve">it is assumed that </w:t>
      </w:r>
      <w:r w:rsidR="009D7A9C" w:rsidRPr="00C30527">
        <w:rPr>
          <w:rFonts w:ascii="Times New Roman" w:hAnsi="Times New Roman"/>
          <w:sz w:val="24"/>
          <w:szCs w:val="24"/>
        </w:rPr>
        <w:t>travelers</w:t>
      </w:r>
      <w:r w:rsidRPr="00C30527">
        <w:rPr>
          <w:rFonts w:ascii="Times New Roman" w:hAnsi="Times New Roman"/>
          <w:sz w:val="24"/>
          <w:szCs w:val="24"/>
        </w:rPr>
        <w:t xml:space="preserve"> are homogeneous, </w:t>
      </w:r>
      <w:r w:rsidR="005E3BF0" w:rsidRPr="00C30527">
        <w:rPr>
          <w:rFonts w:ascii="Times New Roman" w:hAnsi="Times New Roman"/>
          <w:sz w:val="24"/>
          <w:szCs w:val="24"/>
        </w:rPr>
        <w:t xml:space="preserve">and as such, </w:t>
      </w:r>
      <w:r w:rsidRPr="00C30527">
        <w:rPr>
          <w:rFonts w:ascii="Times New Roman" w:hAnsi="Times New Roman"/>
          <w:sz w:val="24"/>
          <w:szCs w:val="24"/>
        </w:rPr>
        <w:t xml:space="preserve">the </w:t>
      </w:r>
      <w:r w:rsidR="002522EC" w:rsidRPr="00C30527">
        <w:rPr>
          <w:rFonts w:ascii="Times New Roman" w:hAnsi="Times New Roman"/>
          <w:noProof/>
          <w:position w:val="-6"/>
          <w:sz w:val="24"/>
          <w:szCs w:val="24"/>
        </w:rPr>
        <w:drawing>
          <wp:inline distT="0" distB="0" distL="0" distR="0" wp14:anchorId="3B0F11A0" wp14:editId="4C24060F">
            <wp:extent cx="133350" cy="1714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/>
          <w:sz w:val="24"/>
          <w:szCs w:val="24"/>
        </w:rPr>
        <w:t xml:space="preserve"> </w:t>
      </w:r>
      <w:r w:rsidR="005E3BF0" w:rsidRPr="00C30527">
        <w:rPr>
          <w:rFonts w:ascii="Times New Roman" w:hAnsi="Times New Roman"/>
          <w:sz w:val="24"/>
          <w:szCs w:val="24"/>
        </w:rPr>
        <w:t xml:space="preserve">values </w:t>
      </w:r>
      <w:r w:rsidRPr="00C30527">
        <w:rPr>
          <w:rFonts w:ascii="Times New Roman" w:hAnsi="Times New Roman"/>
          <w:sz w:val="24"/>
          <w:szCs w:val="24"/>
        </w:rPr>
        <w:t xml:space="preserve">for all users are identical. </w:t>
      </w:r>
      <w:r w:rsidR="0084681C" w:rsidRPr="00C30527">
        <w:rPr>
          <w:rFonts w:ascii="Times New Roman" w:hAnsi="Times New Roman"/>
          <w:sz w:val="24"/>
          <w:szCs w:val="24"/>
        </w:rPr>
        <w:t xml:space="preserve">However, unlike </w:t>
      </w:r>
      <w:r w:rsidR="00707254" w:rsidRPr="00C30527">
        <w:rPr>
          <w:rFonts w:ascii="Times New Roman" w:hAnsi="Times New Roman"/>
          <w:sz w:val="24"/>
          <w:szCs w:val="24"/>
        </w:rPr>
        <w:t>other studies</w:t>
      </w:r>
      <w:r w:rsidR="0084681C" w:rsidRPr="00C30527">
        <w:rPr>
          <w:rFonts w:ascii="Times New Roman" w:hAnsi="Times New Roman"/>
          <w:sz w:val="24"/>
          <w:szCs w:val="24"/>
        </w:rPr>
        <w:t xml:space="preserve">, this paper does not require any assumption </w:t>
      </w:r>
      <w:r w:rsidR="005E3BF0" w:rsidRPr="00C30527">
        <w:rPr>
          <w:rFonts w:ascii="Times New Roman" w:hAnsi="Times New Roman"/>
          <w:sz w:val="24"/>
          <w:szCs w:val="24"/>
        </w:rPr>
        <w:t xml:space="preserve">related to </w:t>
      </w:r>
      <w:r w:rsidR="0084681C" w:rsidRPr="00C30527">
        <w:rPr>
          <w:rFonts w:ascii="Times New Roman" w:hAnsi="Times New Roman"/>
          <w:sz w:val="24"/>
          <w:szCs w:val="24"/>
        </w:rPr>
        <w:t>the functional form of link travel time</w:t>
      </w:r>
      <w:r w:rsidR="00707254" w:rsidRPr="00C30527">
        <w:rPr>
          <w:rFonts w:ascii="Times New Roman" w:hAnsi="Times New Roman"/>
          <w:sz w:val="24"/>
          <w:szCs w:val="24"/>
        </w:rPr>
        <w:t xml:space="preserve"> distribution</w:t>
      </w:r>
      <w:r w:rsidR="0084681C" w:rsidRPr="00C30527">
        <w:rPr>
          <w:rFonts w:ascii="Times New Roman" w:hAnsi="Times New Roman"/>
          <w:sz w:val="24"/>
          <w:szCs w:val="24"/>
        </w:rPr>
        <w:t>.</w:t>
      </w:r>
    </w:p>
    <w:p w:rsidR="003C4C64" w:rsidRPr="00C30527" w:rsidRDefault="000C5329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ab/>
      </w:r>
      <w:r w:rsidR="00EF0F99" w:rsidRPr="00C30527">
        <w:rPr>
          <w:rFonts w:ascii="Times New Roman" w:hAnsi="Times New Roman"/>
          <w:sz w:val="24"/>
          <w:szCs w:val="24"/>
        </w:rPr>
        <w:t xml:space="preserve">Similar to </w:t>
      </w:r>
      <w:r w:rsidRPr="00C30527">
        <w:rPr>
          <w:rFonts w:ascii="Times New Roman" w:hAnsi="Times New Roman"/>
          <w:sz w:val="24"/>
          <w:szCs w:val="24"/>
        </w:rPr>
        <w:t xml:space="preserve">Lo et al. (2006), </w:t>
      </w:r>
      <w:r w:rsidR="00707254" w:rsidRPr="00C30527">
        <w:rPr>
          <w:rFonts w:ascii="Times New Roman" w:hAnsi="Times New Roman"/>
          <w:sz w:val="24"/>
          <w:szCs w:val="24"/>
        </w:rPr>
        <w:t>this paper</w:t>
      </w:r>
      <w:r w:rsidR="005E3BF0" w:rsidRPr="00C30527">
        <w:rPr>
          <w:rFonts w:ascii="Times New Roman" w:hAnsi="Times New Roman"/>
          <w:sz w:val="24"/>
          <w:szCs w:val="24"/>
        </w:rPr>
        <w:t xml:space="preserve"> </w:t>
      </w:r>
      <w:r w:rsidR="005E3BF0" w:rsidRPr="00C30527">
        <w:rPr>
          <w:rFonts w:ascii="Times New Roman" w:hAnsi="Times New Roman"/>
          <w:i/>
          <w:sz w:val="24"/>
          <w:szCs w:val="24"/>
        </w:rPr>
        <w:t>postulates</w:t>
      </w:r>
      <w:r w:rsidR="0095536E" w:rsidRPr="00C30527">
        <w:rPr>
          <w:rFonts w:ascii="Times New Roman" w:hAnsi="Times New Roman"/>
          <w:i/>
          <w:sz w:val="24"/>
          <w:szCs w:val="24"/>
        </w:rPr>
        <w:t xml:space="preserve"> that traveler</w:t>
      </w:r>
      <w:r w:rsidR="00EF0F99" w:rsidRPr="00C30527">
        <w:rPr>
          <w:rFonts w:ascii="Times New Roman" w:hAnsi="Times New Roman"/>
          <w:i/>
          <w:sz w:val="24"/>
          <w:szCs w:val="24"/>
        </w:rPr>
        <w:t>s</w:t>
      </w:r>
      <w:r w:rsidR="0095536E" w:rsidRPr="00C30527">
        <w:rPr>
          <w:rFonts w:ascii="Times New Roman" w:hAnsi="Times New Roman"/>
          <w:i/>
          <w:sz w:val="24"/>
          <w:szCs w:val="24"/>
        </w:rPr>
        <w:t xml:space="preserve"> acquire the expectation</w:t>
      </w:r>
      <w:r w:rsidR="00EF0F99" w:rsidRPr="00C30527">
        <w:rPr>
          <w:rFonts w:ascii="Times New Roman" w:hAnsi="Times New Roman"/>
          <w:i/>
          <w:sz w:val="24"/>
          <w:szCs w:val="24"/>
        </w:rPr>
        <w:t>s</w:t>
      </w:r>
      <w:r w:rsidR="0095536E" w:rsidRPr="00C30527">
        <w:rPr>
          <w:rFonts w:ascii="Times New Roman" w:hAnsi="Times New Roman"/>
          <w:i/>
          <w:sz w:val="24"/>
          <w:szCs w:val="24"/>
        </w:rPr>
        <w:t xml:space="preserve"> </w:t>
      </w:r>
      <w:r w:rsidR="0095536E" w:rsidRPr="00C30527">
        <w:rPr>
          <w:rFonts w:ascii="Times New Roman" w:hAnsi="Times New Roman"/>
          <w:i/>
          <w:sz w:val="24"/>
          <w:szCs w:val="24"/>
        </w:rPr>
        <w:lastRenderedPageBreak/>
        <w:t xml:space="preserve">and </w:t>
      </w:r>
      <w:proofErr w:type="spellStart"/>
      <w:r w:rsidR="0095536E" w:rsidRPr="00C30527">
        <w:rPr>
          <w:rFonts w:ascii="Times New Roman" w:hAnsi="Times New Roman"/>
          <w:i/>
          <w:sz w:val="24"/>
          <w:szCs w:val="24"/>
        </w:rPr>
        <w:t>variabilit</w:t>
      </w:r>
      <w:r w:rsidR="00EF0F99" w:rsidRPr="00C30527">
        <w:rPr>
          <w:rFonts w:ascii="Times New Roman" w:hAnsi="Times New Roman"/>
          <w:i/>
          <w:sz w:val="24"/>
          <w:szCs w:val="24"/>
        </w:rPr>
        <w:t>ies</w:t>
      </w:r>
      <w:proofErr w:type="spellEnd"/>
      <w:r w:rsidR="0095536E" w:rsidRPr="00C30527">
        <w:rPr>
          <w:rFonts w:ascii="Times New Roman" w:hAnsi="Times New Roman"/>
          <w:i/>
          <w:sz w:val="24"/>
          <w:szCs w:val="24"/>
        </w:rPr>
        <w:t xml:space="preserve"> of </w:t>
      </w:r>
      <w:r w:rsidR="009D620B" w:rsidRPr="00C30527">
        <w:rPr>
          <w:rFonts w:ascii="Times New Roman" w:hAnsi="Times New Roman"/>
          <w:i/>
          <w:sz w:val="24"/>
          <w:szCs w:val="24"/>
        </w:rPr>
        <w:t xml:space="preserve">path </w:t>
      </w:r>
      <w:r w:rsidR="0095536E" w:rsidRPr="00C30527">
        <w:rPr>
          <w:rFonts w:ascii="Times New Roman" w:hAnsi="Times New Roman"/>
          <w:i/>
          <w:sz w:val="24"/>
          <w:szCs w:val="24"/>
        </w:rPr>
        <w:t>travel times</w:t>
      </w:r>
      <w:r w:rsidR="003517C9" w:rsidRPr="00C30527">
        <w:rPr>
          <w:rFonts w:ascii="Times New Roman" w:hAnsi="Times New Roman"/>
          <w:i/>
          <w:sz w:val="24"/>
          <w:szCs w:val="24"/>
        </w:rPr>
        <w:t xml:space="preserve"> </w:t>
      </w:r>
      <w:r w:rsidR="0095536E" w:rsidRPr="00C30527">
        <w:rPr>
          <w:rFonts w:ascii="Times New Roman" w:hAnsi="Times New Roman"/>
          <w:i/>
          <w:sz w:val="24"/>
          <w:szCs w:val="24"/>
        </w:rPr>
        <w:t xml:space="preserve">based on </w:t>
      </w:r>
      <w:r w:rsidR="00EF0F99" w:rsidRPr="00C30527">
        <w:rPr>
          <w:rFonts w:ascii="Times New Roman" w:hAnsi="Times New Roman"/>
          <w:i/>
          <w:sz w:val="24"/>
          <w:szCs w:val="24"/>
        </w:rPr>
        <w:t xml:space="preserve">their </w:t>
      </w:r>
      <w:r w:rsidR="0095536E" w:rsidRPr="00C30527">
        <w:rPr>
          <w:rFonts w:ascii="Times New Roman" w:hAnsi="Times New Roman"/>
          <w:i/>
          <w:sz w:val="24"/>
          <w:szCs w:val="24"/>
        </w:rPr>
        <w:t>past experience</w:t>
      </w:r>
      <w:r w:rsidR="00036312" w:rsidRPr="00C30527">
        <w:rPr>
          <w:rFonts w:ascii="Times New Roman" w:hAnsi="Times New Roman"/>
          <w:i/>
          <w:sz w:val="24"/>
          <w:szCs w:val="24"/>
        </w:rPr>
        <w:t>s</w:t>
      </w:r>
      <w:r w:rsidR="0095536E" w:rsidRPr="00C30527">
        <w:rPr>
          <w:rFonts w:ascii="Times New Roman" w:hAnsi="Times New Roman"/>
          <w:i/>
          <w:sz w:val="24"/>
          <w:szCs w:val="24"/>
        </w:rPr>
        <w:t xml:space="preserve"> and factor </w:t>
      </w:r>
      <w:r w:rsidR="00EF0F99" w:rsidRPr="00C30527">
        <w:rPr>
          <w:rFonts w:ascii="Times New Roman" w:hAnsi="Times New Roman"/>
          <w:i/>
          <w:sz w:val="24"/>
          <w:szCs w:val="24"/>
        </w:rPr>
        <w:t xml:space="preserve">these </w:t>
      </w:r>
      <w:proofErr w:type="spellStart"/>
      <w:r w:rsidR="0095536E" w:rsidRPr="00C30527">
        <w:rPr>
          <w:rFonts w:ascii="Times New Roman" w:hAnsi="Times New Roman"/>
          <w:i/>
          <w:sz w:val="24"/>
          <w:szCs w:val="24"/>
        </w:rPr>
        <w:t>variabilit</w:t>
      </w:r>
      <w:r w:rsidR="00EF0F99" w:rsidRPr="00C30527">
        <w:rPr>
          <w:rFonts w:ascii="Times New Roman" w:hAnsi="Times New Roman"/>
          <w:i/>
          <w:sz w:val="24"/>
          <w:szCs w:val="24"/>
        </w:rPr>
        <w:t>ies</w:t>
      </w:r>
      <w:proofErr w:type="spellEnd"/>
      <w:r w:rsidR="0095536E" w:rsidRPr="00C30527">
        <w:rPr>
          <w:rFonts w:ascii="Times New Roman" w:hAnsi="Times New Roman"/>
          <w:i/>
          <w:sz w:val="24"/>
          <w:szCs w:val="24"/>
        </w:rPr>
        <w:t xml:space="preserve"> into </w:t>
      </w:r>
      <w:r w:rsidR="00EF0F99" w:rsidRPr="00C30527">
        <w:rPr>
          <w:rFonts w:ascii="Times New Roman" w:hAnsi="Times New Roman"/>
          <w:i/>
          <w:sz w:val="24"/>
          <w:szCs w:val="24"/>
        </w:rPr>
        <w:t>their</w:t>
      </w:r>
      <w:r w:rsidR="00707254" w:rsidRPr="00C30527">
        <w:rPr>
          <w:rFonts w:ascii="Times New Roman" w:hAnsi="Times New Roman"/>
          <w:i/>
          <w:sz w:val="24"/>
          <w:szCs w:val="24"/>
        </w:rPr>
        <w:t xml:space="preserve"> </w:t>
      </w:r>
      <w:r w:rsidR="0095536E" w:rsidRPr="00C30527">
        <w:rPr>
          <w:rFonts w:ascii="Times New Roman" w:hAnsi="Times New Roman"/>
          <w:i/>
          <w:sz w:val="24"/>
          <w:szCs w:val="24"/>
        </w:rPr>
        <w:t>route choice consideration</w:t>
      </w:r>
      <w:r w:rsidR="005E3BF0" w:rsidRPr="00C30527">
        <w:rPr>
          <w:rFonts w:ascii="Times New Roman" w:hAnsi="Times New Roman"/>
          <w:i/>
          <w:sz w:val="24"/>
          <w:szCs w:val="24"/>
        </w:rPr>
        <w:t>s</w:t>
      </w:r>
      <w:r w:rsidR="0095536E" w:rsidRPr="00C30527">
        <w:rPr>
          <w:rFonts w:ascii="Times New Roman" w:hAnsi="Times New Roman"/>
          <w:sz w:val="24"/>
          <w:szCs w:val="24"/>
        </w:rPr>
        <w:t xml:space="preserve"> in the form of a </w:t>
      </w:r>
      <w:r w:rsidR="00742DE2" w:rsidRPr="00C30527">
        <w:rPr>
          <w:rFonts w:ascii="Times New Roman" w:hAnsi="Times New Roman"/>
          <w:sz w:val="24"/>
          <w:szCs w:val="24"/>
        </w:rPr>
        <w:t>TTB</w:t>
      </w:r>
      <w:r w:rsidR="0095536E" w:rsidRPr="00C30527">
        <w:rPr>
          <w:rFonts w:ascii="Times New Roman" w:hAnsi="Times New Roman"/>
          <w:sz w:val="24"/>
          <w:szCs w:val="24"/>
        </w:rPr>
        <w:t>.</w:t>
      </w:r>
      <w:r w:rsidR="009D620B" w:rsidRPr="00C30527">
        <w:rPr>
          <w:rFonts w:ascii="Times New Roman" w:hAnsi="Times New Roman"/>
          <w:sz w:val="24"/>
          <w:szCs w:val="24"/>
        </w:rPr>
        <w:t xml:space="preserve"> </w:t>
      </w:r>
      <w:r w:rsidR="0095536E" w:rsidRPr="00C30527">
        <w:rPr>
          <w:rFonts w:ascii="Times New Roman" w:hAnsi="Times New Roman"/>
          <w:sz w:val="24"/>
          <w:szCs w:val="24"/>
        </w:rPr>
        <w:t xml:space="preserve">Moreover, all travelers want to minimize their </w:t>
      </w:r>
      <w:r w:rsidR="00742DE2" w:rsidRPr="00C30527">
        <w:rPr>
          <w:rFonts w:ascii="Times New Roman" w:hAnsi="Times New Roman"/>
          <w:sz w:val="24"/>
          <w:szCs w:val="24"/>
        </w:rPr>
        <w:t>TTB</w:t>
      </w:r>
      <w:r w:rsidR="0095536E" w:rsidRPr="00C30527">
        <w:rPr>
          <w:rFonts w:ascii="Times New Roman" w:hAnsi="Times New Roman"/>
          <w:sz w:val="24"/>
          <w:szCs w:val="24"/>
        </w:rPr>
        <w:t xml:space="preserve">s. </w:t>
      </w:r>
      <w:proofErr w:type="gramStart"/>
      <w:r w:rsidR="005E3BF0" w:rsidRPr="00C30527">
        <w:rPr>
          <w:rFonts w:ascii="Times New Roman" w:hAnsi="Times New Roman"/>
          <w:sz w:val="24"/>
          <w:szCs w:val="24"/>
        </w:rPr>
        <w:t xml:space="preserve">An </w:t>
      </w:r>
      <w:r w:rsidR="003C4C64" w:rsidRPr="00C30527">
        <w:rPr>
          <w:rFonts w:ascii="Times New Roman" w:hAnsi="Times New Roman" w:cs="Times New Roman"/>
          <w:sz w:val="24"/>
          <w:szCs w:val="24"/>
        </w:rPr>
        <w:t>equilibrium</w:t>
      </w:r>
      <w:proofErr w:type="gramEnd"/>
      <w:r w:rsidR="003C4C6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E3BF0" w:rsidRPr="00C30527">
        <w:rPr>
          <w:rFonts w:ascii="Times New Roman" w:hAnsi="Times New Roman" w:cs="Times New Roman"/>
          <w:sz w:val="24"/>
          <w:szCs w:val="24"/>
        </w:rPr>
        <w:t>is</w:t>
      </w:r>
      <w:r w:rsidR="003C4C64" w:rsidRPr="00C30527">
        <w:rPr>
          <w:rFonts w:ascii="Times New Roman" w:hAnsi="Times New Roman" w:cs="Times New Roman"/>
          <w:sz w:val="24"/>
          <w:szCs w:val="24"/>
        </w:rPr>
        <w:t xml:space="preserve"> reached only </w:t>
      </w:r>
      <w:r w:rsidR="003C4C64" w:rsidRPr="00C30527">
        <w:rPr>
          <w:rFonts w:ascii="Times New Roman" w:hAnsi="Times New Roman" w:cs="Times New Roman" w:hint="eastAsia"/>
          <w:sz w:val="24"/>
          <w:szCs w:val="24"/>
        </w:rPr>
        <w:t>if</w:t>
      </w:r>
      <w:r w:rsidR="003C4C64"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r w:rsidR="00742DE2" w:rsidRPr="00C30527">
        <w:rPr>
          <w:rFonts w:ascii="Times New Roman" w:hAnsi="Times New Roman" w:cs="Times New Roman"/>
          <w:sz w:val="24"/>
          <w:szCs w:val="24"/>
        </w:rPr>
        <w:t>TTB</w:t>
      </w:r>
      <w:r w:rsidR="003C4C64" w:rsidRPr="00C30527">
        <w:rPr>
          <w:rFonts w:ascii="Times New Roman" w:hAnsi="Times New Roman" w:cs="Times New Roman"/>
          <w:sz w:val="24"/>
          <w:szCs w:val="24"/>
        </w:rPr>
        <w:t xml:space="preserve">s of all used routes are not higher than </w:t>
      </w:r>
      <w:r w:rsidR="0050240C" w:rsidRPr="00C30527">
        <w:rPr>
          <w:rFonts w:ascii="Times New Roman" w:hAnsi="Times New Roman" w:cs="Times New Roman"/>
          <w:sz w:val="24"/>
          <w:szCs w:val="24"/>
        </w:rPr>
        <w:t>those</w:t>
      </w:r>
      <w:r w:rsidR="003C4C64" w:rsidRPr="00C30527">
        <w:rPr>
          <w:rFonts w:ascii="Times New Roman" w:hAnsi="Times New Roman" w:cs="Times New Roman"/>
          <w:sz w:val="24"/>
          <w:szCs w:val="24"/>
        </w:rPr>
        <w:t xml:space="preserve"> of unused routes. This equilibrium is </w:t>
      </w:r>
      <w:r w:rsidR="006267BB" w:rsidRPr="00C30527">
        <w:rPr>
          <w:rFonts w:ascii="Times New Roman" w:hAnsi="Times New Roman" w:cs="Times New Roman"/>
          <w:sz w:val="24"/>
          <w:szCs w:val="24"/>
        </w:rPr>
        <w:t>referred to</w:t>
      </w:r>
      <w:r w:rsidR="003C4C64" w:rsidRPr="00C30527">
        <w:rPr>
          <w:rFonts w:ascii="Times New Roman" w:hAnsi="Times New Roman" w:cs="Times New Roman"/>
          <w:sz w:val="24"/>
          <w:szCs w:val="24"/>
        </w:rPr>
        <w:t xml:space="preserve"> as RUE</w:t>
      </w:r>
      <w:r w:rsidR="009100BF" w:rsidRPr="00C30527">
        <w:rPr>
          <w:rFonts w:ascii="Times New Roman" w:hAnsi="Times New Roman" w:cs="Times New Roman"/>
          <w:sz w:val="24"/>
          <w:szCs w:val="24"/>
        </w:rPr>
        <w:t>,</w:t>
      </w:r>
      <w:r w:rsidR="003C4C6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25049" w:rsidRPr="00C30527">
        <w:rPr>
          <w:rFonts w:ascii="Times New Roman" w:hAnsi="Times New Roman" w:cs="Times New Roman"/>
          <w:sz w:val="24"/>
          <w:szCs w:val="24"/>
        </w:rPr>
        <w:t>and the flow pattern at RUE satisfies the following</w:t>
      </w:r>
      <w:r w:rsidR="009100BF" w:rsidRPr="00C30527">
        <w:rPr>
          <w:rFonts w:ascii="Times New Roman" w:hAnsi="Times New Roman" w:cs="Times New Roman"/>
          <w:sz w:val="24"/>
          <w:szCs w:val="24"/>
        </w:rPr>
        <w:t>:</w:t>
      </w:r>
    </w:p>
    <w:p w:rsidR="003C4C64" w:rsidRPr="00C30527" w:rsidRDefault="003C4C64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16"/>
        </w:rPr>
        <w:drawing>
          <wp:inline distT="0" distB="0" distL="0" distR="0" wp14:anchorId="1D094C9C" wp14:editId="08CCCA60">
            <wp:extent cx="3981450" cy="276225"/>
            <wp:effectExtent l="0" t="0" r="0" b="9525"/>
            <wp:docPr id="130" name="Picture 1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49" w:name="ZEqnNum203030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18</w:instrText>
        </w:r>
      </w:fldSimple>
      <w:r w:rsidR="000868CE" w:rsidRPr="00C30527">
        <w:instrText>)</w:instrText>
      </w:r>
      <w:bookmarkEnd w:id="49"/>
      <w:r w:rsidR="000868CE" w:rsidRPr="00C30527">
        <w:fldChar w:fldCharType="end"/>
      </w:r>
    </w:p>
    <w:p w:rsidR="00A519FA" w:rsidRPr="00C30527" w:rsidRDefault="003C4C6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 w:hint="eastAsia"/>
          <w:sz w:val="24"/>
          <w:szCs w:val="24"/>
        </w:rPr>
        <w:t>T</w:t>
      </w:r>
      <w:r w:rsidRPr="00C30527">
        <w:rPr>
          <w:rFonts w:ascii="Times New Roman" w:hAnsi="Times New Roman" w:cs="Times New Roman"/>
          <w:sz w:val="24"/>
          <w:szCs w:val="24"/>
        </w:rPr>
        <w:t xml:space="preserve">he </w:t>
      </w:r>
      <w:r w:rsidRPr="00C30527">
        <w:rPr>
          <w:rFonts w:ascii="Times New Roman" w:hAnsi="Times New Roman" w:cs="Times New Roman" w:hint="eastAsia"/>
          <w:sz w:val="24"/>
          <w:szCs w:val="24"/>
        </w:rPr>
        <w:t>constraints</w:t>
      </w:r>
      <w:r w:rsidRPr="00C30527">
        <w:rPr>
          <w:rFonts w:ascii="Times New Roman" w:hAnsi="Times New Roman" w:cs="Times New Roman"/>
          <w:sz w:val="24"/>
          <w:szCs w:val="24"/>
        </w:rPr>
        <w:t xml:space="preserve"> of RUE assignment are the same as those of traditional UE assignment except that the </w:t>
      </w:r>
      <w:r w:rsidR="00AB1F30" w:rsidRPr="00C30527">
        <w:rPr>
          <w:rFonts w:ascii="Times New Roman" w:hAnsi="Times New Roman" w:cs="Times New Roman"/>
          <w:sz w:val="24"/>
          <w:szCs w:val="24"/>
        </w:rPr>
        <w:t xml:space="preserve">(minimum) </w:t>
      </w:r>
      <w:r w:rsidRPr="00C30527">
        <w:rPr>
          <w:rFonts w:ascii="Times New Roman" w:hAnsi="Times New Roman" w:cs="Times New Roman"/>
          <w:sz w:val="24"/>
          <w:szCs w:val="24"/>
        </w:rPr>
        <w:t xml:space="preserve">path travel time is replaced by </w:t>
      </w:r>
      <w:r w:rsidR="009100BF" w:rsidRPr="00C30527">
        <w:rPr>
          <w:rFonts w:ascii="Times New Roman" w:hAnsi="Times New Roman" w:cs="Times New Roman"/>
          <w:sz w:val="24"/>
          <w:szCs w:val="24"/>
        </w:rPr>
        <w:t xml:space="preserve">a </w:t>
      </w:r>
      <w:r w:rsidR="00AB1F30" w:rsidRPr="00C30527">
        <w:rPr>
          <w:rFonts w:ascii="Times New Roman" w:hAnsi="Times New Roman" w:cs="Times New Roman"/>
          <w:sz w:val="24"/>
          <w:szCs w:val="24"/>
        </w:rPr>
        <w:t xml:space="preserve">(minimum) </w:t>
      </w:r>
      <w:r w:rsidRPr="00C30527">
        <w:rPr>
          <w:rFonts w:ascii="Times New Roman" w:hAnsi="Times New Roman" w:cs="Times New Roman"/>
          <w:sz w:val="24"/>
          <w:szCs w:val="24"/>
        </w:rPr>
        <w:t xml:space="preserve">path </w:t>
      </w:r>
      <w:r w:rsidR="00742DE2" w:rsidRPr="00C30527">
        <w:rPr>
          <w:rFonts w:ascii="Times New Roman" w:hAnsi="Times New Roman" w:cs="Times New Roman"/>
          <w:sz w:val="24"/>
          <w:szCs w:val="24"/>
        </w:rPr>
        <w:t>TTB</w:t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4E4E3E" w:rsidRPr="00C30527">
        <w:rPr>
          <w:rFonts w:ascii="Times New Roman" w:hAnsi="Times New Roman" w:cs="Times New Roman"/>
          <w:sz w:val="24"/>
          <w:szCs w:val="24"/>
        </w:rPr>
        <w:t xml:space="preserve">Note that the travel time budget is expressed in terms of means, standard deviations and </w:t>
      </w:r>
      <w:proofErr w:type="spellStart"/>
      <w:r w:rsidR="004E4E3E" w:rsidRPr="00C30527">
        <w:rPr>
          <w:rFonts w:ascii="Times New Roman" w:hAnsi="Times New Roman" w:cs="Times New Roman"/>
          <w:sz w:val="24"/>
          <w:szCs w:val="24"/>
        </w:rPr>
        <w:t>covariance</w:t>
      </w:r>
      <w:r w:rsidR="008722E2" w:rsidRPr="00C30527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="004E4E3E" w:rsidRPr="00C30527">
        <w:rPr>
          <w:rFonts w:ascii="Times New Roman" w:hAnsi="Times New Roman" w:cs="Times New Roman"/>
          <w:sz w:val="24"/>
          <w:szCs w:val="24"/>
        </w:rPr>
        <w:t xml:space="preserve"> of link travel times for the purpose of the deviation of upper bound</w:t>
      </w:r>
      <w:r w:rsidR="008722E2" w:rsidRPr="00C30527">
        <w:rPr>
          <w:rFonts w:ascii="Times New Roman" w:hAnsi="Times New Roman" w:cs="Times New Roman"/>
          <w:sz w:val="24"/>
          <w:szCs w:val="24"/>
        </w:rPr>
        <w:t>s</w:t>
      </w:r>
      <w:r w:rsidR="004E4E3E" w:rsidRPr="00C30527">
        <w:rPr>
          <w:rFonts w:ascii="Times New Roman" w:hAnsi="Times New Roman" w:cs="Times New Roman"/>
          <w:sz w:val="24"/>
          <w:szCs w:val="24"/>
        </w:rPr>
        <w:t xml:space="preserve"> of the </w:t>
      </w:r>
      <w:proofErr w:type="spellStart"/>
      <w:r w:rsidR="004E4E3E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4E4E3E" w:rsidRPr="00C30527">
        <w:rPr>
          <w:rFonts w:ascii="Times New Roman" w:hAnsi="Times New Roman" w:cs="Times New Roman"/>
          <w:sz w:val="24"/>
          <w:szCs w:val="24"/>
        </w:rPr>
        <w:t xml:space="preserve"> later. The information of the </w:t>
      </w:r>
      <w:proofErr w:type="spellStart"/>
      <w:r w:rsidR="004E4E3E" w:rsidRPr="00C30527">
        <w:rPr>
          <w:rFonts w:ascii="Times New Roman" w:hAnsi="Times New Roman" w:cs="Times New Roman"/>
          <w:sz w:val="24"/>
          <w:szCs w:val="24"/>
        </w:rPr>
        <w:t>covariances</w:t>
      </w:r>
      <w:proofErr w:type="spellEnd"/>
      <w:r w:rsidR="004E4E3E" w:rsidRPr="00C30527">
        <w:rPr>
          <w:rFonts w:ascii="Times New Roman" w:hAnsi="Times New Roman" w:cs="Times New Roman"/>
          <w:sz w:val="24"/>
          <w:szCs w:val="24"/>
        </w:rPr>
        <w:t xml:space="preserve"> of link travel times are not needed </w:t>
      </w:r>
      <w:r w:rsidR="008722E2" w:rsidRPr="00C30527">
        <w:rPr>
          <w:rFonts w:ascii="Times New Roman" w:hAnsi="Times New Roman" w:cs="Times New Roman"/>
          <w:sz w:val="24"/>
          <w:szCs w:val="24"/>
        </w:rPr>
        <w:t xml:space="preserve">in route choice decision </w:t>
      </w:r>
      <w:r w:rsidR="004E4E3E" w:rsidRPr="00C30527">
        <w:rPr>
          <w:rFonts w:ascii="Times New Roman" w:hAnsi="Times New Roman" w:cs="Times New Roman"/>
          <w:sz w:val="24"/>
          <w:szCs w:val="24"/>
        </w:rPr>
        <w:t>when the mean and standard deviation of path travel times are known.</w:t>
      </w:r>
    </w:p>
    <w:p w:rsidR="00BB6D99" w:rsidRPr="00C30527" w:rsidRDefault="00BB6D99" w:rsidP="00C30527">
      <w:pPr>
        <w:snapToGrid w:val="0"/>
        <w:ind w:firstLine="360"/>
        <w:rPr>
          <w:rFonts w:ascii="Times New Roman" w:hAnsi="Times New Roman"/>
          <w:sz w:val="24"/>
          <w:szCs w:val="24"/>
        </w:rPr>
      </w:pPr>
    </w:p>
    <w:p w:rsidR="00160121" w:rsidRPr="00C30527" w:rsidRDefault="00160121" w:rsidP="00C30527">
      <w:pPr>
        <w:snapToGrid w:val="0"/>
        <w:rPr>
          <w:rFonts w:ascii="Times New Roman" w:hAnsi="Times New Roman"/>
          <w:b/>
          <w:sz w:val="24"/>
          <w:szCs w:val="24"/>
        </w:rPr>
      </w:pPr>
      <w:r w:rsidRPr="00C30527">
        <w:rPr>
          <w:rFonts w:ascii="Times New Roman" w:hAnsi="Times New Roman"/>
          <w:b/>
          <w:sz w:val="24"/>
          <w:szCs w:val="24"/>
        </w:rPr>
        <w:t>Example 2</w:t>
      </w:r>
      <w:r w:rsidR="00172A79" w:rsidRPr="00C30527">
        <w:rPr>
          <w:rFonts w:ascii="Times New Roman" w:hAnsi="Times New Roman"/>
          <w:b/>
          <w:sz w:val="24"/>
          <w:szCs w:val="24"/>
        </w:rPr>
        <w:t>:</w:t>
      </w:r>
      <w:r w:rsidRPr="00C30527">
        <w:rPr>
          <w:rFonts w:ascii="Times New Roman" w:hAnsi="Times New Roman"/>
          <w:b/>
          <w:sz w:val="24"/>
          <w:szCs w:val="24"/>
        </w:rPr>
        <w:t xml:space="preserve"> </w:t>
      </w:r>
      <w:r w:rsidR="002273E4" w:rsidRPr="00C30527">
        <w:rPr>
          <w:rFonts w:ascii="Times New Roman" w:hAnsi="Times New Roman"/>
          <w:b/>
          <w:sz w:val="24"/>
          <w:szCs w:val="24"/>
        </w:rPr>
        <w:t xml:space="preserve">Reliability-based user equilibrium </w:t>
      </w:r>
      <w:r w:rsidRPr="00C30527">
        <w:rPr>
          <w:rFonts w:ascii="Times New Roman" w:hAnsi="Times New Roman"/>
          <w:b/>
          <w:sz w:val="24"/>
          <w:szCs w:val="24"/>
        </w:rPr>
        <w:t>example</w:t>
      </w:r>
    </w:p>
    <w:p w:rsidR="00F04318" w:rsidRPr="00C30527" w:rsidRDefault="00F04318" w:rsidP="00C30527">
      <w:pPr>
        <w:snapToGrid w:val="0"/>
        <w:rPr>
          <w:rFonts w:ascii="Times New Roman" w:hAnsi="Times New Roman"/>
          <w:sz w:val="24"/>
          <w:szCs w:val="24"/>
        </w:rPr>
      </w:pPr>
    </w:p>
    <w:p w:rsidR="00A625AE" w:rsidRPr="00C30527" w:rsidRDefault="00F04318" w:rsidP="00C30527">
      <w:pPr>
        <w:snapToGrid w:val="0"/>
        <w:ind w:firstLine="36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 xml:space="preserve">The network setting </w:t>
      </w:r>
      <w:proofErr w:type="spellStart"/>
      <w:r w:rsidRPr="00C30527">
        <w:rPr>
          <w:rFonts w:ascii="Times New Roman" w:hAnsi="Times New Roman"/>
          <w:sz w:val="24"/>
          <w:szCs w:val="24"/>
        </w:rPr>
        <w:t>in</w:t>
      </w:r>
      <w:proofErr w:type="spellEnd"/>
      <w:r w:rsidRPr="00C30527">
        <w:rPr>
          <w:rFonts w:ascii="Times New Roman" w:hAnsi="Times New Roman"/>
          <w:sz w:val="24"/>
          <w:szCs w:val="24"/>
        </w:rPr>
        <w:t xml:space="preserve"> Example 1 </w:t>
      </w:r>
      <w:r w:rsidR="008722E2" w:rsidRPr="00C30527">
        <w:rPr>
          <w:rFonts w:ascii="Times New Roman" w:hAnsi="Times New Roman"/>
          <w:sz w:val="24"/>
          <w:szCs w:val="24"/>
        </w:rPr>
        <w:t>is</w:t>
      </w:r>
      <w:r w:rsidRPr="00C30527">
        <w:rPr>
          <w:rFonts w:ascii="Times New Roman" w:hAnsi="Times New Roman"/>
          <w:sz w:val="24"/>
          <w:szCs w:val="24"/>
        </w:rPr>
        <w:t xml:space="preserve"> used here. </w:t>
      </w:r>
      <w:r w:rsidR="00A625AE" w:rsidRPr="00C30527">
        <w:rPr>
          <w:rFonts w:ascii="Times New Roman" w:hAnsi="Times New Roman"/>
          <w:sz w:val="24"/>
          <w:szCs w:val="24"/>
        </w:rPr>
        <w:t xml:space="preserve">In Figure 1, </w:t>
      </w:r>
      <w:r w:rsidR="00BA6669" w:rsidRPr="00C30527">
        <w:rPr>
          <w:rFonts w:ascii="Times New Roman" w:hAnsi="Times New Roman"/>
          <w:sz w:val="24"/>
          <w:szCs w:val="24"/>
        </w:rPr>
        <w:t>t</w:t>
      </w:r>
      <w:r w:rsidR="00A625AE" w:rsidRPr="00C30527">
        <w:rPr>
          <w:rFonts w:ascii="Times New Roman" w:hAnsi="Times New Roman"/>
          <w:sz w:val="24"/>
          <w:szCs w:val="24"/>
        </w:rPr>
        <w:t xml:space="preserve">he upper and lower paths </w:t>
      </w:r>
      <w:r w:rsidR="006B3500" w:rsidRPr="00C30527">
        <w:rPr>
          <w:rFonts w:ascii="Times New Roman" w:hAnsi="Times New Roman"/>
          <w:sz w:val="24"/>
          <w:szCs w:val="24"/>
        </w:rPr>
        <w:t xml:space="preserve">between O-D pair (A, C) </w:t>
      </w:r>
      <w:r w:rsidR="00A625AE" w:rsidRPr="00C30527">
        <w:rPr>
          <w:rFonts w:ascii="Times New Roman" w:hAnsi="Times New Roman"/>
          <w:sz w:val="24"/>
          <w:szCs w:val="24"/>
        </w:rPr>
        <w:t>are referred</w:t>
      </w:r>
      <w:r w:rsidR="00FF22E6" w:rsidRPr="00C30527">
        <w:rPr>
          <w:rFonts w:ascii="Times New Roman" w:hAnsi="Times New Roman"/>
          <w:sz w:val="24"/>
          <w:szCs w:val="24"/>
        </w:rPr>
        <w:t xml:space="preserve"> to </w:t>
      </w:r>
      <w:r w:rsidR="006B3500" w:rsidRPr="00C30527">
        <w:rPr>
          <w:rFonts w:ascii="Times New Roman" w:hAnsi="Times New Roman"/>
          <w:sz w:val="24"/>
          <w:szCs w:val="24"/>
        </w:rPr>
        <w:t xml:space="preserve">as </w:t>
      </w:r>
      <w:r w:rsidR="00FF22E6" w:rsidRPr="00C30527">
        <w:rPr>
          <w:rFonts w:ascii="Times New Roman" w:hAnsi="Times New Roman"/>
          <w:sz w:val="24"/>
          <w:szCs w:val="24"/>
        </w:rPr>
        <w:t>paths 1 and 2, respectively.</w:t>
      </w:r>
      <w:r w:rsidR="000A3E6A" w:rsidRPr="00C30527">
        <w:rPr>
          <w:rFonts w:ascii="Times New Roman" w:hAnsi="Times New Roman"/>
          <w:sz w:val="24"/>
          <w:szCs w:val="24"/>
        </w:rPr>
        <w:t xml:space="preserve"> Assume </w:t>
      </w:r>
      <w:r w:rsidR="000A3E6A" w:rsidRPr="00C30527">
        <w:rPr>
          <w:rFonts w:ascii="Times New Roman" w:hAnsi="Times New Roman"/>
          <w:noProof/>
          <w:position w:val="-6"/>
          <w:sz w:val="24"/>
          <w:szCs w:val="24"/>
        </w:rPr>
        <w:drawing>
          <wp:inline distT="0" distB="0" distL="0" distR="0" wp14:anchorId="337C8637" wp14:editId="4B35AE71">
            <wp:extent cx="131445" cy="16764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0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E6A" w:rsidRPr="00C30527">
        <w:rPr>
          <w:rFonts w:ascii="Times New Roman" w:hAnsi="Times New Roman"/>
          <w:sz w:val="24"/>
          <w:szCs w:val="24"/>
        </w:rPr>
        <w:t xml:space="preserve"> equals 1</w:t>
      </w:r>
      <w:r w:rsidR="00D46536" w:rsidRPr="00C30527">
        <w:rPr>
          <w:rFonts w:ascii="Times New Roman" w:hAnsi="Times New Roman"/>
          <w:sz w:val="24"/>
          <w:szCs w:val="24"/>
        </w:rPr>
        <w:t>.</w:t>
      </w:r>
    </w:p>
    <w:p w:rsidR="00F04318" w:rsidRPr="00C30527" w:rsidRDefault="00357DE9" w:rsidP="00C30527">
      <w:pPr>
        <w:snapToGrid w:val="0"/>
        <w:ind w:firstLine="36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 xml:space="preserve">Based </w:t>
      </w:r>
      <w:proofErr w:type="gramStart"/>
      <w:r w:rsidRPr="00C30527">
        <w:rPr>
          <w:rFonts w:ascii="Times New Roman" w:hAnsi="Times New Roman"/>
          <w:sz w:val="24"/>
          <w:szCs w:val="24"/>
        </w:rPr>
        <w:t>on</w:t>
      </w:r>
      <w:r w:rsidR="00186FEA" w:rsidRPr="00C30527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="00F330BB" w:rsidRPr="00C30527">
        <w:rPr>
          <w:rFonts w:ascii="Times New Roman" w:hAnsi="Times New Roman"/>
          <w:sz w:val="24"/>
          <w:szCs w:val="24"/>
        </w:rPr>
        <w:fldChar w:fldCharType="begin"/>
      </w:r>
      <w:r w:rsidR="00F330BB" w:rsidRPr="00C30527">
        <w:rPr>
          <w:rFonts w:ascii="Times New Roman" w:hAnsi="Times New Roman"/>
          <w:sz w:val="24"/>
          <w:szCs w:val="24"/>
        </w:rPr>
        <w:instrText xml:space="preserve"> GOTOBUTTON ZEqnNum736050  \* MERGEFORMAT </w:instrText>
      </w:r>
      <w:r w:rsidR="00F330BB" w:rsidRPr="00C30527">
        <w:rPr>
          <w:rFonts w:ascii="Times New Roman" w:hAnsi="Times New Roman"/>
          <w:sz w:val="24"/>
          <w:szCs w:val="24"/>
        </w:rPr>
        <w:fldChar w:fldCharType="begin"/>
      </w:r>
      <w:r w:rsidR="00F330BB" w:rsidRPr="00C30527">
        <w:rPr>
          <w:rFonts w:ascii="Times New Roman" w:hAnsi="Times New Roman"/>
          <w:sz w:val="24"/>
          <w:szCs w:val="24"/>
        </w:rPr>
        <w:instrText xml:space="preserve"> REF ZEqnNum736050 \* Charformat \! \* MERGEFORMAT </w:instrText>
      </w:r>
      <w:r w:rsidR="00F330BB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(12)</w:instrText>
      </w:r>
      <w:r w:rsidR="00F330BB" w:rsidRPr="00C30527">
        <w:rPr>
          <w:rFonts w:ascii="Times New Roman" w:hAnsi="Times New Roman"/>
          <w:sz w:val="24"/>
          <w:szCs w:val="24"/>
        </w:rPr>
        <w:fldChar w:fldCharType="end"/>
      </w:r>
      <w:r w:rsidR="00F330BB" w:rsidRPr="00C30527">
        <w:rPr>
          <w:rFonts w:ascii="Times New Roman" w:hAnsi="Times New Roman"/>
          <w:sz w:val="24"/>
          <w:szCs w:val="24"/>
        </w:rPr>
        <w:fldChar w:fldCharType="end"/>
      </w:r>
      <w:r w:rsidR="00C755AE" w:rsidRPr="00C30527">
        <w:rPr>
          <w:rFonts w:ascii="Times New Roman" w:hAnsi="Times New Roman"/>
          <w:sz w:val="24"/>
          <w:szCs w:val="24"/>
        </w:rPr>
        <w:t xml:space="preserve">, </w:t>
      </w:r>
      <w:r w:rsidR="00F330BB" w:rsidRPr="00C30527">
        <w:rPr>
          <w:rFonts w:ascii="Times New Roman" w:hAnsi="Times New Roman"/>
          <w:sz w:val="24"/>
          <w:szCs w:val="24"/>
        </w:rPr>
        <w:fldChar w:fldCharType="begin"/>
      </w:r>
      <w:r w:rsidR="00F330BB" w:rsidRPr="00C30527">
        <w:rPr>
          <w:rFonts w:ascii="Times New Roman" w:hAnsi="Times New Roman"/>
          <w:sz w:val="24"/>
          <w:szCs w:val="24"/>
        </w:rPr>
        <w:instrText xml:space="preserve"> GOTOBUTTON ZEqnNum534557  \* MERGEFORMAT </w:instrText>
      </w:r>
      <w:r w:rsidR="00F330BB" w:rsidRPr="00C30527">
        <w:rPr>
          <w:rFonts w:ascii="Times New Roman" w:hAnsi="Times New Roman"/>
          <w:sz w:val="24"/>
          <w:szCs w:val="24"/>
        </w:rPr>
        <w:fldChar w:fldCharType="begin"/>
      </w:r>
      <w:r w:rsidR="00F330BB" w:rsidRPr="00C30527">
        <w:rPr>
          <w:rFonts w:ascii="Times New Roman" w:hAnsi="Times New Roman"/>
          <w:sz w:val="24"/>
          <w:szCs w:val="24"/>
        </w:rPr>
        <w:instrText xml:space="preserve"> REF ZEqnNum534557 \* Charformat \! \* MERGEFORMAT </w:instrText>
      </w:r>
      <w:r w:rsidR="00F330BB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(13)</w:instrText>
      </w:r>
      <w:r w:rsidR="00F330BB" w:rsidRPr="00C30527">
        <w:rPr>
          <w:rFonts w:ascii="Times New Roman" w:hAnsi="Times New Roman"/>
          <w:sz w:val="24"/>
          <w:szCs w:val="24"/>
        </w:rPr>
        <w:fldChar w:fldCharType="end"/>
      </w:r>
      <w:r w:rsidR="00F330BB" w:rsidRPr="00C30527">
        <w:rPr>
          <w:rFonts w:ascii="Times New Roman" w:hAnsi="Times New Roman"/>
          <w:sz w:val="24"/>
          <w:szCs w:val="24"/>
        </w:rPr>
        <w:fldChar w:fldCharType="end"/>
      </w:r>
      <w:r w:rsidR="00190D85" w:rsidRPr="00C30527">
        <w:rPr>
          <w:rFonts w:ascii="Times New Roman" w:hAnsi="Times New Roman"/>
          <w:sz w:val="24"/>
          <w:szCs w:val="24"/>
        </w:rPr>
        <w:t>,</w:t>
      </w:r>
      <w:r w:rsidR="00C755AE" w:rsidRPr="00C30527">
        <w:rPr>
          <w:rFonts w:ascii="Times New Roman" w:hAnsi="Times New Roman"/>
          <w:sz w:val="24"/>
          <w:szCs w:val="24"/>
        </w:rPr>
        <w:t xml:space="preserve"> and </w:t>
      </w:r>
      <w:r w:rsidR="00F330BB" w:rsidRPr="00C30527">
        <w:rPr>
          <w:rFonts w:ascii="Times New Roman" w:hAnsi="Times New Roman"/>
          <w:sz w:val="24"/>
          <w:szCs w:val="24"/>
        </w:rPr>
        <w:fldChar w:fldCharType="begin"/>
      </w:r>
      <w:r w:rsidR="00F330BB" w:rsidRPr="00C30527">
        <w:rPr>
          <w:rFonts w:ascii="Times New Roman" w:hAnsi="Times New Roman"/>
          <w:sz w:val="24"/>
          <w:szCs w:val="24"/>
        </w:rPr>
        <w:instrText xml:space="preserve"> GOTOBUTTON ZEqnNum459798  \* MERGEFORMAT </w:instrText>
      </w:r>
      <w:r w:rsidR="00F330BB" w:rsidRPr="00C30527">
        <w:rPr>
          <w:rFonts w:ascii="Times New Roman" w:hAnsi="Times New Roman"/>
          <w:sz w:val="24"/>
          <w:szCs w:val="24"/>
        </w:rPr>
        <w:fldChar w:fldCharType="begin"/>
      </w:r>
      <w:r w:rsidR="00F330BB" w:rsidRPr="00C30527">
        <w:rPr>
          <w:rFonts w:ascii="Times New Roman" w:hAnsi="Times New Roman"/>
          <w:sz w:val="24"/>
          <w:szCs w:val="24"/>
        </w:rPr>
        <w:instrText xml:space="preserve"> REF ZEqnNum459798 \* Charformat \! \* MERGEFORMAT </w:instrText>
      </w:r>
      <w:r w:rsidR="00F330BB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(17)</w:instrText>
      </w:r>
      <w:r w:rsidR="00F330BB" w:rsidRPr="00C30527">
        <w:rPr>
          <w:rFonts w:ascii="Times New Roman" w:hAnsi="Times New Roman"/>
          <w:sz w:val="24"/>
          <w:szCs w:val="24"/>
        </w:rPr>
        <w:fldChar w:fldCharType="end"/>
      </w:r>
      <w:r w:rsidR="00F330BB" w:rsidRPr="00C30527">
        <w:rPr>
          <w:rFonts w:ascii="Times New Roman" w:hAnsi="Times New Roman"/>
          <w:sz w:val="24"/>
          <w:szCs w:val="24"/>
        </w:rPr>
        <w:fldChar w:fldCharType="end"/>
      </w:r>
      <w:r w:rsidR="00AA290A" w:rsidRPr="00C30527">
        <w:rPr>
          <w:rFonts w:ascii="Times New Roman" w:hAnsi="Times New Roman"/>
          <w:sz w:val="24"/>
          <w:szCs w:val="24"/>
        </w:rPr>
        <w:t>,</w:t>
      </w:r>
      <w:r w:rsidR="00D07F2D" w:rsidRPr="00C30527">
        <w:rPr>
          <w:rFonts w:ascii="Times New Roman" w:hAnsi="Times New Roman"/>
          <w:sz w:val="24"/>
          <w:szCs w:val="24"/>
        </w:rPr>
        <w:t xml:space="preserve"> </w:t>
      </w:r>
      <w:r w:rsidR="00F04318" w:rsidRPr="00C30527">
        <w:rPr>
          <w:rFonts w:ascii="Times New Roman" w:hAnsi="Times New Roman"/>
          <w:sz w:val="24"/>
          <w:szCs w:val="24"/>
        </w:rPr>
        <w:t>th</w:t>
      </w:r>
      <w:r w:rsidR="008011A4" w:rsidRPr="00C30527">
        <w:rPr>
          <w:rFonts w:ascii="Times New Roman" w:hAnsi="Times New Roman"/>
          <w:sz w:val="24"/>
          <w:szCs w:val="24"/>
        </w:rPr>
        <w:t>e two path TTBs in terms of link</w:t>
      </w:r>
      <w:r w:rsidR="00F04318" w:rsidRPr="00C30527">
        <w:rPr>
          <w:rFonts w:ascii="Times New Roman" w:hAnsi="Times New Roman"/>
          <w:sz w:val="24"/>
          <w:szCs w:val="24"/>
        </w:rPr>
        <w:t xml:space="preserve"> flows are: </w:t>
      </w:r>
    </w:p>
    <w:p w:rsidR="009E2BB3" w:rsidRPr="00C30527" w:rsidRDefault="00E54D54" w:rsidP="00C30527">
      <w:pPr>
        <w:snapToGrid w:val="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position w:val="-18"/>
          <w:sz w:val="24"/>
          <w:szCs w:val="24"/>
        </w:rPr>
        <w:object w:dxaOrig="8120" w:dyaOrig="520" w14:anchorId="62AB4B70">
          <v:shape id="_x0000_i1100" type="#_x0000_t75" style="width:406.35pt;height:27.15pt" o:ole="">
            <v:imagedata r:id="rId217" o:title=""/>
          </v:shape>
          <o:OLEObject Type="Embed" ProgID="Equation.DSMT4" ShapeID="_x0000_i1100" DrawAspect="Content" ObjectID="_1486165305" r:id="rId218"/>
        </w:object>
      </w:r>
      <w:r w:rsidR="00F04318" w:rsidRPr="00C30527">
        <w:rPr>
          <w:rFonts w:ascii="Times New Roman" w:hAnsi="Times New Roman"/>
          <w:sz w:val="24"/>
          <w:szCs w:val="24"/>
        </w:rPr>
        <w:t>, and</w:t>
      </w:r>
    </w:p>
    <w:p w:rsidR="00F04318" w:rsidRPr="00C30527" w:rsidRDefault="001F395B" w:rsidP="00C30527">
      <w:pPr>
        <w:snapToGrid w:val="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position w:val="-14"/>
          <w:sz w:val="24"/>
          <w:szCs w:val="24"/>
        </w:rPr>
        <w:object w:dxaOrig="1939" w:dyaOrig="380" w14:anchorId="6079E007">
          <v:shape id="_x0000_i1101" type="#_x0000_t75" style="width:97.25pt;height:19.6pt" o:ole="">
            <v:imagedata r:id="rId219" o:title=""/>
            <o:lock v:ext="edit" aspectratio="f"/>
          </v:shape>
          <o:OLEObject Type="Embed" ProgID="Equation.DSMT4" ShapeID="_x0000_i1101" DrawAspect="Content" ObjectID="_1486165306" r:id="rId220"/>
        </w:object>
      </w:r>
      <w:r w:rsidR="00E71F41" w:rsidRPr="00C30527">
        <w:rPr>
          <w:rFonts w:ascii="Times New Roman" w:hAnsi="Times New Roman"/>
          <w:sz w:val="24"/>
          <w:szCs w:val="24"/>
        </w:rPr>
        <w:t xml:space="preserve">. </w:t>
      </w:r>
    </w:p>
    <w:p w:rsidR="00F04318" w:rsidRPr="00C30527" w:rsidRDefault="00504C57" w:rsidP="00C30527">
      <w:pPr>
        <w:snapToGrid w:val="0"/>
        <w:ind w:firstLine="36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>According to</w:t>
      </w:r>
      <w:r w:rsidR="00186FEA" w:rsidRPr="00C30527">
        <w:rPr>
          <w:rFonts w:ascii="Times New Roman" w:hAnsi="Times New Roman"/>
          <w:sz w:val="24"/>
          <w:szCs w:val="24"/>
        </w:rPr>
        <w:t xml:space="preserve"> the flow conservation and the relation between link and path flows, </w:t>
      </w:r>
      <w:r w:rsidR="00AF3389" w:rsidRPr="00C30527">
        <w:rPr>
          <w:rFonts w:ascii="Times New Roman" w:hAnsi="Times New Roman"/>
          <w:position w:val="-14"/>
          <w:sz w:val="24"/>
          <w:szCs w:val="24"/>
        </w:rPr>
        <w:object w:dxaOrig="900" w:dyaOrig="380" w14:anchorId="3E944C4D">
          <v:shape id="_x0000_i1102" type="#_x0000_t75" style="width:44.85pt;height:19.6pt" o:ole="">
            <v:imagedata r:id="rId221" o:title=""/>
            <o:lock v:ext="edit" aspectratio="f"/>
          </v:shape>
          <o:OLEObject Type="Embed" ProgID="Equation.DSMT4" ShapeID="_x0000_i1102" DrawAspect="Content" ObjectID="_1486165307" r:id="rId222"/>
        </w:object>
      </w:r>
      <w:r w:rsidR="006977E8" w:rsidRPr="00C30527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6977E8" w:rsidRPr="00C30527">
        <w:rPr>
          <w:rFonts w:ascii="Times New Roman" w:hAnsi="Times New Roman"/>
          <w:sz w:val="24"/>
          <w:szCs w:val="24"/>
        </w:rPr>
        <w:t xml:space="preserve">and </w:t>
      </w:r>
      <w:proofErr w:type="gramEnd"/>
      <w:r w:rsidR="00AF3389" w:rsidRPr="00C30527">
        <w:rPr>
          <w:rFonts w:ascii="Times New Roman" w:hAnsi="Times New Roman"/>
          <w:position w:val="-14"/>
          <w:sz w:val="24"/>
          <w:szCs w:val="24"/>
        </w:rPr>
        <w:object w:dxaOrig="2520" w:dyaOrig="380" w14:anchorId="5A40050E">
          <v:shape id="_x0000_i1103" type="#_x0000_t75" style="width:126.65pt;height:19.6pt" o:ole="">
            <v:imagedata r:id="rId223" o:title=""/>
            <o:lock v:ext="edit" aspectratio="f"/>
          </v:shape>
          <o:OLEObject Type="Embed" ProgID="Equation.DSMT4" ShapeID="_x0000_i1103" DrawAspect="Content" ObjectID="_1486165308" r:id="rId224"/>
        </w:object>
      </w:r>
      <w:r w:rsidR="00186FEA" w:rsidRPr="00C30527">
        <w:rPr>
          <w:rFonts w:ascii="Times New Roman" w:hAnsi="Times New Roman"/>
          <w:sz w:val="24"/>
          <w:szCs w:val="24"/>
        </w:rPr>
        <w:t>. Hence</w:t>
      </w:r>
      <w:r w:rsidR="00BA6669" w:rsidRPr="00C30527">
        <w:rPr>
          <w:rFonts w:ascii="Times New Roman" w:hAnsi="Times New Roman"/>
          <w:sz w:val="24"/>
          <w:szCs w:val="24"/>
        </w:rPr>
        <w:t>,</w:t>
      </w:r>
      <w:r w:rsidR="00FF2DD6" w:rsidRPr="00C30527">
        <w:rPr>
          <w:rFonts w:ascii="Times New Roman" w:hAnsi="Times New Roman"/>
          <w:sz w:val="24"/>
          <w:szCs w:val="24"/>
        </w:rPr>
        <w:t xml:space="preserve"> </w:t>
      </w:r>
      <w:r w:rsidR="00AF3389" w:rsidRPr="00C30527">
        <w:rPr>
          <w:rFonts w:ascii="Times New Roman" w:hAnsi="Times New Roman"/>
          <w:position w:val="-14"/>
          <w:sz w:val="24"/>
          <w:szCs w:val="24"/>
        </w:rPr>
        <w:object w:dxaOrig="1980" w:dyaOrig="380" w14:anchorId="650ED72E">
          <v:shape id="_x0000_i1104" type="#_x0000_t75" style="width:100.65pt;height:19.6pt" o:ole="">
            <v:imagedata r:id="rId225" o:title=""/>
            <o:lock v:ext="edit" aspectratio="f"/>
          </v:shape>
          <o:OLEObject Type="Embed" ProgID="Equation.DSMT4" ShapeID="_x0000_i1104" DrawAspect="Content" ObjectID="_1486165309" r:id="rId226"/>
        </w:object>
      </w:r>
      <w:r w:rsidR="006977E8" w:rsidRPr="00C30527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6977E8" w:rsidRPr="00C30527">
        <w:rPr>
          <w:rFonts w:ascii="Times New Roman" w:hAnsi="Times New Roman"/>
          <w:sz w:val="24"/>
          <w:szCs w:val="24"/>
        </w:rPr>
        <w:t>and</w:t>
      </w:r>
      <w:r w:rsidR="00AA290A" w:rsidRPr="00C30527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="00AF3389" w:rsidRPr="00C30527">
        <w:rPr>
          <w:rFonts w:ascii="Times New Roman" w:hAnsi="Times New Roman"/>
          <w:position w:val="-14"/>
          <w:sz w:val="24"/>
          <w:szCs w:val="24"/>
        </w:rPr>
        <w:object w:dxaOrig="1280" w:dyaOrig="380" w14:anchorId="0561EB89">
          <v:shape id="_x0000_i1105" type="#_x0000_t75" style="width:64.1pt;height:19.6pt" o:ole="">
            <v:imagedata r:id="rId227" o:title=""/>
            <o:lock v:ext="edit" aspectratio="f"/>
          </v:shape>
          <o:OLEObject Type="Embed" ProgID="Equation.DSMT4" ShapeID="_x0000_i1105" DrawAspect="Content" ObjectID="_1486165310" r:id="rId228"/>
        </w:object>
      </w:r>
      <w:r w:rsidR="008130D9" w:rsidRPr="00C30527">
        <w:rPr>
          <w:rFonts w:ascii="Times New Roman" w:hAnsi="Times New Roman"/>
          <w:sz w:val="24"/>
          <w:szCs w:val="24"/>
        </w:rPr>
        <w:t>.</w:t>
      </w:r>
    </w:p>
    <w:p w:rsidR="00FA635D" w:rsidRPr="00C30527" w:rsidRDefault="00F04318" w:rsidP="00C30527">
      <w:pPr>
        <w:snapToGrid w:val="0"/>
        <w:ind w:firstLine="36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 xml:space="preserve">The flow pattern and the minimum TTB at RUE are discussed below. </w:t>
      </w:r>
      <w:r w:rsidR="00FA635D" w:rsidRPr="00C30527">
        <w:rPr>
          <w:rFonts w:ascii="Times New Roman" w:hAnsi="Times New Roman"/>
          <w:sz w:val="24"/>
          <w:szCs w:val="24"/>
        </w:rPr>
        <w:t xml:space="preserve"> </w:t>
      </w:r>
    </w:p>
    <w:p w:rsidR="00C70FCE" w:rsidRPr="00C30527" w:rsidRDefault="008130D9" w:rsidP="00C30527">
      <w:pPr>
        <w:snapToGrid w:val="0"/>
        <w:ind w:firstLine="360"/>
        <w:rPr>
          <w:rFonts w:ascii="Times New Roman" w:hAnsi="Times New Roman" w:cs="Times New Roman"/>
          <w:sz w:val="24"/>
          <w:szCs w:val="24"/>
          <w:vertAlign w:val="superscript"/>
        </w:rPr>
      </w:pPr>
      <w:r w:rsidRPr="00C30527">
        <w:rPr>
          <w:rFonts w:ascii="Times New Roman" w:hAnsi="Times New Roman"/>
          <w:sz w:val="24"/>
          <w:szCs w:val="24"/>
        </w:rPr>
        <w:t xml:space="preserve">When all users choose path 1 (i.e., </w:t>
      </w:r>
      <w:r w:rsidR="004D740D" w:rsidRPr="00C30527">
        <w:rPr>
          <w:rFonts w:ascii="Times New Roman" w:hAnsi="Times New Roman"/>
          <w:position w:val="-14"/>
          <w:sz w:val="24"/>
          <w:szCs w:val="24"/>
        </w:rPr>
        <w:object w:dxaOrig="820" w:dyaOrig="380" w14:anchorId="1895A8DC">
          <v:shape id="_x0000_i1106" type="#_x0000_t75" style="width:46.35pt;height:19.6pt" o:ole="">
            <v:imagedata r:id="rId229" o:title=""/>
          </v:shape>
          <o:OLEObject Type="Embed" ProgID="Equation.DSMT4" ShapeID="_x0000_i1106" DrawAspect="Content" ObjectID="_1486165311" r:id="rId230"/>
        </w:object>
      </w:r>
      <w:r w:rsidRPr="00C30527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/>
          <w:sz w:val="24"/>
          <w:szCs w:val="24"/>
        </w:rPr>
        <w:t xml:space="preserve">and </w:t>
      </w:r>
      <w:proofErr w:type="gramEnd"/>
      <w:r w:rsidR="004D740D" w:rsidRPr="00C30527">
        <w:rPr>
          <w:rFonts w:ascii="Times New Roman" w:hAnsi="Times New Roman"/>
          <w:position w:val="-14"/>
          <w:sz w:val="24"/>
          <w:szCs w:val="24"/>
        </w:rPr>
        <w:object w:dxaOrig="900" w:dyaOrig="380" w14:anchorId="407BBB57">
          <v:shape id="_x0000_i1107" type="#_x0000_t75" style="width:44.85pt;height:19.6pt" o:ole="">
            <v:imagedata r:id="rId231" o:title=""/>
            <o:lock v:ext="edit" aspectratio="f"/>
          </v:shape>
          <o:OLEObject Type="Embed" ProgID="Equation.DSMT4" ShapeID="_x0000_i1107" DrawAspect="Content" ObjectID="_1486165312" r:id="rId232"/>
        </w:object>
      </w:r>
      <w:r w:rsidRPr="00C30527">
        <w:rPr>
          <w:rFonts w:ascii="Times New Roman" w:hAnsi="Times New Roman"/>
          <w:sz w:val="24"/>
          <w:szCs w:val="24"/>
        </w:rPr>
        <w:t xml:space="preserve">), </w:t>
      </w:r>
      <w:r w:rsidR="0083584C" w:rsidRPr="00C30527">
        <w:rPr>
          <w:rFonts w:ascii="Times New Roman" w:hAnsi="Times New Roman"/>
          <w:position w:val="-14"/>
          <w:sz w:val="24"/>
          <w:szCs w:val="24"/>
        </w:rPr>
        <w:object w:dxaOrig="460" w:dyaOrig="380" w14:anchorId="65CED404">
          <v:shape id="_x0000_i1108" type="#_x0000_t75" style="width:22.6pt;height:19.6pt" o:ole="">
            <v:imagedata r:id="rId233" o:title=""/>
            <o:lock v:ext="edit" aspectratio="f"/>
          </v:shape>
          <o:OLEObject Type="Embed" ProgID="Equation.DSMT4" ShapeID="_x0000_i1108" DrawAspect="Content" ObjectID="_1486165313" r:id="rId234"/>
        </w:object>
      </w:r>
      <w:r w:rsidRPr="00C30527">
        <w:rPr>
          <w:rFonts w:ascii="Times New Roman" w:hAnsi="Times New Roman"/>
          <w:sz w:val="24"/>
          <w:szCs w:val="24"/>
        </w:rPr>
        <w:t xml:space="preserve"> = </w:t>
      </w:r>
      <w:r w:rsidR="008048A0" w:rsidRPr="00C30527">
        <w:rPr>
          <w:rFonts w:ascii="Times New Roman" w:hAnsi="Times New Roman"/>
          <w:sz w:val="24"/>
          <w:szCs w:val="24"/>
        </w:rPr>
        <w:t>6</w:t>
      </w:r>
      <w:r w:rsidRPr="00C30527">
        <w:rPr>
          <w:rFonts w:ascii="Times New Roman" w:hAnsi="Times New Roman"/>
          <w:sz w:val="24"/>
          <w:szCs w:val="24"/>
        </w:rPr>
        <w:t>.</w:t>
      </w:r>
      <w:r w:rsidR="008048A0" w:rsidRPr="00C30527">
        <w:rPr>
          <w:rFonts w:ascii="Times New Roman" w:hAnsi="Times New Roman"/>
          <w:sz w:val="24"/>
          <w:szCs w:val="24"/>
        </w:rPr>
        <w:t>2</w:t>
      </w:r>
      <w:r w:rsidRPr="00C30527">
        <w:rPr>
          <w:rFonts w:ascii="Times New Roman" w:hAnsi="Times New Roman"/>
          <w:sz w:val="24"/>
          <w:szCs w:val="24"/>
        </w:rPr>
        <w:t>7</w:t>
      </w:r>
      <w:r w:rsidR="00421D1C" w:rsidRPr="00C30527">
        <w:rPr>
          <w:rFonts w:ascii="Times New Roman" w:hAnsi="Times New Roman"/>
          <w:sz w:val="24"/>
          <w:szCs w:val="24"/>
        </w:rPr>
        <w:t>5</w:t>
      </w:r>
      <w:r w:rsidRPr="00C30527">
        <w:rPr>
          <w:rFonts w:ascii="Times New Roman" w:hAnsi="Times New Roman"/>
          <w:sz w:val="24"/>
          <w:szCs w:val="24"/>
        </w:rPr>
        <w:t xml:space="preserve"> </w:t>
      </w:r>
      <w:r w:rsidR="0083584C" w:rsidRPr="00C30527">
        <w:rPr>
          <w:rFonts w:ascii="Times New Roman" w:hAnsi="Times New Roman"/>
          <w:position w:val="-14"/>
          <w:sz w:val="24"/>
          <w:szCs w:val="24"/>
        </w:rPr>
        <w:object w:dxaOrig="680" w:dyaOrig="380" w14:anchorId="4AA88E5F">
          <v:shape id="_x0000_i1109" type="#_x0000_t75" style="width:33.55pt;height:19.6pt" o:ole="">
            <v:imagedata r:id="rId235" o:title=""/>
            <o:lock v:ext="edit" aspectratio="f"/>
          </v:shape>
          <o:OLEObject Type="Embed" ProgID="Equation.DSMT4" ShapeID="_x0000_i1109" DrawAspect="Content" ObjectID="_1486165314" r:id="rId236"/>
        </w:object>
      </w:r>
      <w:r w:rsidRPr="00C30527">
        <w:rPr>
          <w:rFonts w:ascii="Times New Roman" w:hAnsi="Times New Roman"/>
          <w:sz w:val="24"/>
          <w:szCs w:val="24"/>
        </w:rPr>
        <w:t xml:space="preserve"> </w:t>
      </w:r>
      <w:r w:rsidR="00AA290A" w:rsidRPr="00C30527">
        <w:rPr>
          <w:rFonts w:ascii="Times New Roman" w:hAnsi="Times New Roman"/>
          <w:sz w:val="24"/>
          <w:szCs w:val="24"/>
        </w:rPr>
        <w:t xml:space="preserve">and </w:t>
      </w:r>
      <w:r w:rsidR="00F04318" w:rsidRPr="00C30527">
        <w:rPr>
          <w:rFonts w:ascii="Times New Roman" w:hAnsi="Times New Roman"/>
          <w:sz w:val="24"/>
          <w:szCs w:val="24"/>
        </w:rPr>
        <w:t xml:space="preserve">the RUE condition </w:t>
      </w:r>
      <w:r w:rsidR="00F6200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F6200E" w:rsidRPr="00C30527">
        <w:rPr>
          <w:rFonts w:ascii="Times New Roman" w:hAnsi="Times New Roman" w:cs="Times New Roman"/>
          <w:sz w:val="24"/>
          <w:szCs w:val="24"/>
        </w:rPr>
        <w:instrText xml:space="preserve"> GOTOBUTTON ZEqnNum203030  \* MERGEFORMAT </w:instrText>
      </w:r>
      <w:r w:rsidR="00F6200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F6200E" w:rsidRPr="00C30527">
        <w:rPr>
          <w:rFonts w:ascii="Times New Roman" w:hAnsi="Times New Roman" w:cs="Times New Roman"/>
          <w:sz w:val="24"/>
          <w:szCs w:val="24"/>
        </w:rPr>
        <w:instrText xml:space="preserve"> REF ZEqnNum203030 \* Charformat \! \* MERGEFORMAT </w:instrText>
      </w:r>
      <w:r w:rsidR="00F6200E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(18)</w:instrText>
      </w:r>
      <w:r w:rsidR="00F6200E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F6200E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AA290A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04318" w:rsidRPr="00C30527">
        <w:rPr>
          <w:rFonts w:ascii="Times New Roman" w:hAnsi="Times New Roman" w:cs="Times New Roman"/>
          <w:sz w:val="24"/>
          <w:szCs w:val="24"/>
        </w:rPr>
        <w:t>is</w:t>
      </w:r>
      <w:r w:rsidR="00AA290A" w:rsidRPr="00C30527">
        <w:rPr>
          <w:rFonts w:ascii="Times New Roman" w:hAnsi="Times New Roman" w:cs="Times New Roman"/>
          <w:sz w:val="24"/>
          <w:szCs w:val="24"/>
        </w:rPr>
        <w:t xml:space="preserve"> satisfied</w:t>
      </w:r>
      <w:r w:rsidRPr="00C30527">
        <w:rPr>
          <w:rFonts w:ascii="Times New Roman" w:hAnsi="Times New Roman"/>
          <w:sz w:val="24"/>
          <w:szCs w:val="24"/>
        </w:rPr>
        <w:t xml:space="preserve">. Hence, </w:t>
      </w:r>
      <w:r w:rsidR="00F04318" w:rsidRPr="00C30527">
        <w:rPr>
          <w:rFonts w:ascii="Times New Roman" w:hAnsi="Times New Roman"/>
          <w:sz w:val="24"/>
          <w:szCs w:val="24"/>
        </w:rPr>
        <w:t xml:space="preserve">this flow pattern is at RUE </w:t>
      </w:r>
      <w:r w:rsidR="00AA290A" w:rsidRPr="00C30527">
        <w:rPr>
          <w:rFonts w:ascii="Times New Roman" w:hAnsi="Times New Roman"/>
          <w:sz w:val="24"/>
          <w:szCs w:val="24"/>
        </w:rPr>
        <w:t>and t</w:t>
      </w:r>
      <w:r w:rsidR="006705F3" w:rsidRPr="00C30527">
        <w:rPr>
          <w:rFonts w:ascii="Times New Roman" w:hAnsi="Times New Roman"/>
          <w:sz w:val="24"/>
          <w:szCs w:val="24"/>
        </w:rPr>
        <w:t xml:space="preserve">he minimum TTB </w:t>
      </w:r>
      <w:r w:rsidR="00AA290A" w:rsidRPr="00C30527">
        <w:rPr>
          <w:rFonts w:ascii="Times New Roman" w:hAnsi="Times New Roman"/>
          <w:sz w:val="24"/>
          <w:szCs w:val="24"/>
        </w:rPr>
        <w:t>is</w:t>
      </w:r>
      <w:r w:rsidR="006705F3" w:rsidRPr="00C30527">
        <w:rPr>
          <w:rFonts w:ascii="Times New Roman" w:hAnsi="Times New Roman"/>
          <w:sz w:val="24"/>
          <w:szCs w:val="24"/>
        </w:rPr>
        <w:t xml:space="preserve"> </w:t>
      </w:r>
      <w:r w:rsidR="00C92A1B" w:rsidRPr="00C30527">
        <w:rPr>
          <w:rFonts w:ascii="Times New Roman" w:hAnsi="Times New Roman"/>
          <w:sz w:val="24"/>
          <w:szCs w:val="24"/>
        </w:rPr>
        <w:t>6.275</w:t>
      </w:r>
      <w:r w:rsidR="00C70FCE" w:rsidRPr="00C30527">
        <w:rPr>
          <w:rFonts w:ascii="Times New Roman" w:hAnsi="Times New Roman"/>
          <w:sz w:val="24"/>
          <w:szCs w:val="24"/>
        </w:rPr>
        <w:t>.</w:t>
      </w:r>
      <w:r w:rsidR="00C70FCE" w:rsidRPr="00C30527">
        <w:rPr>
          <w:rFonts w:ascii="Times New Roman" w:hAnsi="Times New Roman" w:cs="Times New Roman"/>
          <w:sz w:val="24"/>
          <w:szCs w:val="24"/>
          <w:vertAlign w:val="superscript"/>
        </w:rPr>
        <w:t>■</w:t>
      </w:r>
    </w:p>
    <w:p w:rsidR="00160121" w:rsidRPr="00C30527" w:rsidRDefault="006E4273" w:rsidP="00C30527">
      <w:pPr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ab/>
      </w:r>
    </w:p>
    <w:p w:rsidR="006E4273" w:rsidRPr="00C30527" w:rsidRDefault="006E4273" w:rsidP="00C30527">
      <w:pPr>
        <w:snapToGrid w:val="0"/>
        <w:ind w:firstLine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To solve for a route flow solution that satisfies </w:t>
      </w:r>
      <w:r w:rsidR="00F04318" w:rsidRPr="00C30527">
        <w:rPr>
          <w:rFonts w:ascii="Times New Roman" w:hAnsi="Times New Roman" w:cs="Times New Roman"/>
          <w:sz w:val="24"/>
          <w:szCs w:val="24"/>
        </w:rPr>
        <w:t xml:space="preserve">condition </w:t>
      </w:r>
      <w:r w:rsidR="00F6200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F6200E" w:rsidRPr="00C30527">
        <w:rPr>
          <w:rFonts w:ascii="Times New Roman" w:hAnsi="Times New Roman" w:cs="Times New Roman"/>
          <w:sz w:val="24"/>
          <w:szCs w:val="24"/>
        </w:rPr>
        <w:instrText xml:space="preserve"> GOTOBUTTON ZEqnNum203030  \* MERGEFORMAT </w:instrText>
      </w:r>
      <w:r w:rsidR="00F6200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F6200E" w:rsidRPr="00C30527">
        <w:rPr>
          <w:rFonts w:ascii="Times New Roman" w:hAnsi="Times New Roman" w:cs="Times New Roman"/>
          <w:sz w:val="24"/>
          <w:szCs w:val="24"/>
        </w:rPr>
        <w:instrText xml:space="preserve"> REF ZEqnNum203030 \* Charformat \! \* MERGEFORMAT </w:instrText>
      </w:r>
      <w:r w:rsidR="00F6200E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(18)</w:instrText>
      </w:r>
      <w:r w:rsidR="00F6200E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F6200E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2D0626" w:rsidRPr="00C30527">
        <w:rPr>
          <w:rFonts w:ascii="Times New Roman" w:hAnsi="Times New Roman" w:cs="Times New Roman"/>
          <w:sz w:val="24"/>
          <w:szCs w:val="24"/>
        </w:rPr>
        <w:t xml:space="preserve"> for general cases</w:t>
      </w:r>
      <w:r w:rsidR="0070002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243C1" w:rsidRPr="00C30527">
        <w:rPr>
          <w:rFonts w:ascii="Times New Roman" w:hAnsi="Times New Roman" w:cs="Times New Roman"/>
          <w:sz w:val="24"/>
          <w:szCs w:val="24"/>
        </w:rPr>
        <w:t>using existing projection methods (</w:t>
      </w:r>
      <w:r w:rsidR="00C03884" w:rsidRPr="00C30527">
        <w:rPr>
          <w:rFonts w:ascii="Times New Roman" w:hAnsi="Times New Roman" w:cs="Times New Roman"/>
          <w:sz w:val="24"/>
          <w:szCs w:val="24"/>
        </w:rPr>
        <w:t xml:space="preserve">e.g., </w:t>
      </w:r>
      <w:r w:rsidR="006243C1" w:rsidRPr="00C30527">
        <w:rPr>
          <w:rFonts w:ascii="Times New Roman" w:hAnsi="Times New Roman" w:cs="Times New Roman"/>
          <w:sz w:val="24"/>
          <w:szCs w:val="24"/>
        </w:rPr>
        <w:t>Han and Lo, 200</w:t>
      </w:r>
      <w:r w:rsidR="007547F1" w:rsidRPr="00C30527">
        <w:rPr>
          <w:rFonts w:ascii="Times New Roman" w:hAnsi="Times New Roman" w:cs="Times New Roman"/>
          <w:sz w:val="24"/>
          <w:szCs w:val="24"/>
        </w:rPr>
        <w:t>2</w:t>
      </w:r>
      <w:r w:rsidR="006243C1" w:rsidRPr="00C30527">
        <w:rPr>
          <w:rFonts w:ascii="Times New Roman" w:hAnsi="Times New Roman" w:cs="Times New Roman"/>
          <w:sz w:val="24"/>
          <w:szCs w:val="24"/>
        </w:rPr>
        <w:t xml:space="preserve">) </w:t>
      </w:r>
      <w:r w:rsidR="00700025"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r w:rsidR="006F7A62" w:rsidRPr="00C30527">
        <w:rPr>
          <w:rFonts w:ascii="Times New Roman" w:hAnsi="Times New Roman" w:cs="Times New Roman"/>
          <w:sz w:val="24"/>
          <w:szCs w:val="24"/>
        </w:rPr>
        <w:t xml:space="preserve">to </w:t>
      </w:r>
      <w:r w:rsidR="00700025" w:rsidRPr="00C30527">
        <w:rPr>
          <w:rFonts w:ascii="Times New Roman" w:hAnsi="Times New Roman" w:cs="Times New Roman"/>
          <w:sz w:val="24"/>
          <w:szCs w:val="24"/>
        </w:rPr>
        <w:t>analyze the existence and uniqueness of solution</w:t>
      </w:r>
      <w:r w:rsidR="00DE4D0E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/>
          <w:sz w:val="24"/>
          <w:szCs w:val="24"/>
        </w:rPr>
        <w:t xml:space="preserve">, the following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variational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inequality (VI) problem is proposed.</w:t>
      </w:r>
    </w:p>
    <w:p w:rsidR="00E71F41" w:rsidRPr="00C30527" w:rsidRDefault="00E71F41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53624C" w:rsidRPr="00C30527" w:rsidRDefault="0053624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 xml:space="preserve">Proposition 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>3</w:t>
      </w:r>
      <w:r w:rsidRPr="00C30527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The RUE assignment problem can be expressed as the following </w:t>
      </w:r>
      <w:r w:rsidR="00707254" w:rsidRPr="00C30527">
        <w:rPr>
          <w:rFonts w:ascii="Times New Roman" w:hAnsi="Times New Roman" w:cs="Times New Roman"/>
          <w:sz w:val="24"/>
          <w:szCs w:val="24"/>
        </w:rPr>
        <w:t>VI</w:t>
      </w:r>
      <w:r w:rsidRPr="00C30527">
        <w:rPr>
          <w:rFonts w:ascii="Times New Roman" w:hAnsi="Times New Roman" w:cs="Times New Roman"/>
          <w:sz w:val="24"/>
          <w:szCs w:val="24"/>
        </w:rPr>
        <w:t xml:space="preserve"> problem: to determine </w:t>
      </w:r>
      <w:r w:rsidR="00A10C3E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6572034F" wp14:editId="61F5DADE">
            <wp:extent cx="280035" cy="191135"/>
            <wp:effectExtent l="0" t="0" r="5715" b="0"/>
            <wp:docPr id="474" name="Picture 4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/>
                    <pic:cNvPicPr>
                      <a:picLocks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0C3E" w:rsidRPr="00C30527">
        <w:rPr>
          <w:rFonts w:ascii="Times New Roman" w:hAnsi="Times New Roman" w:cs="Times New Roman"/>
          <w:b/>
          <w:position w:val="-22"/>
          <w:sz w:val="24"/>
          <w:szCs w:val="24"/>
        </w:rPr>
        <w:object w:dxaOrig="1700" w:dyaOrig="499" w14:anchorId="374BA685">
          <v:shape id="_x0000_i1110" type="#_x0000_t75" style="width:84.45pt;height:26.75pt" o:ole="">
            <v:imagedata r:id="rId238" o:title=""/>
          </v:shape>
          <o:OLEObject Type="Embed" ProgID="Equation.DSMT4" ShapeID="_x0000_i1110" DrawAspect="Content" ObjectID="_1486165315" r:id="rId239"/>
        </w:objec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2FDA6971" wp14:editId="690BD204">
            <wp:extent cx="342900" cy="238125"/>
            <wp:effectExtent l="0" t="0" r="0" b="9525"/>
            <wp:docPr id="142" name="Picture 1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such that</w:t>
      </w:r>
    </w:p>
    <w:p w:rsidR="0053624C" w:rsidRPr="00C30527" w:rsidRDefault="0053624C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32"/>
        </w:rPr>
        <w:drawing>
          <wp:inline distT="0" distB="0" distL="0" distR="0" wp14:anchorId="0584C59D" wp14:editId="519DC990">
            <wp:extent cx="2752725" cy="381000"/>
            <wp:effectExtent l="0" t="0" r="9525" b="0"/>
            <wp:docPr id="143" name="Picture 1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50" w:name="ZEqnNum673518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19</w:instrText>
        </w:r>
      </w:fldSimple>
      <w:r w:rsidR="000868CE" w:rsidRPr="00C30527">
        <w:instrText>)</w:instrText>
      </w:r>
      <w:bookmarkEnd w:id="50"/>
      <w:r w:rsidR="000868CE" w:rsidRPr="00C30527">
        <w:fldChar w:fldCharType="end"/>
      </w:r>
    </w:p>
    <w:p w:rsidR="0053624C" w:rsidRPr="00C30527" w:rsidRDefault="0053624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  <w:vertAlign w:val="superscript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2D4A75A0" wp14:editId="1C8F4C93">
            <wp:extent cx="304800" cy="266700"/>
            <wp:effectExtent l="0" t="0" r="0" b="0"/>
            <wp:docPr id="144" name="Picture 1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is the </w:t>
      </w:r>
      <w:r w:rsidR="00742DE2" w:rsidRPr="00C30527">
        <w:rPr>
          <w:rFonts w:ascii="Times New Roman" w:hAnsi="Times New Roman" w:cs="Times New Roman"/>
          <w:sz w:val="24"/>
          <w:szCs w:val="24"/>
        </w:rPr>
        <w:t>TTB</w:t>
      </w:r>
      <w:r w:rsidRPr="00C30527">
        <w:rPr>
          <w:rFonts w:ascii="Times New Roman" w:hAnsi="Times New Roman" w:cs="Times New Roman"/>
          <w:sz w:val="24"/>
          <w:szCs w:val="24"/>
        </w:rPr>
        <w:t xml:space="preserve"> at RUE.</w:t>
      </w:r>
    </w:p>
    <w:p w:rsidR="0053624C" w:rsidRPr="00C30527" w:rsidRDefault="0053624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</w:p>
    <w:p w:rsidR="0053624C" w:rsidRPr="00C30527" w:rsidRDefault="0053624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Th</w:t>
      </w:r>
      <w:r w:rsidR="009100BF" w:rsidRPr="00C30527">
        <w:rPr>
          <w:rFonts w:ascii="Times New Roman" w:hAnsi="Times New Roman" w:cs="Times New Roman"/>
          <w:sz w:val="24"/>
          <w:szCs w:val="24"/>
        </w:rPr>
        <w:t>is</w:t>
      </w:r>
      <w:r w:rsidRPr="00C30527">
        <w:rPr>
          <w:rFonts w:ascii="Times New Roman" w:hAnsi="Times New Roman" w:cs="Times New Roman"/>
          <w:sz w:val="24"/>
          <w:szCs w:val="24"/>
        </w:rPr>
        <w:t xml:space="preserve"> proof follows </w:t>
      </w:r>
      <w:r w:rsidR="009100BF" w:rsidRPr="00C30527">
        <w:rPr>
          <w:rFonts w:ascii="Times New Roman" w:hAnsi="Times New Roman" w:cs="Times New Roman"/>
          <w:sz w:val="24"/>
          <w:szCs w:val="24"/>
        </w:rPr>
        <w:t>that provided in a study by</w:t>
      </w:r>
      <w:r w:rsidRPr="00C30527">
        <w:rPr>
          <w:rFonts w:ascii="Times New Roman" w:hAnsi="Times New Roman" w:cs="Times New Roman"/>
          <w:sz w:val="24"/>
          <w:szCs w:val="24"/>
        </w:rPr>
        <w:t xml:space="preserve"> Smith (1979) by replacing </w:t>
      </w:r>
      <w:r w:rsidR="009100BF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/>
          <w:sz w:val="24"/>
          <w:szCs w:val="24"/>
        </w:rPr>
        <w:t xml:space="preserve">path travel time with </w:t>
      </w:r>
      <w:r w:rsidR="009100BF" w:rsidRPr="00C30527">
        <w:rPr>
          <w:rFonts w:ascii="Times New Roman" w:hAnsi="Times New Roman" w:cs="Times New Roman"/>
          <w:sz w:val="24"/>
          <w:szCs w:val="24"/>
        </w:rPr>
        <w:t xml:space="preserve">a </w:t>
      </w:r>
      <w:r w:rsidRPr="00C30527">
        <w:rPr>
          <w:rFonts w:ascii="Times New Roman" w:hAnsi="Times New Roman" w:cs="Times New Roman"/>
          <w:sz w:val="24"/>
          <w:szCs w:val="24"/>
        </w:rPr>
        <w:t xml:space="preserve">path </w:t>
      </w:r>
      <w:r w:rsidR="00742DE2" w:rsidRPr="00C30527">
        <w:rPr>
          <w:rFonts w:ascii="Times New Roman" w:hAnsi="Times New Roman" w:cs="Times New Roman"/>
          <w:sz w:val="24"/>
          <w:szCs w:val="24"/>
        </w:rPr>
        <w:t>TTB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  <w:r w:rsidR="00273AE4"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 ■</w:t>
      </w:r>
    </w:p>
    <w:p w:rsidR="00924CF4" w:rsidRPr="00C30527" w:rsidRDefault="00924CF4" w:rsidP="00C30527">
      <w:pPr>
        <w:snapToGrid w:val="0"/>
        <w:ind w:firstLine="329"/>
        <w:rPr>
          <w:rFonts w:ascii="Times New Roman" w:hAnsi="Times New Roman" w:cs="Times New Roman"/>
          <w:sz w:val="24"/>
          <w:szCs w:val="24"/>
        </w:rPr>
      </w:pPr>
    </w:p>
    <w:p w:rsidR="00E6533D" w:rsidRPr="00C30527" w:rsidRDefault="007D2EAB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The solution set of VI </w:t>
      </w:r>
      <w:r w:rsidR="00F6200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F6200E" w:rsidRPr="00C30527">
        <w:rPr>
          <w:rFonts w:ascii="Times New Roman" w:hAnsi="Times New Roman" w:cs="Times New Roman"/>
          <w:sz w:val="24"/>
          <w:szCs w:val="24"/>
        </w:rPr>
        <w:instrText xml:space="preserve"> GOTOBUTTON ZEqnNum673518  \* MERGEFORMAT </w:instrText>
      </w:r>
      <w:r w:rsidR="00F6200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F6200E" w:rsidRPr="00C30527">
        <w:rPr>
          <w:rFonts w:ascii="Times New Roman" w:hAnsi="Times New Roman" w:cs="Times New Roman"/>
          <w:sz w:val="24"/>
          <w:szCs w:val="24"/>
        </w:rPr>
        <w:instrText xml:space="preserve"> REF ZEqnNum673518 \* Charformat \! \* MERGEFORMAT </w:instrText>
      </w:r>
      <w:r w:rsidR="00F6200E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(19)</w:instrText>
      </w:r>
      <w:r w:rsidR="00F6200E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F6200E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 xml:space="preserve"> is convex </w:t>
      </w:r>
      <w:r w:rsidR="008662FB" w:rsidRPr="00C30527">
        <w:rPr>
          <w:rFonts w:ascii="Times New Roman" w:hAnsi="Times New Roman" w:cs="Times New Roman"/>
          <w:sz w:val="24"/>
          <w:szCs w:val="24"/>
        </w:rPr>
        <w:t>because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r w:rsidR="008662FB" w:rsidRPr="00C30527">
        <w:rPr>
          <w:rFonts w:ascii="Times New Roman" w:hAnsi="Times New Roman" w:cs="Times New Roman" w:hint="eastAsia"/>
          <w:sz w:val="24"/>
          <w:szCs w:val="24"/>
        </w:rPr>
        <w:t>intersection</w:t>
      </w:r>
      <w:r w:rsidR="008662F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of the nonnegative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or</w:t>
      </w:r>
      <w:r w:rsidRPr="00C30527">
        <w:rPr>
          <w:rFonts w:ascii="Times New Roman" w:hAnsi="Times New Roman" w:cs="Times New Roman"/>
          <w:sz w:val="24"/>
          <w:szCs w:val="24"/>
          <w:lang w:eastAsia="zh-TW"/>
        </w:rPr>
        <w:t>t</w:t>
      </w:r>
      <w:r w:rsidRPr="00C30527">
        <w:rPr>
          <w:rFonts w:ascii="Times New Roman" w:hAnsi="Times New Roman" w:cs="Times New Roman"/>
          <w:sz w:val="24"/>
          <w:szCs w:val="24"/>
        </w:rPr>
        <w:t>hant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and linear constraint </w:t>
      </w:r>
      <w:r w:rsidR="00EE11F8" w:rsidRPr="00C30527">
        <w:rPr>
          <w:rFonts w:ascii="Times New Roman" w:hAnsi="Times New Roman" w:cs="Times New Roman"/>
          <w:sz w:val="24"/>
          <w:szCs w:val="24"/>
        </w:rPr>
        <w:t xml:space="preserve">is </w:t>
      </w:r>
      <w:r w:rsidR="00CC7E05" w:rsidRPr="00C30527">
        <w:rPr>
          <w:rFonts w:ascii="Times New Roman" w:hAnsi="Times New Roman" w:cs="Times New Roman"/>
          <w:sz w:val="24"/>
          <w:szCs w:val="24"/>
        </w:rPr>
        <w:t xml:space="preserve">a </w:t>
      </w:r>
      <w:r w:rsidRPr="00C30527">
        <w:rPr>
          <w:rFonts w:ascii="Times New Roman" w:hAnsi="Times New Roman" w:cs="Times New Roman"/>
          <w:sz w:val="24"/>
          <w:szCs w:val="24"/>
        </w:rPr>
        <w:t>convex set. The solution set is bounded</w:t>
      </w:r>
      <w:r w:rsidR="00E16198" w:rsidRPr="00C30527">
        <w:rPr>
          <w:rFonts w:ascii="Times New Roman" w:hAnsi="Times New Roman" w:cs="Times New Roman"/>
          <w:sz w:val="24"/>
          <w:szCs w:val="24"/>
        </w:rPr>
        <w:t xml:space="preserve"> because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route flows cannot be larger than the corresponding demand.</w:t>
      </w:r>
      <w:r w:rsidR="00456A34" w:rsidRPr="00C30527">
        <w:rPr>
          <w:rFonts w:ascii="Times New Roman" w:hAnsi="Times New Roman" w:cs="Times New Roman"/>
          <w:sz w:val="24"/>
          <w:szCs w:val="24"/>
        </w:rPr>
        <w:t xml:space="preserve"> The set is also closed</w:t>
      </w:r>
      <w:r w:rsidR="00591E1C" w:rsidRPr="00C30527">
        <w:rPr>
          <w:rFonts w:ascii="Times New Roman" w:hAnsi="Times New Roman" w:cs="Times New Roman"/>
          <w:sz w:val="24"/>
          <w:szCs w:val="24"/>
        </w:rPr>
        <w:t xml:space="preserve"> because</w:t>
      </w:r>
      <w:r w:rsidR="00456A3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91E1C" w:rsidRPr="00C30527">
        <w:rPr>
          <w:rFonts w:ascii="Times New Roman" w:hAnsi="Times New Roman"/>
          <w:sz w:val="24"/>
          <w:szCs w:val="24"/>
        </w:rPr>
        <w:t>it includes the feasible solutions on the boundary. H</w:t>
      </w:r>
      <w:r w:rsidR="00456A34" w:rsidRPr="00C30527">
        <w:rPr>
          <w:rFonts w:ascii="Times New Roman" w:hAnsi="Times New Roman" w:cs="Times New Roman"/>
          <w:sz w:val="24"/>
          <w:szCs w:val="24"/>
        </w:rPr>
        <w:t>ence</w:t>
      </w:r>
      <w:r w:rsidR="00591E1C" w:rsidRPr="00C30527">
        <w:rPr>
          <w:rFonts w:ascii="Times New Roman" w:hAnsi="Times New Roman" w:cs="Times New Roman"/>
          <w:sz w:val="24"/>
          <w:szCs w:val="24"/>
        </w:rPr>
        <w:t>, the set is</w:t>
      </w:r>
      <w:r w:rsidR="00456A34" w:rsidRPr="00C30527">
        <w:rPr>
          <w:rFonts w:ascii="Times New Roman" w:hAnsi="Times New Roman" w:cs="Times New Roman"/>
          <w:sz w:val="24"/>
          <w:szCs w:val="24"/>
        </w:rPr>
        <w:t xml:space="preserve"> compact</w:t>
      </w:r>
      <w:r w:rsidR="00F95B12" w:rsidRPr="00C30527">
        <w:rPr>
          <w:rFonts w:ascii="Times New Roman" w:hAnsi="Times New Roman" w:cs="Times New Roman"/>
          <w:sz w:val="24"/>
          <w:szCs w:val="24"/>
        </w:rPr>
        <w:t>.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14D0F" w:rsidRPr="00C30527">
        <w:rPr>
          <w:rFonts w:ascii="Times New Roman" w:hAnsi="Times New Roman" w:cs="Times New Roman"/>
          <w:sz w:val="24"/>
          <w:szCs w:val="24"/>
        </w:rPr>
        <w:t>Because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link travel time functions are continuous</w:t>
      </w:r>
      <w:r w:rsidR="009C1E9D" w:rsidRPr="00C30527">
        <w:rPr>
          <w:rFonts w:ascii="Times New Roman" w:hAnsi="Times New Roman" w:cs="Times New Roman"/>
          <w:sz w:val="24"/>
          <w:szCs w:val="24"/>
        </w:rPr>
        <w:t xml:space="preserve"> with respect to path flows</w:t>
      </w:r>
      <w:r w:rsidRPr="00C30527">
        <w:rPr>
          <w:rFonts w:ascii="Times New Roman" w:hAnsi="Times New Roman" w:cs="Times New Roman"/>
          <w:sz w:val="24"/>
          <w:szCs w:val="24"/>
        </w:rPr>
        <w:t xml:space="preserve">, the mapping function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407967E3" wp14:editId="0C934A0E">
            <wp:extent cx="276225" cy="22860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is also </w:t>
      </w:r>
      <w:r w:rsidRPr="00C30527">
        <w:rPr>
          <w:rFonts w:ascii="Times New Roman" w:hAnsi="Times New Roman" w:cs="Times New Roman"/>
          <w:sz w:val="24"/>
          <w:szCs w:val="24"/>
        </w:rPr>
        <w:lastRenderedPageBreak/>
        <w:t>continuous</w:t>
      </w:r>
      <w:r w:rsidR="009C1E9D" w:rsidRPr="00C30527">
        <w:rPr>
          <w:rFonts w:ascii="Times New Roman" w:hAnsi="Times New Roman" w:cs="Times New Roman"/>
          <w:sz w:val="24"/>
          <w:szCs w:val="24"/>
        </w:rPr>
        <w:t xml:space="preserve"> with respect to path flows</w:t>
      </w:r>
      <w:r w:rsidRPr="00C30527">
        <w:rPr>
          <w:rFonts w:ascii="Times New Roman" w:hAnsi="Times New Roman" w:cs="Times New Roman"/>
          <w:sz w:val="24"/>
          <w:szCs w:val="24"/>
        </w:rPr>
        <w:t xml:space="preserve">. Based on Theorem 1.4 </w:t>
      </w:r>
      <w:r w:rsidR="009100BF" w:rsidRPr="00C30527">
        <w:rPr>
          <w:rFonts w:ascii="Times New Roman" w:hAnsi="Times New Roman" w:cs="Times New Roman"/>
          <w:sz w:val="24"/>
          <w:szCs w:val="24"/>
        </w:rPr>
        <w:t>provided in a study by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Nagurney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(1993), there </w:t>
      </w:r>
      <w:r w:rsidR="00D027D4" w:rsidRPr="00C30527">
        <w:rPr>
          <w:rFonts w:ascii="Times New Roman" w:hAnsi="Times New Roman" w:cs="Times New Roman"/>
          <w:sz w:val="24"/>
          <w:szCs w:val="24"/>
        </w:rPr>
        <w:t>exists</w:t>
      </w:r>
      <w:r w:rsidRPr="00C30527">
        <w:rPr>
          <w:rFonts w:ascii="Times New Roman" w:hAnsi="Times New Roman" w:cs="Times New Roman"/>
          <w:sz w:val="24"/>
          <w:szCs w:val="24"/>
        </w:rPr>
        <w:t xml:space="preserve"> a</w:t>
      </w:r>
      <w:r w:rsidR="00A5733B" w:rsidRPr="00C30527">
        <w:rPr>
          <w:rFonts w:ascii="Times New Roman" w:hAnsi="Times New Roman" w:cs="Times New Roman"/>
          <w:sz w:val="24"/>
          <w:szCs w:val="24"/>
        </w:rPr>
        <w:t>n optimal</w:t>
      </w:r>
      <w:r w:rsidR="00456A3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B5DC7" w:rsidRPr="00C30527">
        <w:rPr>
          <w:rFonts w:ascii="Times New Roman" w:hAnsi="Times New Roman" w:cs="Times New Roman"/>
          <w:sz w:val="24"/>
          <w:szCs w:val="24"/>
        </w:rPr>
        <w:t xml:space="preserve">path flow </w:t>
      </w:r>
      <w:r w:rsidRPr="00C30527">
        <w:rPr>
          <w:rFonts w:ascii="Times New Roman" w:hAnsi="Times New Roman" w:cs="Times New Roman"/>
          <w:sz w:val="24"/>
          <w:szCs w:val="24"/>
        </w:rPr>
        <w:t xml:space="preserve">solution to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VI </w:t>
      </w:r>
      <w:proofErr w:type="gramEnd"/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GOTOBUTTON ZEqnNum673518 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REF ZEqnNum673518 \* Charformat \!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(19)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C45DB" w:rsidRPr="00C30527" w:rsidRDefault="009100BF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In terms of</w:t>
      </w:r>
      <w:r w:rsidR="007D2EAB" w:rsidRPr="00C30527">
        <w:rPr>
          <w:rFonts w:ascii="Times New Roman" w:hAnsi="Times New Roman" w:cs="Times New Roman"/>
          <w:sz w:val="24"/>
          <w:szCs w:val="24"/>
        </w:rPr>
        <w:t xml:space="preserve"> solution</w:t>
      </w:r>
      <w:r w:rsidR="00707254" w:rsidRPr="00C30527">
        <w:rPr>
          <w:rFonts w:ascii="Times New Roman" w:hAnsi="Times New Roman" w:cs="Times New Roman"/>
          <w:sz w:val="24"/>
          <w:szCs w:val="24"/>
        </w:rPr>
        <w:t xml:space="preserve"> uniqueness</w:t>
      </w:r>
      <w:r w:rsidR="007D2EAB" w:rsidRPr="00C30527">
        <w:rPr>
          <w:rFonts w:ascii="Times New Roman" w:hAnsi="Times New Roman" w:cs="Times New Roman"/>
          <w:sz w:val="24"/>
          <w:szCs w:val="24"/>
        </w:rPr>
        <w:t xml:space="preserve">, it is well known that even </w:t>
      </w:r>
      <w:r w:rsidR="00F46171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FB5DC7" w:rsidRPr="00C30527">
        <w:rPr>
          <w:rFonts w:ascii="Times New Roman" w:hAnsi="Times New Roman" w:cs="Times New Roman"/>
          <w:sz w:val="24"/>
          <w:szCs w:val="24"/>
        </w:rPr>
        <w:t>traditional UE assignment problem may have multiple path flow solutions</w:t>
      </w:r>
      <w:r w:rsidR="007D2EAB" w:rsidRPr="00C30527">
        <w:rPr>
          <w:rFonts w:ascii="Times New Roman" w:hAnsi="Times New Roman" w:cs="Times New Roman"/>
          <w:sz w:val="24"/>
          <w:szCs w:val="24"/>
        </w:rPr>
        <w:t xml:space="preserve">. Hence, </w:t>
      </w:r>
      <w:r w:rsidRPr="00C30527">
        <w:rPr>
          <w:rFonts w:ascii="Times New Roman" w:hAnsi="Times New Roman" w:cs="Times New Roman"/>
          <w:sz w:val="24"/>
          <w:szCs w:val="24"/>
        </w:rPr>
        <w:t>it is</w:t>
      </w:r>
      <w:r w:rsidR="007D2EAB" w:rsidRPr="00C30527">
        <w:rPr>
          <w:rFonts w:ascii="Times New Roman" w:hAnsi="Times New Roman" w:cs="Times New Roman"/>
          <w:sz w:val="24"/>
          <w:szCs w:val="24"/>
        </w:rPr>
        <w:t xml:space="preserve"> expect</w:t>
      </w:r>
      <w:r w:rsidRPr="00C30527">
        <w:rPr>
          <w:rFonts w:ascii="Times New Roman" w:hAnsi="Times New Roman" w:cs="Times New Roman"/>
          <w:sz w:val="24"/>
          <w:szCs w:val="24"/>
        </w:rPr>
        <w:t>ed</w:t>
      </w:r>
      <w:r w:rsidR="007D2EAB" w:rsidRPr="00C30527">
        <w:rPr>
          <w:rFonts w:ascii="Times New Roman" w:hAnsi="Times New Roman" w:cs="Times New Roman"/>
          <w:sz w:val="24"/>
          <w:szCs w:val="24"/>
        </w:rPr>
        <w:t xml:space="preserve"> that </w:t>
      </w:r>
      <w:r w:rsidR="00F46171" w:rsidRPr="00C30527">
        <w:rPr>
          <w:rFonts w:ascii="Times New Roman" w:hAnsi="Times New Roman" w:cs="Times New Roman"/>
          <w:sz w:val="24"/>
          <w:szCs w:val="24"/>
        </w:rPr>
        <w:t>an</w:t>
      </w:r>
      <w:r w:rsidR="007D2EAB" w:rsidRPr="00C30527">
        <w:rPr>
          <w:rFonts w:ascii="Times New Roman" w:hAnsi="Times New Roman" w:cs="Times New Roman"/>
          <w:sz w:val="24"/>
          <w:szCs w:val="24"/>
        </w:rPr>
        <w:t xml:space="preserve"> optimal solution </w:t>
      </w:r>
      <w:r w:rsidR="00F46171" w:rsidRPr="00C30527">
        <w:rPr>
          <w:rFonts w:ascii="Times New Roman" w:hAnsi="Times New Roman" w:cs="Times New Roman"/>
          <w:sz w:val="24"/>
          <w:szCs w:val="24"/>
        </w:rPr>
        <w:t>to</w:t>
      </w:r>
      <w:r w:rsidR="007D2EAB" w:rsidRPr="00C30527">
        <w:rPr>
          <w:rFonts w:ascii="Times New Roman" w:hAnsi="Times New Roman" w:cs="Times New Roman"/>
          <w:sz w:val="24"/>
          <w:szCs w:val="24"/>
        </w:rPr>
        <w:t xml:space="preserve"> VI </w: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GOTOBUTTON ZEqnNum673518 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REF ZEqnNum673518 \* Charformat \!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(19)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7D2EA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46171" w:rsidRPr="00C30527">
        <w:rPr>
          <w:rFonts w:ascii="Times New Roman" w:hAnsi="Times New Roman" w:cs="Times New Roman"/>
          <w:sz w:val="24"/>
          <w:szCs w:val="24"/>
        </w:rPr>
        <w:t>may</w:t>
      </w:r>
      <w:r w:rsidR="007D2EA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46171" w:rsidRPr="00C30527">
        <w:rPr>
          <w:rFonts w:ascii="Times New Roman" w:hAnsi="Times New Roman" w:cs="Times New Roman"/>
          <w:sz w:val="24"/>
          <w:szCs w:val="24"/>
        </w:rPr>
        <w:t>not be</w:t>
      </w:r>
      <w:r w:rsidR="007D2EAB" w:rsidRPr="00C30527">
        <w:rPr>
          <w:rFonts w:ascii="Times New Roman" w:hAnsi="Times New Roman" w:cs="Times New Roman"/>
          <w:sz w:val="24"/>
          <w:szCs w:val="24"/>
        </w:rPr>
        <w:t xml:space="preserve"> unique unless the mapping function is strictly monotone</w:t>
      </w:r>
      <w:r w:rsidR="00013B0A" w:rsidRPr="00C30527"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  <w:r w:rsidR="00013B0A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AE3CBF" w:rsidRPr="00C30527">
        <w:rPr>
          <w:rFonts w:ascii="Times New Roman" w:hAnsi="Times New Roman" w:cs="Times New Roman"/>
          <w:sz w:val="24"/>
          <w:szCs w:val="24"/>
        </w:rPr>
        <w:t>with respect to path flows</w:t>
      </w:r>
      <w:r w:rsidR="007D2EAB" w:rsidRPr="00C30527">
        <w:rPr>
          <w:rFonts w:ascii="Times New Roman" w:hAnsi="Times New Roman" w:cs="Times New Roman"/>
          <w:sz w:val="24"/>
          <w:szCs w:val="24"/>
        </w:rPr>
        <w:t>.</w:t>
      </w:r>
    </w:p>
    <w:p w:rsidR="00101A9F" w:rsidRPr="00C30527" w:rsidRDefault="0035740B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If </w:t>
      </w:r>
      <w:r w:rsidR="009C1E9D" w:rsidRPr="00C30527">
        <w:rPr>
          <w:rFonts w:ascii="Times New Roman" w:hAnsi="Times New Roman" w:cs="Times New Roman"/>
          <w:position w:val="-14"/>
          <w:sz w:val="24"/>
          <w:szCs w:val="24"/>
        </w:rPr>
        <w:object w:dxaOrig="620" w:dyaOrig="380" w14:anchorId="2F146984">
          <v:shape id="_x0000_i1111" type="#_x0000_t75" style="width:30.55pt;height:19.25pt" o:ole="">
            <v:imagedata r:id="rId244" o:title=""/>
          </v:shape>
          <o:OLEObject Type="Embed" ProgID="Equation.DSMT4" ShapeID="_x0000_i1111" DrawAspect="Content" ObjectID="_1486165316" r:id="rId245"/>
        </w:object>
      </w:r>
      <w:r w:rsidR="009C1E9D" w:rsidRPr="00C30527">
        <w:rPr>
          <w:rFonts w:ascii="Times New Roman" w:hAnsi="Times New Roman" w:cs="Times New Roman"/>
          <w:sz w:val="24"/>
          <w:szCs w:val="24"/>
        </w:rPr>
        <w:t>is</w:t>
      </w:r>
      <w:r w:rsidRPr="00C30527">
        <w:rPr>
          <w:rFonts w:ascii="Times New Roman" w:hAnsi="Times New Roman" w:cs="Times New Roman"/>
          <w:sz w:val="24"/>
          <w:szCs w:val="24"/>
        </w:rPr>
        <w:t xml:space="preserve"> strictly monotone with respect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to</w:t>
      </w:r>
      <w:r w:rsidR="009C1E9D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9C1E9D" w:rsidRPr="00C30527">
        <w:rPr>
          <w:rFonts w:ascii="Times New Roman" w:hAnsi="Times New Roman" w:cs="Times New Roman"/>
          <w:position w:val="-6"/>
          <w:sz w:val="24"/>
          <w:szCs w:val="24"/>
        </w:rPr>
        <w:object w:dxaOrig="200" w:dyaOrig="200" w14:anchorId="3D20B303">
          <v:shape id="_x0000_i1112" type="#_x0000_t75" style="width:9.8pt;height:9.8pt" o:ole="">
            <v:imagedata r:id="rId246" o:title=""/>
          </v:shape>
          <o:OLEObject Type="Embed" ProgID="Equation.DSMT4" ShapeID="_x0000_i1112" DrawAspect="Content" ObjectID="_1486165317" r:id="rId247"/>
        </w:object>
      </w:r>
      <w:r w:rsidRPr="00C30527">
        <w:rPr>
          <w:rFonts w:ascii="Times New Roman" w:hAnsi="Times New Roman" w:cs="Times New Roman"/>
          <w:sz w:val="24"/>
          <w:szCs w:val="24"/>
        </w:rPr>
        <w:t>,</w:t>
      </w:r>
      <w:r w:rsidR="009C1E9D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D4F88" w:rsidRPr="00C30527">
        <w:rPr>
          <w:rFonts w:ascii="Times New Roman" w:hAnsi="Times New Roman" w:cs="Times New Roman"/>
          <w:sz w:val="24"/>
          <w:szCs w:val="24"/>
        </w:rPr>
        <w:t xml:space="preserve">then </w:t>
      </w:r>
      <w:r w:rsidR="009C1E9D" w:rsidRPr="00C30527">
        <w:rPr>
          <w:rFonts w:ascii="Times New Roman" w:hAnsi="Times New Roman" w:cs="Times New Roman"/>
          <w:sz w:val="24"/>
          <w:szCs w:val="24"/>
        </w:rPr>
        <w:t>both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optimal link flow solution and </w:t>
      </w:r>
      <w:r w:rsidR="009C1E9D" w:rsidRPr="00C30527">
        <w:rPr>
          <w:rFonts w:ascii="Times New Roman" w:hAnsi="Times New Roman" w:cs="Times New Roman"/>
          <w:position w:val="-20"/>
          <w:sz w:val="24"/>
          <w:szCs w:val="24"/>
        </w:rPr>
        <w:object w:dxaOrig="1340" w:dyaOrig="460" w14:anchorId="2A804D90">
          <v:shape id="_x0000_i1113" type="#_x0000_t75" style="width:67.1pt;height:22.6pt" o:ole="">
            <v:imagedata r:id="rId248" o:title=""/>
          </v:shape>
          <o:OLEObject Type="Embed" ProgID="Equation.DSMT4" ShapeID="_x0000_i1113" DrawAspect="Content" ObjectID="_1486165318" r:id="rId249"/>
        </w:object>
      </w:r>
      <w:r w:rsidR="009C1E9D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are unique (see Appendix A). If </w:t>
      </w:r>
      <w:r w:rsidR="00ED4F88" w:rsidRPr="00C30527">
        <w:rPr>
          <w:rFonts w:ascii="Times New Roman" w:hAnsi="Times New Roman" w:cs="Times New Roman"/>
          <w:position w:val="-14"/>
          <w:sz w:val="24"/>
          <w:szCs w:val="24"/>
        </w:rPr>
        <w:object w:dxaOrig="620" w:dyaOrig="380" w14:anchorId="172C4E21">
          <v:shape id="_x0000_i1114" type="#_x0000_t75" style="width:30.55pt;height:19.25pt" o:ole="">
            <v:imagedata r:id="rId244" o:title=""/>
          </v:shape>
          <o:OLEObject Type="Embed" ProgID="Equation.DSMT4" ShapeID="_x0000_i1114" DrawAspect="Content" ObjectID="_1486165319" r:id="rId250"/>
        </w:object>
      </w:r>
      <w:r w:rsidR="00ED4F88" w:rsidRPr="00C30527">
        <w:rPr>
          <w:rFonts w:ascii="Times New Roman" w:hAnsi="Times New Roman" w:cs="Times New Roman"/>
          <w:sz w:val="24"/>
          <w:szCs w:val="24"/>
        </w:rPr>
        <w:t xml:space="preserve"> is</w:t>
      </w:r>
      <w:r w:rsidRPr="00C30527">
        <w:rPr>
          <w:rFonts w:ascii="Times New Roman" w:hAnsi="Times New Roman" w:cs="Times New Roman"/>
          <w:sz w:val="24"/>
          <w:szCs w:val="24"/>
        </w:rPr>
        <w:t xml:space="preserve"> only monotone</w:t>
      </w:r>
      <w:r w:rsidR="00ED4F88" w:rsidRPr="00C30527">
        <w:rPr>
          <w:rFonts w:ascii="Times New Roman" w:hAnsi="Times New Roman" w:cs="Times New Roman"/>
          <w:sz w:val="24"/>
          <w:szCs w:val="24"/>
        </w:rPr>
        <w:t xml:space="preserve"> with respect </w:t>
      </w:r>
      <w:proofErr w:type="gramStart"/>
      <w:r w:rsidR="00ED4F88" w:rsidRPr="00C30527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="00ED4F88" w:rsidRPr="00C30527">
        <w:rPr>
          <w:rFonts w:ascii="Times New Roman" w:hAnsi="Times New Roman" w:cs="Times New Roman"/>
          <w:position w:val="-6"/>
          <w:sz w:val="24"/>
          <w:szCs w:val="24"/>
        </w:rPr>
        <w:object w:dxaOrig="200" w:dyaOrig="200" w14:anchorId="19BE000A">
          <v:shape id="_x0000_i1115" type="#_x0000_t75" style="width:9.8pt;height:9.8pt" o:ole="">
            <v:imagedata r:id="rId246" o:title=""/>
          </v:shape>
          <o:OLEObject Type="Embed" ProgID="Equation.DSMT4" ShapeID="_x0000_i1115" DrawAspect="Content" ObjectID="_1486165320" r:id="rId251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ED4F88" w:rsidRPr="00C30527">
        <w:rPr>
          <w:rFonts w:ascii="Times New Roman" w:hAnsi="Times New Roman" w:cs="Times New Roman"/>
          <w:sz w:val="24"/>
          <w:szCs w:val="24"/>
        </w:rPr>
        <w:t xml:space="preserve">then </w:t>
      </w:r>
      <w:r w:rsidR="00ED4F88" w:rsidRPr="00C30527">
        <w:rPr>
          <w:rFonts w:ascii="Times New Roman" w:hAnsi="Times New Roman" w:cs="Times New Roman"/>
          <w:position w:val="-20"/>
          <w:sz w:val="24"/>
          <w:szCs w:val="24"/>
        </w:rPr>
        <w:object w:dxaOrig="1340" w:dyaOrig="460" w14:anchorId="29142E04">
          <v:shape id="_x0000_i1116" type="#_x0000_t75" style="width:67.1pt;height:22.6pt" o:ole="">
            <v:imagedata r:id="rId248" o:title=""/>
          </v:shape>
          <o:OLEObject Type="Embed" ProgID="Equation.DSMT4" ShapeID="_x0000_i1116" DrawAspect="Content" ObjectID="_1486165321" r:id="rId252"/>
        </w:object>
      </w:r>
      <w:r w:rsidR="00ED4F88" w:rsidRPr="00C30527">
        <w:rPr>
          <w:rFonts w:ascii="Times New Roman" w:hAnsi="Times New Roman" w:cs="Times New Roman"/>
          <w:sz w:val="24"/>
          <w:szCs w:val="24"/>
        </w:rPr>
        <w:t xml:space="preserve"> is unique (see also Appendix A).</w:t>
      </w:r>
    </w:p>
    <w:p w:rsidR="00797BC9" w:rsidRPr="00C30527" w:rsidRDefault="00050260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Similar to robust optimization-based traffic assignment</w:t>
      </w:r>
      <w:r w:rsidR="008D5875" w:rsidRPr="00C30527">
        <w:rPr>
          <w:rFonts w:ascii="Times New Roman" w:hAnsi="Times New Roman" w:cs="Times New Roman"/>
          <w:sz w:val="24"/>
          <w:szCs w:val="24"/>
        </w:rPr>
        <w:t xml:space="preserve"> (e.g.,</w:t>
      </w:r>
      <w:r w:rsidR="00EC46D0" w:rsidRPr="00C30527">
        <w:rPr>
          <w:rFonts w:ascii="Times New Roman" w:hAnsi="Times New Roman" w:cs="Times New Roman"/>
          <w:sz w:val="24"/>
          <w:szCs w:val="24"/>
        </w:rPr>
        <w:t xml:space="preserve"> Sun et al., 2014</w:t>
      </w:r>
      <w:r w:rsidR="008D5875" w:rsidRPr="00C30527">
        <w:rPr>
          <w:rFonts w:ascii="Times New Roman" w:hAnsi="Times New Roman" w:cs="Times New Roman"/>
          <w:sz w:val="24"/>
          <w:szCs w:val="24"/>
        </w:rPr>
        <w:t>)</w:t>
      </w:r>
      <w:r w:rsidRPr="00C30527">
        <w:rPr>
          <w:rFonts w:ascii="Times New Roman" w:hAnsi="Times New Roman" w:cs="Times New Roman"/>
          <w:sz w:val="24"/>
          <w:szCs w:val="24"/>
        </w:rPr>
        <w:t>, reliability-based traffic assignment is distribution</w:t>
      </w:r>
      <w:r w:rsidR="009100B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free in the sense that </w:t>
      </w:r>
      <w:r w:rsidR="009100BF" w:rsidRPr="00C30527">
        <w:rPr>
          <w:rFonts w:ascii="Times New Roman" w:hAnsi="Times New Roman" w:cs="Times New Roman"/>
          <w:sz w:val="24"/>
          <w:szCs w:val="24"/>
        </w:rPr>
        <w:t xml:space="preserve">knowledge of </w:t>
      </w:r>
      <w:r w:rsidRPr="00C30527">
        <w:rPr>
          <w:rFonts w:ascii="Times New Roman" w:hAnsi="Times New Roman" w:cs="Times New Roman"/>
          <w:sz w:val="24"/>
          <w:szCs w:val="24"/>
        </w:rPr>
        <w:t>the distribution of each link travel time</w:t>
      </w:r>
      <w:r w:rsidR="009100BF" w:rsidRPr="00C30527">
        <w:rPr>
          <w:rFonts w:ascii="Times New Roman" w:hAnsi="Times New Roman" w:cs="Times New Roman"/>
          <w:sz w:val="24"/>
          <w:szCs w:val="24"/>
        </w:rPr>
        <w:t xml:space="preserve"> is not required</w:t>
      </w:r>
      <w:r w:rsidRPr="00C30527">
        <w:rPr>
          <w:rFonts w:ascii="Times New Roman" w:hAnsi="Times New Roman" w:cs="Times New Roman"/>
          <w:sz w:val="24"/>
          <w:szCs w:val="24"/>
        </w:rPr>
        <w:t xml:space="preserve">. Instead, only partial information </w:t>
      </w:r>
      <w:r w:rsidR="009100BF" w:rsidRPr="00C30527">
        <w:rPr>
          <w:rFonts w:ascii="Times New Roman" w:hAnsi="Times New Roman" w:cs="Times New Roman"/>
          <w:sz w:val="24"/>
          <w:szCs w:val="24"/>
        </w:rPr>
        <w:t>related to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distribution is </w:t>
      </w:r>
      <w:r w:rsidR="00E47A65" w:rsidRPr="00C30527">
        <w:rPr>
          <w:rFonts w:ascii="Times New Roman" w:hAnsi="Times New Roman" w:cs="Times New Roman"/>
          <w:sz w:val="24"/>
          <w:szCs w:val="24"/>
        </w:rPr>
        <w:t>required</w:t>
      </w:r>
      <w:r w:rsidR="00797BC9" w:rsidRPr="00C30527">
        <w:rPr>
          <w:rFonts w:ascii="Times New Roman" w:hAnsi="Times New Roman" w:cs="Times New Roman"/>
          <w:sz w:val="24"/>
          <w:szCs w:val="24"/>
        </w:rPr>
        <w:t xml:space="preserve"> for the RUE assignment problem</w:t>
      </w:r>
      <w:r w:rsidRPr="00C30527">
        <w:rPr>
          <w:rFonts w:ascii="Times New Roman" w:hAnsi="Times New Roman" w:cs="Times New Roman"/>
          <w:sz w:val="24"/>
          <w:szCs w:val="24"/>
        </w:rPr>
        <w:t>: the mean</w:t>
      </w:r>
      <w:r w:rsidR="008D1D20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standard deviation</w:t>
      </w:r>
      <w:r w:rsidR="008D1D20" w:rsidRPr="00C30527">
        <w:rPr>
          <w:rFonts w:ascii="Times New Roman" w:hAnsi="Times New Roman" w:cs="Times New Roman"/>
          <w:sz w:val="24"/>
          <w:szCs w:val="24"/>
        </w:rPr>
        <w:t>, and covariance</w:t>
      </w:r>
      <w:r w:rsidRPr="00C30527">
        <w:rPr>
          <w:rFonts w:ascii="Times New Roman" w:hAnsi="Times New Roman" w:cs="Times New Roman"/>
          <w:sz w:val="24"/>
          <w:szCs w:val="24"/>
        </w:rPr>
        <w:t xml:space="preserve"> of </w:t>
      </w:r>
      <w:r w:rsidR="009100BF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9844A5" w:rsidRPr="00C30527">
        <w:rPr>
          <w:rFonts w:ascii="Times New Roman" w:hAnsi="Times New Roman" w:cs="Times New Roman"/>
          <w:sz w:val="24"/>
          <w:szCs w:val="24"/>
        </w:rPr>
        <w:t>random variable</w:t>
      </w:r>
      <w:r w:rsidR="008D1D20" w:rsidRPr="00C30527">
        <w:rPr>
          <w:rFonts w:ascii="Times New Roman" w:hAnsi="Times New Roman" w:cs="Times New Roman"/>
          <w:sz w:val="24"/>
          <w:szCs w:val="24"/>
        </w:rPr>
        <w:t>s</w:t>
      </w:r>
      <w:r w:rsidR="009844A5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E4166E" w:rsidRPr="00C30527">
        <w:rPr>
          <w:rFonts w:ascii="Times New Roman" w:hAnsi="Times New Roman" w:cs="Times New Roman"/>
          <w:sz w:val="24"/>
          <w:szCs w:val="24"/>
        </w:rPr>
        <w:t>i</w:t>
      </w:r>
      <w:r w:rsidR="009844A5" w:rsidRPr="00C30527">
        <w:rPr>
          <w:rFonts w:ascii="Times New Roman" w:hAnsi="Times New Roman" w:cs="Times New Roman"/>
          <w:sz w:val="24"/>
          <w:szCs w:val="24"/>
        </w:rPr>
        <w:t>.</w:t>
      </w:r>
      <w:r w:rsidR="00E4166E" w:rsidRPr="00C30527">
        <w:rPr>
          <w:rFonts w:ascii="Times New Roman" w:hAnsi="Times New Roman" w:cs="Times New Roman"/>
          <w:sz w:val="24"/>
          <w:szCs w:val="24"/>
        </w:rPr>
        <w:t>e</w:t>
      </w:r>
      <w:r w:rsidR="009844A5" w:rsidRPr="00C30527">
        <w:rPr>
          <w:rFonts w:ascii="Times New Roman" w:hAnsi="Times New Roman" w:cs="Times New Roman"/>
          <w:sz w:val="24"/>
          <w:szCs w:val="24"/>
        </w:rPr>
        <w:t xml:space="preserve">., </w:t>
      </w:r>
      <w:r w:rsidR="009100BF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/>
          <w:sz w:val="24"/>
          <w:szCs w:val="24"/>
        </w:rPr>
        <w:t>link travel time</w:t>
      </w:r>
      <w:r w:rsidR="008D1D20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262E24" w:rsidRPr="00C30527">
        <w:rPr>
          <w:rFonts w:ascii="Times New Roman" w:hAnsi="Times New Roman" w:cs="Times New Roman"/>
          <w:sz w:val="24"/>
          <w:szCs w:val="24"/>
        </w:rPr>
        <w:t xml:space="preserve">This requirement contrasts </w:t>
      </w:r>
      <w:r w:rsidR="00E16198" w:rsidRPr="00C30527">
        <w:rPr>
          <w:rFonts w:ascii="Times New Roman" w:hAnsi="Times New Roman" w:cs="Times New Roman"/>
          <w:sz w:val="24"/>
          <w:szCs w:val="24"/>
        </w:rPr>
        <w:t xml:space="preserve">with </w:t>
      </w:r>
      <w:r w:rsidR="00262E24" w:rsidRPr="00C30527">
        <w:rPr>
          <w:rFonts w:ascii="Times New Roman" w:hAnsi="Times New Roman" w:cs="Times New Roman"/>
          <w:sz w:val="24"/>
          <w:szCs w:val="24"/>
        </w:rPr>
        <w:t xml:space="preserve">that </w:t>
      </w:r>
      <w:r w:rsidR="009100BF" w:rsidRPr="00C30527">
        <w:rPr>
          <w:rFonts w:ascii="Times New Roman" w:hAnsi="Times New Roman" w:cs="Times New Roman"/>
          <w:sz w:val="24"/>
          <w:szCs w:val="24"/>
        </w:rPr>
        <w:t>of</w:t>
      </w:r>
      <w:r w:rsidR="00262E24" w:rsidRPr="00C30527">
        <w:rPr>
          <w:rFonts w:ascii="Times New Roman" w:hAnsi="Times New Roman" w:cs="Times New Roman"/>
          <w:sz w:val="24"/>
          <w:szCs w:val="24"/>
        </w:rPr>
        <w:t xml:space="preserve"> r</w:t>
      </w:r>
      <w:r w:rsidR="00797BC9" w:rsidRPr="00C30527">
        <w:rPr>
          <w:rFonts w:ascii="Times New Roman" w:hAnsi="Times New Roman" w:cs="Times New Roman"/>
          <w:sz w:val="24"/>
          <w:szCs w:val="24"/>
        </w:rPr>
        <w:t>obust optimization-based traffic assignment</w:t>
      </w:r>
      <w:r w:rsidR="009100BF" w:rsidRPr="00C30527">
        <w:rPr>
          <w:rFonts w:ascii="Times New Roman" w:hAnsi="Times New Roman" w:cs="Times New Roman"/>
          <w:sz w:val="24"/>
          <w:szCs w:val="24"/>
        </w:rPr>
        <w:t>, which</w:t>
      </w:r>
      <w:r w:rsidR="00262E24" w:rsidRPr="00C30527">
        <w:rPr>
          <w:rFonts w:ascii="Times New Roman" w:hAnsi="Times New Roman" w:cs="Times New Roman"/>
          <w:sz w:val="24"/>
          <w:szCs w:val="24"/>
        </w:rPr>
        <w:t xml:space="preserve"> requires </w:t>
      </w:r>
      <w:r w:rsidR="00BD173B" w:rsidRPr="00C30527">
        <w:rPr>
          <w:rFonts w:ascii="Times New Roman" w:hAnsi="Times New Roman" w:cs="Times New Roman"/>
          <w:sz w:val="24"/>
          <w:szCs w:val="24"/>
        </w:rPr>
        <w:t xml:space="preserve">the modeler to </w:t>
      </w:r>
      <w:r w:rsidR="00C9774E" w:rsidRPr="00C30527">
        <w:rPr>
          <w:rFonts w:ascii="Times New Roman" w:hAnsi="Times New Roman" w:cs="Times New Roman"/>
          <w:sz w:val="24"/>
          <w:szCs w:val="24"/>
        </w:rPr>
        <w:t xml:space="preserve">explicitly </w:t>
      </w:r>
      <w:r w:rsidR="00E47A65" w:rsidRPr="00C30527">
        <w:rPr>
          <w:rFonts w:ascii="Times New Roman" w:hAnsi="Times New Roman" w:cs="Times New Roman"/>
          <w:sz w:val="24"/>
          <w:szCs w:val="24"/>
        </w:rPr>
        <w:t>defin</w:t>
      </w:r>
      <w:r w:rsidR="00BD173B" w:rsidRPr="00C30527">
        <w:rPr>
          <w:rFonts w:ascii="Times New Roman" w:hAnsi="Times New Roman" w:cs="Times New Roman"/>
          <w:sz w:val="24"/>
          <w:szCs w:val="24"/>
        </w:rPr>
        <w:t>e</w:t>
      </w:r>
      <w:r w:rsidR="00262E24" w:rsidRPr="00C30527">
        <w:rPr>
          <w:rFonts w:ascii="Times New Roman" w:hAnsi="Times New Roman" w:cs="Times New Roman"/>
          <w:sz w:val="24"/>
          <w:szCs w:val="24"/>
        </w:rPr>
        <w:t xml:space="preserve"> an uncertainty set </w:t>
      </w:r>
      <w:r w:rsidR="00BD173B" w:rsidRPr="00C30527">
        <w:rPr>
          <w:rFonts w:ascii="Times New Roman" w:hAnsi="Times New Roman" w:cs="Times New Roman"/>
          <w:sz w:val="24"/>
          <w:szCs w:val="24"/>
        </w:rPr>
        <w:t xml:space="preserve">to be, for example, the </w:t>
      </w:r>
      <w:r w:rsidR="00D027D4" w:rsidRPr="00C30527">
        <w:rPr>
          <w:rFonts w:ascii="Times New Roman" w:hAnsi="Times New Roman" w:cs="Times New Roman"/>
          <w:sz w:val="24"/>
          <w:szCs w:val="24"/>
        </w:rPr>
        <w:t>box or e</w:t>
      </w:r>
      <w:r w:rsidR="00D027D4" w:rsidRPr="00C30527">
        <w:rPr>
          <w:rStyle w:val="st1"/>
          <w:rFonts w:ascii="Times New Roman" w:hAnsi="Times New Roman" w:cs="Times New Roman"/>
          <w:sz w:val="24"/>
          <w:szCs w:val="24"/>
        </w:rPr>
        <w:t>llipsoidal uncertainty set</w:t>
      </w:r>
      <w:r w:rsidR="00BD173B" w:rsidRPr="00C30527">
        <w:rPr>
          <w:rStyle w:val="st1"/>
          <w:rFonts w:ascii="Times New Roman" w:hAnsi="Times New Roman" w:cs="Times New Roman"/>
          <w:sz w:val="24"/>
          <w:szCs w:val="24"/>
        </w:rPr>
        <w:t>,</w:t>
      </w:r>
      <w:r w:rsidR="00D027D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62E24" w:rsidRPr="00C30527">
        <w:rPr>
          <w:rFonts w:ascii="Times New Roman" w:hAnsi="Times New Roman" w:cs="Times New Roman"/>
          <w:sz w:val="24"/>
          <w:szCs w:val="24"/>
        </w:rPr>
        <w:t xml:space="preserve">for each </w:t>
      </w:r>
      <w:r w:rsidR="009844A5" w:rsidRPr="00C30527">
        <w:rPr>
          <w:rFonts w:ascii="Times New Roman" w:hAnsi="Times New Roman" w:cs="Times New Roman"/>
          <w:sz w:val="24"/>
          <w:szCs w:val="24"/>
        </w:rPr>
        <w:t>random variable</w:t>
      </w:r>
      <w:r w:rsidR="00262E24" w:rsidRPr="00C30527">
        <w:rPr>
          <w:rFonts w:ascii="Times New Roman" w:hAnsi="Times New Roman" w:cs="Times New Roman"/>
          <w:sz w:val="24"/>
          <w:szCs w:val="24"/>
        </w:rPr>
        <w:t>.</w:t>
      </w:r>
      <w:r w:rsidR="00797BC9" w:rsidRPr="00C305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07221" w:rsidRPr="00C30527" w:rsidRDefault="00807221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The VI</w:t>
      </w:r>
      <w:r w:rsidR="00AC4B9D" w:rsidRPr="00C30527">
        <w:rPr>
          <w:rFonts w:ascii="Times New Roman" w:hAnsi="Times New Roman" w:cs="Times New Roman"/>
          <w:sz w:val="24"/>
          <w:szCs w:val="24"/>
        </w:rPr>
        <w:t xml:space="preserve"> problem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GOTOBUTTON ZEqnNum673518 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REF ZEqnNum673518 \* Charformat \!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(19)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 xml:space="preserve"> is path</w:t>
      </w:r>
      <w:r w:rsidR="00E1619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based</w:t>
      </w:r>
      <w:r w:rsidR="004B27B8" w:rsidRPr="00C30527">
        <w:rPr>
          <w:rFonts w:ascii="Times New Roman" w:hAnsi="Times New Roman" w:cs="Times New Roman"/>
          <w:sz w:val="24"/>
          <w:szCs w:val="24"/>
        </w:rPr>
        <w:t xml:space="preserve"> (i.e., using path flows as decision variables) </w:t>
      </w:r>
      <w:r w:rsidRPr="00C30527">
        <w:rPr>
          <w:rFonts w:ascii="Times New Roman" w:hAnsi="Times New Roman" w:cs="Times New Roman"/>
          <w:sz w:val="24"/>
          <w:szCs w:val="24"/>
        </w:rPr>
        <w:t>and cannot be reformulated as link</w:t>
      </w:r>
      <w:r w:rsidR="00E1619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based</w:t>
      </w:r>
      <w:r w:rsidR="005B76A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B27B8" w:rsidRPr="00C30527">
        <w:rPr>
          <w:rFonts w:ascii="Times New Roman" w:hAnsi="Times New Roman" w:cs="Times New Roman"/>
          <w:sz w:val="24"/>
          <w:szCs w:val="24"/>
        </w:rPr>
        <w:t xml:space="preserve">(i.e., using link flows as decision variables) </w:t>
      </w:r>
      <w:r w:rsidR="00441EF1" w:rsidRPr="00C30527">
        <w:rPr>
          <w:rFonts w:ascii="Times New Roman" w:hAnsi="Times New Roman" w:cs="Times New Roman"/>
          <w:sz w:val="24"/>
          <w:szCs w:val="24"/>
        </w:rPr>
        <w:t>as</w:t>
      </w:r>
      <w:r w:rsidR="00E01CA0" w:rsidRPr="00C30527">
        <w:rPr>
          <w:rFonts w:ascii="Times New Roman" w:hAnsi="Times New Roman" w:cs="Times New Roman"/>
          <w:sz w:val="24"/>
          <w:szCs w:val="24"/>
        </w:rPr>
        <w:t xml:space="preserve"> in a classical UE </w:t>
      </w:r>
      <w:r w:rsidR="003F0438" w:rsidRPr="00C30527">
        <w:rPr>
          <w:rFonts w:ascii="Times New Roman" w:hAnsi="Times New Roman" w:cs="Times New Roman"/>
          <w:sz w:val="24"/>
          <w:szCs w:val="24"/>
        </w:rPr>
        <w:t>assignment</w:t>
      </w:r>
      <w:r w:rsidR="00441EF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AF5F00" w:rsidRPr="00C30527">
        <w:rPr>
          <w:rFonts w:ascii="Times New Roman" w:hAnsi="Times New Roman" w:cs="Times New Roman"/>
          <w:sz w:val="24"/>
          <w:szCs w:val="24"/>
        </w:rPr>
        <w:t xml:space="preserve">in general </w:t>
      </w:r>
      <w:r w:rsidR="005B76A0" w:rsidRPr="00C30527">
        <w:rPr>
          <w:rFonts w:ascii="Times New Roman" w:hAnsi="Times New Roman" w:cs="Times New Roman"/>
          <w:sz w:val="24"/>
          <w:szCs w:val="24"/>
        </w:rPr>
        <w:t xml:space="preserve">because </w:t>
      </w:r>
    </w:p>
    <w:p w:rsidR="005B76A0" w:rsidRPr="00C30527" w:rsidRDefault="00E16198" w:rsidP="00C30527">
      <w:pPr>
        <w:pStyle w:val="ListParagraph"/>
        <w:widowControl/>
        <w:numPr>
          <w:ilvl w:val="0"/>
          <w:numId w:val="10"/>
        </w:numPr>
        <w:autoSpaceDE w:val="0"/>
        <w:autoSpaceDN w:val="0"/>
        <w:adjustRightInd w:val="0"/>
        <w:snapToGrid w:val="0"/>
        <w:ind w:firstLineChars="0"/>
        <w:rPr>
          <w:rFonts w:ascii="Times New Roman" w:hAnsi="Times New Roman" w:cs="Times New Roman"/>
          <w:bCs/>
          <w:kern w:val="0"/>
          <w:sz w:val="24"/>
          <w:szCs w:val="24"/>
        </w:rPr>
      </w:pPr>
      <w:r w:rsidRPr="00C30527">
        <w:rPr>
          <w:rFonts w:ascii="Times New Roman" w:hAnsi="Times New Roman" w:cs="Times New Roman"/>
          <w:bCs/>
          <w:kern w:val="0"/>
          <w:sz w:val="24"/>
          <w:szCs w:val="24"/>
        </w:rPr>
        <w:t>t</w:t>
      </w:r>
      <w:r w:rsidR="0023015A" w:rsidRPr="00C30527">
        <w:rPr>
          <w:rFonts w:ascii="Times New Roman" w:hAnsi="Times New Roman" w:cs="Times New Roman"/>
          <w:bCs/>
          <w:kern w:val="0"/>
          <w:sz w:val="24"/>
          <w:szCs w:val="24"/>
        </w:rPr>
        <w:t xml:space="preserve">here are </w:t>
      </w:r>
      <w:r w:rsidR="005B76A0" w:rsidRPr="00C30527">
        <w:rPr>
          <w:rFonts w:ascii="Times New Roman" w:hAnsi="Times New Roman" w:cs="Times New Roman"/>
          <w:bCs/>
          <w:kern w:val="0"/>
          <w:sz w:val="24"/>
          <w:szCs w:val="24"/>
        </w:rPr>
        <w:t xml:space="preserve">correlations among </w:t>
      </w:r>
      <w:r w:rsidR="00F7228C" w:rsidRPr="00C30527">
        <w:rPr>
          <w:rFonts w:ascii="Times New Roman" w:hAnsi="Times New Roman" w:cs="Times New Roman"/>
          <w:bCs/>
          <w:kern w:val="0"/>
          <w:sz w:val="24"/>
          <w:szCs w:val="24"/>
        </w:rPr>
        <w:t>link travel times</w:t>
      </w:r>
      <w:r w:rsidR="005B76A0" w:rsidRPr="00C30527">
        <w:rPr>
          <w:rFonts w:ascii="Times New Roman" w:hAnsi="Times New Roman" w:cs="Times New Roman"/>
          <w:bCs/>
          <w:kern w:val="0"/>
          <w:sz w:val="24"/>
          <w:szCs w:val="24"/>
        </w:rPr>
        <w:t xml:space="preserve">, and </w:t>
      </w:r>
    </w:p>
    <w:p w:rsidR="004B27B8" w:rsidRPr="00C30527" w:rsidRDefault="00E16198" w:rsidP="00C30527">
      <w:pPr>
        <w:pStyle w:val="ListParagraph"/>
        <w:widowControl/>
        <w:numPr>
          <w:ilvl w:val="0"/>
          <w:numId w:val="10"/>
        </w:numPr>
        <w:autoSpaceDE w:val="0"/>
        <w:autoSpaceDN w:val="0"/>
        <w:adjustRightInd w:val="0"/>
        <w:snapToGrid w:val="0"/>
        <w:ind w:firstLineChars="0"/>
        <w:rPr>
          <w:rFonts w:ascii="Times New Roman" w:hAnsi="Times New Roman" w:cs="Times New Roman"/>
          <w:bCs/>
          <w:kern w:val="0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Cs/>
          <w:kern w:val="0"/>
          <w:sz w:val="24"/>
          <w:szCs w:val="24"/>
        </w:rPr>
        <w:t>e</w:t>
      </w:r>
      <w:r w:rsidR="004B27B8" w:rsidRPr="00C30527">
        <w:rPr>
          <w:rFonts w:ascii="Times New Roman" w:hAnsi="Times New Roman" w:cs="Times New Roman"/>
          <w:bCs/>
          <w:kern w:val="0"/>
          <w:sz w:val="24"/>
          <w:szCs w:val="24"/>
        </w:rPr>
        <w:t>ven</w:t>
      </w:r>
      <w:proofErr w:type="gramEnd"/>
      <w:r w:rsidR="00F40550" w:rsidRPr="00C30527">
        <w:rPr>
          <w:rFonts w:ascii="Times New Roman" w:hAnsi="Times New Roman" w:cs="Times New Roman"/>
          <w:bCs/>
          <w:kern w:val="0"/>
          <w:sz w:val="24"/>
          <w:szCs w:val="24"/>
        </w:rPr>
        <w:t xml:space="preserve"> if</w:t>
      </w:r>
      <w:r w:rsidR="004B27B8" w:rsidRPr="00C30527">
        <w:rPr>
          <w:rFonts w:ascii="Times New Roman" w:hAnsi="Times New Roman" w:cs="Times New Roman"/>
          <w:bCs/>
          <w:kern w:val="0"/>
          <w:sz w:val="24"/>
          <w:szCs w:val="24"/>
        </w:rPr>
        <w:t xml:space="preserve"> there </w:t>
      </w:r>
      <w:r w:rsidR="00037D20" w:rsidRPr="00C30527">
        <w:rPr>
          <w:rFonts w:ascii="Times New Roman" w:hAnsi="Times New Roman" w:cs="Times New Roman"/>
          <w:bCs/>
          <w:kern w:val="0"/>
          <w:sz w:val="24"/>
          <w:szCs w:val="24"/>
        </w:rPr>
        <w:t>are</w:t>
      </w:r>
      <w:r w:rsidR="004B27B8" w:rsidRPr="00C30527">
        <w:rPr>
          <w:rFonts w:ascii="Times New Roman" w:hAnsi="Times New Roman" w:cs="Times New Roman"/>
          <w:bCs/>
          <w:kern w:val="0"/>
          <w:sz w:val="24"/>
          <w:szCs w:val="24"/>
        </w:rPr>
        <w:t xml:space="preserve"> no correlation</w:t>
      </w:r>
      <w:r w:rsidR="009E2BB3" w:rsidRPr="00C30527">
        <w:rPr>
          <w:rFonts w:ascii="Times New Roman" w:hAnsi="Times New Roman" w:cs="Times New Roman"/>
          <w:bCs/>
          <w:kern w:val="0"/>
          <w:sz w:val="24"/>
          <w:szCs w:val="24"/>
        </w:rPr>
        <w:t>s</w:t>
      </w:r>
      <w:r w:rsidR="004B27B8" w:rsidRPr="00C30527">
        <w:rPr>
          <w:rFonts w:ascii="Times New Roman" w:hAnsi="Times New Roman" w:cs="Times New Roman"/>
          <w:bCs/>
          <w:kern w:val="0"/>
          <w:sz w:val="24"/>
          <w:szCs w:val="24"/>
        </w:rPr>
        <w:t xml:space="preserve"> among link travel times, path </w:t>
      </w:r>
      <w:r w:rsidR="00742DE2" w:rsidRPr="00C30527">
        <w:rPr>
          <w:rFonts w:ascii="Times New Roman" w:hAnsi="Times New Roman" w:cs="Times New Roman"/>
          <w:bCs/>
          <w:kern w:val="0"/>
          <w:sz w:val="24"/>
          <w:szCs w:val="24"/>
        </w:rPr>
        <w:t>TTB</w:t>
      </w:r>
      <w:r w:rsidR="004B27B8" w:rsidRPr="00C30527">
        <w:rPr>
          <w:rFonts w:ascii="Times New Roman" w:hAnsi="Times New Roman" w:cs="Times New Roman"/>
          <w:bCs/>
          <w:kern w:val="0"/>
          <w:sz w:val="24"/>
          <w:szCs w:val="24"/>
        </w:rPr>
        <w:t xml:space="preserve">s are not link </w:t>
      </w:r>
      <w:r w:rsidR="003656A2" w:rsidRPr="00C30527">
        <w:rPr>
          <w:rFonts w:ascii="Times New Roman" w:hAnsi="Times New Roman" w:cs="Times New Roman"/>
          <w:bCs/>
          <w:kern w:val="0"/>
          <w:sz w:val="24"/>
          <w:szCs w:val="24"/>
        </w:rPr>
        <w:t>separable</w:t>
      </w:r>
      <w:r w:rsidR="004B27B8" w:rsidRPr="00C30527">
        <w:rPr>
          <w:rFonts w:ascii="Times New Roman" w:hAnsi="Times New Roman" w:cs="Times New Roman"/>
          <w:bCs/>
          <w:kern w:val="0"/>
          <w:sz w:val="24"/>
          <w:szCs w:val="24"/>
        </w:rPr>
        <w:t>.</w:t>
      </w:r>
    </w:p>
    <w:p w:rsidR="004A484E" w:rsidRPr="00C30527" w:rsidRDefault="00037D20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These properties </w:t>
      </w:r>
      <w:r w:rsidR="0023015A" w:rsidRPr="00C30527">
        <w:rPr>
          <w:rFonts w:ascii="Times New Roman" w:hAnsi="Times New Roman" w:cs="Times New Roman"/>
          <w:sz w:val="24"/>
          <w:szCs w:val="24"/>
        </w:rPr>
        <w:t>make deriv</w:t>
      </w:r>
      <w:r w:rsidR="00E16198" w:rsidRPr="00C30527">
        <w:rPr>
          <w:rFonts w:ascii="Times New Roman" w:hAnsi="Times New Roman" w:cs="Times New Roman"/>
          <w:sz w:val="24"/>
          <w:szCs w:val="24"/>
        </w:rPr>
        <w:t>ation of</w:t>
      </w:r>
      <w:r w:rsidR="0023015A"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r w:rsidR="00484F62" w:rsidRPr="00C30527">
        <w:rPr>
          <w:rFonts w:ascii="Times New Roman" w:hAnsi="Times New Roman" w:cs="Times New Roman"/>
          <w:sz w:val="24"/>
          <w:szCs w:val="24"/>
        </w:rPr>
        <w:t xml:space="preserve">upper bound of the </w:t>
      </w:r>
      <w:proofErr w:type="spellStart"/>
      <w:r w:rsidR="0023015A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23015A" w:rsidRPr="00C30527">
        <w:rPr>
          <w:rFonts w:ascii="Times New Roman" w:hAnsi="Times New Roman" w:cs="Times New Roman"/>
          <w:sz w:val="24"/>
          <w:szCs w:val="24"/>
        </w:rPr>
        <w:t xml:space="preserve"> for RUE </w:t>
      </w:r>
      <w:r w:rsidR="003656A2" w:rsidRPr="00C30527">
        <w:rPr>
          <w:rFonts w:ascii="Times New Roman" w:hAnsi="Times New Roman" w:cs="Times New Roman"/>
          <w:sz w:val="24"/>
          <w:szCs w:val="24"/>
        </w:rPr>
        <w:t xml:space="preserve">assignment </w:t>
      </w:r>
      <w:r w:rsidR="0023015A" w:rsidRPr="00C30527">
        <w:rPr>
          <w:rFonts w:ascii="Times New Roman" w:hAnsi="Times New Roman" w:cs="Times New Roman"/>
          <w:sz w:val="24"/>
          <w:szCs w:val="24"/>
        </w:rPr>
        <w:t>difficult</w:t>
      </w:r>
      <w:r w:rsidR="00E16198" w:rsidRPr="00C30527">
        <w:rPr>
          <w:rFonts w:ascii="Times New Roman" w:hAnsi="Times New Roman" w:cs="Times New Roman"/>
          <w:sz w:val="24"/>
          <w:szCs w:val="24"/>
        </w:rPr>
        <w:t>,</w:t>
      </w:r>
      <w:r w:rsidR="0023015A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E16198" w:rsidRPr="00C30527">
        <w:rPr>
          <w:rFonts w:ascii="Times New Roman" w:hAnsi="Times New Roman" w:cs="Times New Roman"/>
          <w:sz w:val="24"/>
          <w:szCs w:val="24"/>
        </w:rPr>
        <w:t xml:space="preserve">we are </w:t>
      </w:r>
      <w:r w:rsidR="003656A2" w:rsidRPr="00C30527">
        <w:rPr>
          <w:rFonts w:ascii="Times New Roman" w:hAnsi="Times New Roman" w:cs="Times New Roman"/>
          <w:sz w:val="24"/>
          <w:szCs w:val="24"/>
        </w:rPr>
        <w:t>un</w:t>
      </w:r>
      <w:r w:rsidR="0023015A" w:rsidRPr="00C30527">
        <w:rPr>
          <w:rFonts w:ascii="Times New Roman" w:hAnsi="Times New Roman" w:cs="Times New Roman"/>
          <w:sz w:val="24"/>
          <w:szCs w:val="24"/>
        </w:rPr>
        <w:t xml:space="preserve">able to follow </w:t>
      </w:r>
      <w:r w:rsidR="003656A2" w:rsidRPr="00C30527">
        <w:rPr>
          <w:rFonts w:ascii="Times New Roman" w:hAnsi="Times New Roman" w:cs="Times New Roman"/>
          <w:sz w:val="24"/>
          <w:szCs w:val="24"/>
        </w:rPr>
        <w:t>the derivation</w:t>
      </w:r>
      <w:r w:rsidR="0023015A" w:rsidRPr="00C30527">
        <w:rPr>
          <w:rFonts w:ascii="Times New Roman" w:hAnsi="Times New Roman" w:cs="Times New Roman"/>
          <w:sz w:val="24"/>
          <w:szCs w:val="24"/>
        </w:rPr>
        <w:t xml:space="preserve"> for the classical </w:t>
      </w:r>
      <w:r w:rsidR="00E01CA0" w:rsidRPr="00C30527">
        <w:rPr>
          <w:rFonts w:ascii="Times New Roman" w:hAnsi="Times New Roman" w:cs="Times New Roman"/>
          <w:sz w:val="24"/>
          <w:szCs w:val="24"/>
        </w:rPr>
        <w:t>UE assignment</w:t>
      </w:r>
      <w:r w:rsidR="0023015A" w:rsidRPr="00C30527">
        <w:rPr>
          <w:rFonts w:ascii="Times New Roman" w:hAnsi="Times New Roman" w:cs="Times New Roman"/>
          <w:sz w:val="24"/>
          <w:szCs w:val="24"/>
        </w:rPr>
        <w:t xml:space="preserve"> directly. </w:t>
      </w:r>
      <w:r w:rsidR="00AF5F00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13572C" w:rsidRPr="00C30527">
        <w:rPr>
          <w:rFonts w:ascii="Times New Roman" w:hAnsi="Times New Roman" w:cs="Times New Roman"/>
          <w:sz w:val="24"/>
          <w:szCs w:val="24"/>
        </w:rPr>
        <w:t xml:space="preserve">two </w:t>
      </w:r>
      <w:r w:rsidR="00AF5F00" w:rsidRPr="00C30527">
        <w:rPr>
          <w:rFonts w:ascii="Times New Roman" w:hAnsi="Times New Roman" w:cs="Times New Roman"/>
          <w:sz w:val="24"/>
          <w:szCs w:val="24"/>
        </w:rPr>
        <w:t>exception</w:t>
      </w:r>
      <w:r w:rsidR="00803E7E" w:rsidRPr="00C30527">
        <w:rPr>
          <w:rFonts w:ascii="Times New Roman" w:hAnsi="Times New Roman" w:cs="Times New Roman"/>
          <w:sz w:val="24"/>
          <w:szCs w:val="24"/>
        </w:rPr>
        <w:t>s</w:t>
      </w:r>
      <w:r w:rsidR="00AF5F0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03E7E" w:rsidRPr="00C30527">
        <w:rPr>
          <w:rFonts w:ascii="Times New Roman" w:hAnsi="Times New Roman" w:cs="Times New Roman"/>
          <w:sz w:val="24"/>
          <w:szCs w:val="24"/>
        </w:rPr>
        <w:t>are</w:t>
      </w:r>
      <w:r w:rsidR="00AF5F00" w:rsidRPr="00C30527">
        <w:rPr>
          <w:rFonts w:ascii="Times New Roman" w:hAnsi="Times New Roman" w:cs="Times New Roman"/>
          <w:sz w:val="24"/>
          <w:szCs w:val="24"/>
        </w:rPr>
        <w:t xml:space="preserve"> that when there is no supply uncertainty</w:t>
      </w:r>
      <w:r w:rsidR="00803E7E" w:rsidRPr="00C30527">
        <w:rPr>
          <w:rFonts w:ascii="Times New Roman" w:hAnsi="Times New Roman" w:cs="Times New Roman"/>
          <w:sz w:val="24"/>
          <w:szCs w:val="24"/>
        </w:rPr>
        <w:t xml:space="preserve"> (i.e., link travel time variances and </w:t>
      </w:r>
      <w:proofErr w:type="spellStart"/>
      <w:r w:rsidR="00803E7E" w:rsidRPr="00C30527">
        <w:rPr>
          <w:rFonts w:ascii="Times New Roman" w:hAnsi="Times New Roman" w:cs="Times New Roman"/>
          <w:sz w:val="24"/>
          <w:szCs w:val="24"/>
        </w:rPr>
        <w:t>covariances</w:t>
      </w:r>
      <w:proofErr w:type="spellEnd"/>
      <w:r w:rsidR="00803E7E" w:rsidRPr="00C30527">
        <w:rPr>
          <w:rFonts w:ascii="Times New Roman" w:hAnsi="Times New Roman" w:cs="Times New Roman"/>
          <w:sz w:val="24"/>
          <w:szCs w:val="24"/>
        </w:rPr>
        <w:t xml:space="preserve"> are null) </w:t>
      </w:r>
      <w:r w:rsidR="00AF5F00" w:rsidRPr="00C30527">
        <w:rPr>
          <w:rFonts w:ascii="Times New Roman" w:hAnsi="Times New Roman" w:cs="Times New Roman"/>
          <w:sz w:val="24"/>
          <w:szCs w:val="24"/>
        </w:rPr>
        <w:t xml:space="preserve">or when </w:t>
      </w:r>
      <w:r w:rsidR="00AF5F00" w:rsidRPr="00C30527">
        <w:rPr>
          <w:rFonts w:ascii="Times New Roman" w:hAnsi="Times New Roman"/>
          <w:noProof/>
          <w:position w:val="-6"/>
          <w:sz w:val="24"/>
          <w:szCs w:val="24"/>
        </w:rPr>
        <w:drawing>
          <wp:inline distT="0" distB="0" distL="0" distR="0" wp14:anchorId="098CC5B8" wp14:editId="7889D405">
            <wp:extent cx="130810" cy="167005"/>
            <wp:effectExtent l="0" t="0" r="2540" b="4445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5F00" w:rsidRPr="00C30527">
        <w:rPr>
          <w:rFonts w:ascii="Times New Roman" w:hAnsi="Times New Roman" w:cs="Times New Roman"/>
          <w:sz w:val="24"/>
          <w:szCs w:val="24"/>
        </w:rPr>
        <w:t xml:space="preserve"> equals zero, </w:t>
      </w:r>
      <w:r w:rsidR="00AC4B9D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AF5F00" w:rsidRPr="00C30527">
        <w:rPr>
          <w:rFonts w:ascii="Times New Roman" w:hAnsi="Times New Roman" w:cs="Times New Roman"/>
          <w:sz w:val="24"/>
          <w:szCs w:val="24"/>
        </w:rPr>
        <w:t>VI</w:t>
      </w:r>
      <w:r w:rsidR="00AC4B9D" w:rsidRPr="00C30527">
        <w:rPr>
          <w:rFonts w:ascii="Times New Roman" w:hAnsi="Times New Roman" w:cs="Times New Roman"/>
          <w:sz w:val="24"/>
          <w:szCs w:val="24"/>
        </w:rPr>
        <w:t xml:space="preserve"> problem</w:t>
      </w:r>
      <w:r w:rsidR="00AF5F0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GOTOBUTTON ZEqnNum673518 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REF ZEqnNum673518 \* Charformat \!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(19)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B727D8" w:rsidRPr="00C30527">
        <w:rPr>
          <w:rFonts w:ascii="Times New Roman" w:hAnsi="Times New Roman" w:cs="Times New Roman"/>
          <w:sz w:val="24"/>
          <w:szCs w:val="24"/>
        </w:rPr>
        <w:t xml:space="preserve"> can be reduced to a classical UE assignment, which can be expressed as </w:t>
      </w:r>
      <w:r w:rsidR="00803E7E" w:rsidRPr="00C30527">
        <w:rPr>
          <w:rFonts w:ascii="Times New Roman" w:hAnsi="Times New Roman" w:cs="Times New Roman"/>
          <w:sz w:val="24"/>
          <w:szCs w:val="24"/>
        </w:rPr>
        <w:t xml:space="preserve">a </w:t>
      </w:r>
      <w:r w:rsidR="00B727D8" w:rsidRPr="00C30527">
        <w:rPr>
          <w:rFonts w:ascii="Times New Roman" w:hAnsi="Times New Roman" w:cs="Times New Roman"/>
          <w:sz w:val="24"/>
          <w:szCs w:val="24"/>
        </w:rPr>
        <w:t>link-based</w:t>
      </w:r>
      <w:r w:rsidR="00803E7E" w:rsidRPr="00C30527">
        <w:rPr>
          <w:rFonts w:ascii="Times New Roman" w:hAnsi="Times New Roman" w:cs="Times New Roman"/>
          <w:sz w:val="24"/>
          <w:szCs w:val="24"/>
        </w:rPr>
        <w:t xml:space="preserve"> VI problem</w:t>
      </w:r>
      <w:r w:rsidR="00B727D8" w:rsidRPr="00C30527">
        <w:rPr>
          <w:rFonts w:ascii="Times New Roman" w:hAnsi="Times New Roman" w:cs="Times New Roman"/>
          <w:sz w:val="24"/>
          <w:szCs w:val="24"/>
        </w:rPr>
        <w:t>.</w:t>
      </w:r>
      <w:r w:rsidR="00AF5F00" w:rsidRPr="00C305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50260" w:rsidRPr="00C30527" w:rsidRDefault="00050260" w:rsidP="00C30527">
      <w:pPr>
        <w:tabs>
          <w:tab w:val="center" w:pos="4536"/>
          <w:tab w:val="right" w:pos="9072"/>
        </w:tabs>
        <w:snapToGrid w:val="0"/>
        <w:ind w:firstLineChars="100" w:firstLine="240"/>
        <w:rPr>
          <w:rFonts w:ascii="Times New Roman" w:hAnsi="Times New Roman" w:cs="Times New Roman"/>
          <w:sz w:val="24"/>
          <w:szCs w:val="24"/>
        </w:rPr>
      </w:pPr>
    </w:p>
    <w:p w:rsidR="00AC45DB" w:rsidRPr="00C30527" w:rsidRDefault="00AC45DB" w:rsidP="00C30527">
      <w:pPr>
        <w:pStyle w:val="Heading2"/>
        <w:tabs>
          <w:tab w:val="center" w:pos="4536"/>
          <w:tab w:val="right" w:pos="9072"/>
        </w:tabs>
        <w:snapToGrid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3.</w:t>
      </w:r>
      <w:r w:rsidR="005F0216" w:rsidRPr="00C30527">
        <w:rPr>
          <w:rFonts w:ascii="Times New Roman" w:hAnsi="Times New Roman" w:cs="Times New Roman"/>
          <w:sz w:val="24"/>
          <w:szCs w:val="24"/>
        </w:rPr>
        <w:t>4</w:t>
      </w:r>
      <w:r w:rsidRPr="00C30527">
        <w:rPr>
          <w:rFonts w:ascii="Times New Roman" w:hAnsi="Times New Roman" w:cs="Times New Roman"/>
          <w:sz w:val="24"/>
          <w:szCs w:val="24"/>
        </w:rPr>
        <w:t xml:space="preserve">. Total system travel time budget </w:t>
      </w:r>
      <w:r w:rsidR="009100BF" w:rsidRPr="00C30527">
        <w:rPr>
          <w:rFonts w:ascii="Times New Roman" w:hAnsi="Times New Roman" w:cs="Times New Roman"/>
          <w:sz w:val="24"/>
          <w:szCs w:val="24"/>
        </w:rPr>
        <w:t>and</w:t>
      </w:r>
      <w:r w:rsidRPr="00C30527">
        <w:rPr>
          <w:rFonts w:ascii="Times New Roman" w:hAnsi="Times New Roman" w:cs="Times New Roman"/>
          <w:sz w:val="24"/>
          <w:szCs w:val="24"/>
        </w:rPr>
        <w:t xml:space="preserve"> reliability-based system optimum assignment</w:t>
      </w:r>
    </w:p>
    <w:p w:rsidR="0010728C" w:rsidRPr="00C30527" w:rsidRDefault="009100BF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b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>W</w:t>
      </w:r>
      <w:r w:rsidR="00AC45DB" w:rsidRPr="00C30527">
        <w:rPr>
          <w:rFonts w:ascii="Times New Roman" w:hAnsi="Times New Roman" w:hint="eastAsia"/>
          <w:sz w:val="24"/>
          <w:szCs w:val="24"/>
        </w:rPr>
        <w:t xml:space="preserve">ithout </w:t>
      </w:r>
      <w:r w:rsidR="00AC45DB" w:rsidRPr="00C30527">
        <w:rPr>
          <w:rFonts w:ascii="Times New Roman" w:hAnsi="Times New Roman"/>
          <w:sz w:val="24"/>
          <w:szCs w:val="24"/>
        </w:rPr>
        <w:t xml:space="preserve">considering </w:t>
      </w:r>
      <w:r w:rsidR="00AC45DB" w:rsidRPr="00C30527">
        <w:rPr>
          <w:rFonts w:ascii="Times New Roman" w:hAnsi="Times New Roman" w:hint="eastAsia"/>
          <w:sz w:val="24"/>
          <w:szCs w:val="24"/>
        </w:rPr>
        <w:t>uncertainty</w:t>
      </w:r>
      <w:r w:rsidRPr="00C30527">
        <w:rPr>
          <w:rFonts w:ascii="Times New Roman" w:hAnsi="Times New Roman"/>
          <w:sz w:val="24"/>
          <w:szCs w:val="24"/>
        </w:rPr>
        <w:t xml:space="preserve"> in traffic assignment</w:t>
      </w:r>
      <w:r w:rsidR="00AC45DB" w:rsidRPr="00C30527">
        <w:rPr>
          <w:rFonts w:ascii="Times New Roman" w:hAnsi="Times New Roman"/>
          <w:sz w:val="24"/>
          <w:szCs w:val="24"/>
        </w:rPr>
        <w:t xml:space="preserve">, the </w:t>
      </w:r>
      <w:r w:rsidR="002902B9" w:rsidRPr="00C30527">
        <w:rPr>
          <w:rFonts w:ascii="Times New Roman" w:hAnsi="Times New Roman"/>
          <w:sz w:val="24"/>
          <w:szCs w:val="24"/>
        </w:rPr>
        <w:t xml:space="preserve">classical </w:t>
      </w:r>
      <w:r w:rsidR="00AC45DB" w:rsidRPr="00C30527">
        <w:rPr>
          <w:rFonts w:ascii="Times New Roman" w:hAnsi="Times New Roman"/>
          <w:sz w:val="24"/>
          <w:szCs w:val="24"/>
        </w:rPr>
        <w:t xml:space="preserve">system </w:t>
      </w:r>
      <w:r w:rsidR="00E608C4" w:rsidRPr="00C30527">
        <w:rPr>
          <w:rFonts w:ascii="Times New Roman" w:hAnsi="Times New Roman"/>
          <w:sz w:val="24"/>
          <w:szCs w:val="24"/>
        </w:rPr>
        <w:t>performance</w:t>
      </w:r>
      <w:r w:rsidR="00AC45DB" w:rsidRPr="00C30527">
        <w:rPr>
          <w:rFonts w:ascii="Times New Roman" w:hAnsi="Times New Roman"/>
          <w:sz w:val="24"/>
          <w:szCs w:val="24"/>
        </w:rPr>
        <w:t xml:space="preserve"> </w:t>
      </w:r>
      <w:r w:rsidRPr="00C30527">
        <w:rPr>
          <w:rFonts w:ascii="Times New Roman" w:hAnsi="Times New Roman"/>
          <w:sz w:val="24"/>
          <w:szCs w:val="24"/>
        </w:rPr>
        <w:t xml:space="preserve">measure </w:t>
      </w:r>
      <w:r w:rsidR="00AC45DB" w:rsidRPr="00C30527">
        <w:rPr>
          <w:rFonts w:ascii="Times New Roman" w:hAnsi="Times New Roman" w:hint="eastAsia"/>
          <w:sz w:val="24"/>
          <w:szCs w:val="24"/>
        </w:rPr>
        <w:t xml:space="preserve">is </w:t>
      </w:r>
      <w:r w:rsidR="00AC45DB" w:rsidRPr="00C30527">
        <w:rPr>
          <w:rFonts w:ascii="Times New Roman" w:hAnsi="Times New Roman"/>
          <w:sz w:val="24"/>
          <w:szCs w:val="24"/>
        </w:rPr>
        <w:t>the TSTT</w:t>
      </w:r>
      <w:r w:rsidR="00AC45DB" w:rsidRPr="00C30527">
        <w:rPr>
          <w:rFonts w:ascii="Times New Roman" w:hAnsi="Times New Roman" w:hint="eastAsia"/>
          <w:sz w:val="24"/>
          <w:szCs w:val="24"/>
        </w:rPr>
        <w:t xml:space="preserve">. </w:t>
      </w:r>
      <w:r w:rsidR="00305FF0" w:rsidRPr="00C30527">
        <w:rPr>
          <w:rFonts w:ascii="Times New Roman" w:hAnsi="Times New Roman"/>
          <w:sz w:val="24"/>
          <w:szCs w:val="24"/>
        </w:rPr>
        <w:t>T</w:t>
      </w:r>
      <w:r w:rsidR="00AC45DB" w:rsidRPr="00C30527">
        <w:rPr>
          <w:rFonts w:ascii="Times New Roman" w:hAnsi="Times New Roman"/>
          <w:sz w:val="24"/>
          <w:szCs w:val="24"/>
        </w:rPr>
        <w:t xml:space="preserve">he TSTT </w:t>
      </w:r>
      <w:r w:rsidR="00970CF2" w:rsidRPr="00C30527">
        <w:rPr>
          <w:rFonts w:ascii="Times New Roman" w:hAnsi="Times New Roman"/>
          <w:sz w:val="24"/>
          <w:szCs w:val="24"/>
        </w:rPr>
        <w:t xml:space="preserve">under </w:t>
      </w:r>
      <w:r w:rsidR="00AC45DB" w:rsidRPr="00C30527">
        <w:rPr>
          <w:rFonts w:ascii="Times New Roman" w:hAnsi="Times New Roman"/>
          <w:sz w:val="24"/>
          <w:szCs w:val="24"/>
        </w:rPr>
        <w:t xml:space="preserve">SO </w:t>
      </w:r>
      <w:r w:rsidR="00970CF2" w:rsidRPr="00C30527">
        <w:rPr>
          <w:rFonts w:ascii="Times New Roman" w:hAnsi="Times New Roman"/>
          <w:sz w:val="24"/>
          <w:szCs w:val="24"/>
        </w:rPr>
        <w:t xml:space="preserve">traffic assignment </w:t>
      </w:r>
      <w:r w:rsidR="00AC45DB" w:rsidRPr="00C30527">
        <w:rPr>
          <w:rFonts w:ascii="Times New Roman" w:hAnsi="Times New Roman"/>
          <w:sz w:val="24"/>
          <w:szCs w:val="24"/>
        </w:rPr>
        <w:t xml:space="preserve">has the </w:t>
      </w:r>
      <w:r w:rsidR="00E608C4" w:rsidRPr="00C30527">
        <w:rPr>
          <w:rFonts w:ascii="Times New Roman" w:hAnsi="Times New Roman"/>
          <w:sz w:val="24"/>
          <w:szCs w:val="24"/>
        </w:rPr>
        <w:t xml:space="preserve">best system performance </w:t>
      </w:r>
      <w:r w:rsidR="00AC45DB" w:rsidRPr="00C30527">
        <w:rPr>
          <w:rFonts w:ascii="Times New Roman" w:hAnsi="Times New Roman" w:hint="eastAsia"/>
          <w:sz w:val="24"/>
          <w:szCs w:val="24"/>
        </w:rPr>
        <w:t>because</w:t>
      </w:r>
      <w:r w:rsidR="00AC45DB" w:rsidRPr="00C30527">
        <w:rPr>
          <w:rFonts w:ascii="Times New Roman" w:hAnsi="Times New Roman"/>
          <w:sz w:val="24"/>
          <w:szCs w:val="24"/>
        </w:rPr>
        <w:t xml:space="preserve"> </w:t>
      </w:r>
      <w:r w:rsidR="00970CF2" w:rsidRPr="00C30527">
        <w:rPr>
          <w:rFonts w:ascii="Times New Roman" w:hAnsi="Times New Roman"/>
          <w:sz w:val="24"/>
          <w:szCs w:val="24"/>
        </w:rPr>
        <w:t>the TSTT</w:t>
      </w:r>
      <w:r w:rsidR="00970CF2" w:rsidRPr="00C30527">
        <w:rPr>
          <w:rFonts w:ascii="Times New Roman" w:hAnsi="Times New Roman" w:hint="eastAsia"/>
          <w:sz w:val="24"/>
          <w:szCs w:val="24"/>
        </w:rPr>
        <w:t xml:space="preserve"> </w:t>
      </w:r>
      <w:r w:rsidR="00AC45DB" w:rsidRPr="00C30527">
        <w:rPr>
          <w:rFonts w:ascii="Times New Roman" w:hAnsi="Times New Roman" w:hint="eastAsia"/>
          <w:sz w:val="24"/>
          <w:szCs w:val="24"/>
        </w:rPr>
        <w:t>has been minimized.</w:t>
      </w:r>
      <w:r w:rsidR="00AC45DB" w:rsidRPr="00C30527">
        <w:rPr>
          <w:rFonts w:ascii="Times New Roman" w:hAnsi="Times New Roman"/>
          <w:sz w:val="24"/>
          <w:szCs w:val="24"/>
        </w:rPr>
        <w:t xml:space="preserve"> For a network with supply uncertainty, it is essential for the system manager </w:t>
      </w:r>
      <w:r w:rsidR="001B7B9B" w:rsidRPr="00C30527">
        <w:rPr>
          <w:rFonts w:ascii="Times New Roman" w:hAnsi="Times New Roman"/>
          <w:sz w:val="24"/>
          <w:szCs w:val="24"/>
        </w:rPr>
        <w:t>to be risk</w:t>
      </w:r>
      <w:r w:rsidR="00E47A65" w:rsidRPr="00C30527">
        <w:rPr>
          <w:rFonts w:ascii="Times New Roman" w:hAnsi="Times New Roman"/>
          <w:sz w:val="24"/>
          <w:szCs w:val="24"/>
        </w:rPr>
        <w:t xml:space="preserve"> </w:t>
      </w:r>
      <w:r w:rsidR="001B7B9B" w:rsidRPr="00C30527">
        <w:rPr>
          <w:rFonts w:ascii="Times New Roman" w:hAnsi="Times New Roman"/>
          <w:sz w:val="24"/>
          <w:szCs w:val="24"/>
        </w:rPr>
        <w:t xml:space="preserve">averse </w:t>
      </w:r>
      <w:r w:rsidR="00AC45DB" w:rsidRPr="00C30527">
        <w:rPr>
          <w:rFonts w:ascii="Times New Roman" w:hAnsi="Times New Roman"/>
          <w:sz w:val="24"/>
          <w:szCs w:val="24"/>
        </w:rPr>
        <w:t xml:space="preserve">to </w:t>
      </w:r>
      <w:r w:rsidR="00E47A65" w:rsidRPr="00C30527">
        <w:rPr>
          <w:rFonts w:ascii="Times New Roman" w:hAnsi="Times New Roman"/>
          <w:sz w:val="24"/>
          <w:szCs w:val="24"/>
        </w:rPr>
        <w:t xml:space="preserve">account for </w:t>
      </w:r>
      <w:r w:rsidR="00AC45DB" w:rsidRPr="00C30527">
        <w:rPr>
          <w:rFonts w:ascii="Times New Roman" w:hAnsi="Times New Roman"/>
          <w:sz w:val="24"/>
          <w:szCs w:val="24"/>
        </w:rPr>
        <w:t xml:space="preserve">the </w:t>
      </w:r>
      <w:r w:rsidR="00DB38A8" w:rsidRPr="00C30527">
        <w:rPr>
          <w:rFonts w:ascii="Times New Roman" w:hAnsi="Times New Roman"/>
          <w:sz w:val="24"/>
          <w:szCs w:val="24"/>
        </w:rPr>
        <w:t>TSTT</w:t>
      </w:r>
      <w:r w:rsidRPr="00C30527">
        <w:rPr>
          <w:rFonts w:ascii="Times New Roman" w:hAnsi="Times New Roman"/>
          <w:sz w:val="24"/>
          <w:szCs w:val="24"/>
        </w:rPr>
        <w:t xml:space="preserve"> variation</w:t>
      </w:r>
      <w:r w:rsidR="00AC45DB" w:rsidRPr="00C30527">
        <w:rPr>
          <w:rFonts w:ascii="Times New Roman" w:hAnsi="Times New Roman"/>
          <w:sz w:val="24"/>
          <w:szCs w:val="24"/>
        </w:rPr>
        <w:t xml:space="preserve"> </w:t>
      </w:r>
      <w:r w:rsidR="00174735" w:rsidRPr="00C30527">
        <w:rPr>
          <w:rFonts w:ascii="Times New Roman" w:hAnsi="Times New Roman"/>
          <w:sz w:val="24"/>
          <w:szCs w:val="24"/>
        </w:rPr>
        <w:t xml:space="preserve">and make an appropriate tradeoff between the mean performance and </w:t>
      </w:r>
      <w:r w:rsidRPr="00C30527">
        <w:rPr>
          <w:rFonts w:ascii="Times New Roman" w:hAnsi="Times New Roman"/>
          <w:sz w:val="24"/>
          <w:szCs w:val="24"/>
        </w:rPr>
        <w:t xml:space="preserve">performance </w:t>
      </w:r>
      <w:r w:rsidR="00174735" w:rsidRPr="00C30527">
        <w:rPr>
          <w:rFonts w:ascii="Times New Roman" w:hAnsi="Times New Roman"/>
          <w:sz w:val="24"/>
          <w:szCs w:val="24"/>
        </w:rPr>
        <w:t>variation</w:t>
      </w:r>
      <w:r w:rsidR="00AC45DB" w:rsidRPr="00C30527">
        <w:rPr>
          <w:rFonts w:ascii="Times New Roman" w:hAnsi="Times New Roman"/>
          <w:sz w:val="24"/>
          <w:szCs w:val="24"/>
        </w:rPr>
        <w:t>.</w:t>
      </w:r>
      <w:r w:rsidR="00DB38A8" w:rsidRPr="00C30527">
        <w:rPr>
          <w:rFonts w:ascii="Times New Roman" w:hAnsi="Times New Roman"/>
          <w:sz w:val="24"/>
          <w:szCs w:val="24"/>
        </w:rPr>
        <w:t xml:space="preserve"> </w:t>
      </w:r>
      <w:r w:rsidRPr="00C30527">
        <w:rPr>
          <w:rFonts w:ascii="Times New Roman" w:hAnsi="Times New Roman"/>
          <w:sz w:val="24"/>
          <w:szCs w:val="24"/>
        </w:rPr>
        <w:t xml:space="preserve">The </w:t>
      </w:r>
      <w:r w:rsidR="00DB38A8" w:rsidRPr="00C30527">
        <w:rPr>
          <w:rFonts w:ascii="Times New Roman" w:hAnsi="Times New Roman"/>
          <w:sz w:val="24"/>
          <w:szCs w:val="24"/>
        </w:rPr>
        <w:t xml:space="preserve">TSTT </w:t>
      </w:r>
      <w:r w:rsidRPr="00C30527">
        <w:rPr>
          <w:rFonts w:ascii="Times New Roman" w:hAnsi="Times New Roman"/>
          <w:sz w:val="24"/>
          <w:szCs w:val="24"/>
        </w:rPr>
        <w:t xml:space="preserve">variation </w:t>
      </w:r>
      <w:r w:rsidR="00DB38A8" w:rsidRPr="00C30527">
        <w:rPr>
          <w:rFonts w:ascii="Times New Roman" w:hAnsi="Times New Roman"/>
          <w:sz w:val="24"/>
          <w:szCs w:val="24"/>
        </w:rPr>
        <w:t>may</w:t>
      </w:r>
      <w:r w:rsidR="00000950" w:rsidRPr="00C30527">
        <w:rPr>
          <w:rFonts w:ascii="Times New Roman" w:hAnsi="Times New Roman"/>
          <w:sz w:val="24"/>
          <w:szCs w:val="24"/>
        </w:rPr>
        <w:t xml:space="preserve"> be large</w:t>
      </w:r>
      <w:r w:rsidR="00DB38A8" w:rsidRPr="00C30527">
        <w:rPr>
          <w:rFonts w:ascii="Times New Roman" w:hAnsi="Times New Roman"/>
          <w:sz w:val="24"/>
          <w:szCs w:val="24"/>
        </w:rPr>
        <w:t xml:space="preserve"> </w:t>
      </w:r>
      <w:r w:rsidR="00174735" w:rsidRPr="00C30527">
        <w:rPr>
          <w:rFonts w:ascii="Times New Roman" w:hAnsi="Times New Roman"/>
          <w:sz w:val="24"/>
          <w:szCs w:val="24"/>
        </w:rPr>
        <w:t>such that</w:t>
      </w:r>
      <w:r w:rsidR="00DB38A8" w:rsidRPr="00C30527">
        <w:rPr>
          <w:rFonts w:ascii="Times New Roman" w:hAnsi="Times New Roman"/>
          <w:sz w:val="24"/>
          <w:szCs w:val="24"/>
        </w:rPr>
        <w:t xml:space="preserve"> </w:t>
      </w:r>
      <w:r w:rsidR="00174735" w:rsidRPr="00C30527">
        <w:rPr>
          <w:rFonts w:ascii="Times New Roman" w:hAnsi="Times New Roman"/>
          <w:sz w:val="24"/>
          <w:szCs w:val="24"/>
        </w:rPr>
        <w:t xml:space="preserve">the mean TSTT </w:t>
      </w:r>
      <w:r w:rsidRPr="00C30527">
        <w:rPr>
          <w:rFonts w:ascii="Times New Roman" w:hAnsi="Times New Roman"/>
          <w:sz w:val="24"/>
          <w:szCs w:val="24"/>
        </w:rPr>
        <w:t>is</w:t>
      </w:r>
      <w:r w:rsidR="00174735" w:rsidRPr="00C30527">
        <w:rPr>
          <w:rFonts w:ascii="Times New Roman" w:hAnsi="Times New Roman"/>
          <w:sz w:val="24"/>
          <w:szCs w:val="24"/>
        </w:rPr>
        <w:t xml:space="preserve"> much smaller than </w:t>
      </w:r>
      <w:r w:rsidR="00DB38A8" w:rsidRPr="00C30527">
        <w:rPr>
          <w:rFonts w:ascii="Times New Roman" w:hAnsi="Times New Roman"/>
          <w:sz w:val="24"/>
          <w:szCs w:val="24"/>
        </w:rPr>
        <w:t xml:space="preserve">the actual </w:t>
      </w:r>
      <w:r w:rsidR="005E2261" w:rsidRPr="00C30527">
        <w:rPr>
          <w:rFonts w:ascii="Times New Roman" w:hAnsi="Times New Roman"/>
          <w:sz w:val="24"/>
          <w:szCs w:val="24"/>
        </w:rPr>
        <w:t xml:space="preserve">TSTT </w:t>
      </w:r>
      <w:r w:rsidR="00174735" w:rsidRPr="00C30527">
        <w:rPr>
          <w:rFonts w:ascii="Times New Roman" w:hAnsi="Times New Roman"/>
          <w:sz w:val="24"/>
          <w:szCs w:val="24"/>
        </w:rPr>
        <w:t>and</w:t>
      </w:r>
      <w:r w:rsidR="009E2BB3" w:rsidRPr="00C30527">
        <w:rPr>
          <w:rFonts w:ascii="Times New Roman" w:hAnsi="Times New Roman"/>
          <w:sz w:val="24"/>
          <w:szCs w:val="24"/>
        </w:rPr>
        <w:t xml:space="preserve"> is</w:t>
      </w:r>
      <w:r w:rsidR="00174735" w:rsidRPr="00C30527">
        <w:rPr>
          <w:rFonts w:ascii="Times New Roman" w:hAnsi="Times New Roman"/>
          <w:sz w:val="24"/>
          <w:szCs w:val="24"/>
        </w:rPr>
        <w:t xml:space="preserve"> </w:t>
      </w:r>
      <w:r w:rsidRPr="00C30527">
        <w:rPr>
          <w:rFonts w:ascii="Times New Roman" w:hAnsi="Times New Roman"/>
          <w:sz w:val="24"/>
          <w:szCs w:val="24"/>
        </w:rPr>
        <w:t>unsuitable</w:t>
      </w:r>
      <w:r w:rsidR="00C47BC2" w:rsidRPr="00C30527">
        <w:rPr>
          <w:rFonts w:ascii="Times New Roman" w:hAnsi="Times New Roman"/>
          <w:sz w:val="24"/>
          <w:szCs w:val="24"/>
        </w:rPr>
        <w:t xml:space="preserve"> </w:t>
      </w:r>
      <w:r w:rsidRPr="00C30527">
        <w:rPr>
          <w:rFonts w:ascii="Times New Roman" w:hAnsi="Times New Roman"/>
          <w:sz w:val="24"/>
          <w:szCs w:val="24"/>
        </w:rPr>
        <w:t>for</w:t>
      </w:r>
      <w:r w:rsidR="00C47BC2" w:rsidRPr="00C30527">
        <w:rPr>
          <w:rFonts w:ascii="Times New Roman" w:hAnsi="Times New Roman"/>
          <w:sz w:val="24"/>
          <w:szCs w:val="24"/>
        </w:rPr>
        <w:t xml:space="preserve"> reflect</w:t>
      </w:r>
      <w:r w:rsidRPr="00C30527">
        <w:rPr>
          <w:rFonts w:ascii="Times New Roman" w:hAnsi="Times New Roman"/>
          <w:sz w:val="24"/>
          <w:szCs w:val="24"/>
        </w:rPr>
        <w:t>ing</w:t>
      </w:r>
      <w:r w:rsidR="00C47BC2" w:rsidRPr="00C30527">
        <w:rPr>
          <w:rFonts w:ascii="Times New Roman" w:hAnsi="Times New Roman"/>
          <w:sz w:val="24"/>
          <w:szCs w:val="24"/>
        </w:rPr>
        <w:t xml:space="preserve"> the actual, very bad performance</w:t>
      </w:r>
      <w:r w:rsidR="00DB38A8" w:rsidRPr="00C30527">
        <w:rPr>
          <w:rFonts w:ascii="Times New Roman" w:hAnsi="Times New Roman"/>
          <w:sz w:val="24"/>
          <w:szCs w:val="24"/>
        </w:rPr>
        <w:t xml:space="preserve">. </w:t>
      </w:r>
      <w:r w:rsidR="00174735" w:rsidRPr="00C30527">
        <w:rPr>
          <w:rFonts w:ascii="Times New Roman" w:hAnsi="Times New Roman"/>
          <w:sz w:val="24"/>
          <w:szCs w:val="24"/>
        </w:rPr>
        <w:t>To address this issue</w:t>
      </w:r>
      <w:r w:rsidR="00AC45DB" w:rsidRPr="00C30527">
        <w:rPr>
          <w:rFonts w:ascii="Times New Roman" w:hAnsi="Times New Roman" w:hint="eastAsia"/>
          <w:sz w:val="24"/>
          <w:szCs w:val="24"/>
        </w:rPr>
        <w:t xml:space="preserve">, </w:t>
      </w:r>
      <w:r w:rsidR="00AC45DB" w:rsidRPr="00C30527">
        <w:rPr>
          <w:rFonts w:ascii="Times New Roman" w:hAnsi="Times New Roman"/>
          <w:sz w:val="24"/>
          <w:szCs w:val="24"/>
        </w:rPr>
        <w:t xml:space="preserve">the concept of </w:t>
      </w:r>
      <w:r w:rsidR="00841DA4" w:rsidRPr="00C30527">
        <w:rPr>
          <w:rFonts w:ascii="Times New Roman" w:hAnsi="Times New Roman"/>
          <w:sz w:val="24"/>
          <w:szCs w:val="24"/>
        </w:rPr>
        <w:t xml:space="preserve">the </w:t>
      </w:r>
      <w:r w:rsidR="00D34EDA" w:rsidRPr="00C30527">
        <w:rPr>
          <w:rFonts w:ascii="Times New Roman" w:hAnsi="Times New Roman"/>
          <w:sz w:val="24"/>
          <w:szCs w:val="24"/>
        </w:rPr>
        <w:t>TSTTB</w:t>
      </w:r>
      <w:r w:rsidR="00841DA4" w:rsidRPr="00C30527">
        <w:rPr>
          <w:rFonts w:ascii="Times New Roman" w:hAnsi="Times New Roman"/>
          <w:sz w:val="24"/>
          <w:szCs w:val="24"/>
        </w:rPr>
        <w:t xml:space="preserve"> is introduced and</w:t>
      </w:r>
      <w:r w:rsidR="0010728C" w:rsidRPr="00C30527">
        <w:rPr>
          <w:rFonts w:ascii="Times New Roman" w:hAnsi="Times New Roman"/>
          <w:sz w:val="24"/>
          <w:szCs w:val="24"/>
        </w:rPr>
        <w:t xml:space="preserve"> defined as:</w:t>
      </w:r>
    </w:p>
    <w:p w:rsidR="0010728C" w:rsidRPr="00C30527" w:rsidRDefault="0010728C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46"/>
        </w:rPr>
        <w:drawing>
          <wp:inline distT="0" distB="0" distL="0" distR="0" wp14:anchorId="5A97BC26" wp14:editId="0A19F339">
            <wp:extent cx="3667125" cy="647700"/>
            <wp:effectExtent l="0" t="0" r="9525" b="0"/>
            <wp:docPr id="146" name="Pictur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rrowheads="1"/>
                    </pic:cNvPicPr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51" w:name="ZEqnNum934323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20</w:instrText>
        </w:r>
      </w:fldSimple>
      <w:r w:rsidR="000868CE" w:rsidRPr="00C30527">
        <w:instrText>)</w:instrText>
      </w:r>
      <w:bookmarkEnd w:id="51"/>
      <w:r w:rsidR="000868CE" w:rsidRPr="00C30527">
        <w:fldChar w:fldCharType="end"/>
      </w:r>
    </w:p>
    <w:p w:rsidR="0010728C" w:rsidRPr="00C30527" w:rsidRDefault="0010728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/>
          <w:sz w:val="24"/>
          <w:szCs w:val="24"/>
        </w:rPr>
      </w:pPr>
      <w:proofErr w:type="gramStart"/>
      <w:r w:rsidRPr="00C30527">
        <w:rPr>
          <w:rFonts w:ascii="Times New Roman" w:hAnsi="Times New Roman"/>
          <w:sz w:val="24"/>
          <w:szCs w:val="24"/>
        </w:rPr>
        <w:t>where</w:t>
      </w:r>
      <w:proofErr w:type="gramEnd"/>
      <w:r w:rsidR="009F530C" w:rsidRPr="00C30527">
        <w:rPr>
          <w:rFonts w:ascii="Times New Roman" w:hAnsi="Times New Roman"/>
          <w:sz w:val="24"/>
          <w:szCs w:val="24"/>
        </w:rPr>
        <w:t xml:space="preserve"> </w:t>
      </w:r>
      <w:r w:rsidRPr="00C30527">
        <w:rPr>
          <w:rFonts w:ascii="Times New Roman" w:hAnsi="Times New Roman"/>
          <w:i/>
          <w:sz w:val="24"/>
          <w:szCs w:val="24"/>
        </w:rPr>
        <w:t>R</w:t>
      </w:r>
      <w:r w:rsidRPr="00C30527">
        <w:rPr>
          <w:rFonts w:ascii="Times New Roman" w:hAnsi="Times New Roman"/>
          <w:sz w:val="24"/>
          <w:szCs w:val="24"/>
        </w:rPr>
        <w:t xml:space="preserve"> is a non-negative </w:t>
      </w:r>
      <w:r w:rsidR="00625BDD" w:rsidRPr="00C30527">
        <w:rPr>
          <w:rFonts w:ascii="Times New Roman" w:hAnsi="Times New Roman"/>
          <w:sz w:val="24"/>
          <w:szCs w:val="24"/>
        </w:rPr>
        <w:t>parameter</w:t>
      </w:r>
      <w:r w:rsidRPr="00C30527">
        <w:rPr>
          <w:rFonts w:ascii="Times New Roman" w:hAnsi="Times New Roman" w:hint="eastAsia"/>
          <w:sz w:val="24"/>
          <w:szCs w:val="24"/>
        </w:rPr>
        <w:t xml:space="preserve"> that</w:t>
      </w:r>
      <w:r w:rsidRPr="00C30527">
        <w:rPr>
          <w:rFonts w:ascii="Times New Roman" w:hAnsi="Times New Roman"/>
          <w:sz w:val="24"/>
          <w:szCs w:val="24"/>
        </w:rPr>
        <w:t xml:space="preserve"> represents the degree of </w:t>
      </w:r>
      <w:r w:rsidR="00841DA4" w:rsidRPr="00C30527">
        <w:rPr>
          <w:rFonts w:ascii="Times New Roman" w:hAnsi="Times New Roman"/>
          <w:sz w:val="24"/>
          <w:szCs w:val="24"/>
        </w:rPr>
        <w:t xml:space="preserve">the </w:t>
      </w:r>
      <w:r w:rsidR="00841DA4" w:rsidRPr="00C30527">
        <w:rPr>
          <w:rFonts w:ascii="Times New Roman" w:hAnsi="Times New Roman"/>
          <w:i/>
          <w:sz w:val="24"/>
          <w:szCs w:val="24"/>
        </w:rPr>
        <w:t>system manager</w:t>
      </w:r>
      <w:r w:rsidR="00841DA4" w:rsidRPr="00C30527">
        <w:rPr>
          <w:rFonts w:ascii="Times New Roman" w:hAnsi="Times New Roman"/>
          <w:sz w:val="24"/>
          <w:szCs w:val="24"/>
        </w:rPr>
        <w:t xml:space="preserve">’s </w:t>
      </w:r>
      <w:r w:rsidRPr="00C30527">
        <w:rPr>
          <w:rFonts w:ascii="Times New Roman" w:hAnsi="Times New Roman"/>
          <w:sz w:val="24"/>
          <w:szCs w:val="24"/>
        </w:rPr>
        <w:t>risk</w:t>
      </w:r>
      <w:r w:rsidR="009E2BB3" w:rsidRPr="00C30527">
        <w:rPr>
          <w:rFonts w:ascii="Times New Roman" w:hAnsi="Times New Roman"/>
          <w:sz w:val="24"/>
          <w:szCs w:val="24"/>
        </w:rPr>
        <w:t xml:space="preserve"> </w:t>
      </w:r>
      <w:r w:rsidRPr="00C30527">
        <w:rPr>
          <w:rFonts w:ascii="Times New Roman" w:hAnsi="Times New Roman"/>
          <w:sz w:val="24"/>
          <w:szCs w:val="24"/>
        </w:rPr>
        <w:lastRenderedPageBreak/>
        <w:t>aversion</w:t>
      </w:r>
      <w:r w:rsidR="00F5022F" w:rsidRPr="00C30527">
        <w:rPr>
          <w:rFonts w:ascii="Times New Roman" w:hAnsi="Times New Roman"/>
          <w:sz w:val="24"/>
          <w:szCs w:val="24"/>
        </w:rPr>
        <w:t>,</w:t>
      </w:r>
      <w:r w:rsidR="006154C6" w:rsidRPr="00C30527">
        <w:rPr>
          <w:rFonts w:ascii="Times New Roman" w:hAnsi="Times New Roman"/>
          <w:sz w:val="24"/>
          <w:szCs w:val="24"/>
        </w:rPr>
        <w:t xml:space="preserve"> and </w:t>
      </w:r>
      <w:r w:rsidR="00012572" w:rsidRPr="00C30527">
        <w:rPr>
          <w:rFonts w:ascii="Times New Roman" w:hAnsi="Times New Roman"/>
          <w:sz w:val="24"/>
          <w:szCs w:val="24"/>
        </w:rPr>
        <w:t xml:space="preserve">the </w:t>
      </w:r>
      <w:r w:rsidR="006154C6" w:rsidRPr="00C30527">
        <w:rPr>
          <w:rFonts w:ascii="Times New Roman" w:hAnsi="Times New Roman"/>
          <w:sz w:val="24"/>
          <w:szCs w:val="24"/>
        </w:rPr>
        <w:t>TSTTB is the manager’s largest acceptable TSTT</w:t>
      </w:r>
      <w:r w:rsidRPr="00C30527">
        <w:rPr>
          <w:rFonts w:ascii="Times New Roman" w:hAnsi="Times New Roman"/>
          <w:sz w:val="24"/>
          <w:szCs w:val="24"/>
        </w:rPr>
        <w:t xml:space="preserve">. </w:t>
      </w:r>
      <w:r w:rsidR="00732661" w:rsidRPr="00C30527">
        <w:rPr>
          <w:rFonts w:ascii="Times New Roman" w:hAnsi="Times New Roman"/>
          <w:sz w:val="24"/>
          <w:szCs w:val="24"/>
        </w:rPr>
        <w:t xml:space="preserve">Similar to </w:t>
      </w:r>
      <w:r w:rsidR="00F5022F" w:rsidRPr="00C30527">
        <w:rPr>
          <w:rFonts w:ascii="Times New Roman" w:hAnsi="Times New Roman"/>
          <w:sz w:val="24"/>
          <w:szCs w:val="24"/>
        </w:rPr>
        <w:t xml:space="preserve">the </w:t>
      </w:r>
      <w:r w:rsidR="006154C6" w:rsidRPr="00C30527">
        <w:rPr>
          <w:rFonts w:ascii="Times New Roman" w:hAnsi="Times New Roman"/>
          <w:sz w:val="24"/>
          <w:szCs w:val="24"/>
        </w:rPr>
        <w:t>travelers’</w:t>
      </w:r>
      <w:r w:rsidR="006154C6" w:rsidRPr="00C30527" w:rsidDel="006154C6">
        <w:rPr>
          <w:rFonts w:ascii="Times New Roman" w:hAnsi="Times New Roman"/>
          <w:sz w:val="24"/>
          <w:szCs w:val="24"/>
        </w:rPr>
        <w:t xml:space="preserve"> </w:t>
      </w:r>
      <w:r w:rsidR="006154C6" w:rsidRPr="00C30527">
        <w:rPr>
          <w:rFonts w:ascii="Times New Roman" w:hAnsi="Times New Roman"/>
          <w:sz w:val="24"/>
          <w:szCs w:val="24"/>
        </w:rPr>
        <w:t>risk aversion</w:t>
      </w:r>
      <w:r w:rsidR="006154C6" w:rsidRPr="00C30527">
        <w:rPr>
          <w:rFonts w:ascii="Times New Roman" w:hAnsi="Times New Roman" w:hint="eastAsia"/>
          <w:i/>
          <w:sz w:val="24"/>
          <w:szCs w:val="24"/>
        </w:rPr>
        <w:t xml:space="preserve"> </w:t>
      </w:r>
      <w:r w:rsidR="006154C6" w:rsidRPr="00C30527">
        <w:rPr>
          <w:rFonts w:ascii="Times New Roman" w:hAnsi="Times New Roman"/>
          <w:sz w:val="24"/>
          <w:szCs w:val="24"/>
        </w:rPr>
        <w:t>factor</w:t>
      </w:r>
      <w:r w:rsidR="00732661" w:rsidRPr="00C30527">
        <w:rPr>
          <w:rFonts w:ascii="Times New Roman" w:hAnsi="Times New Roman"/>
          <w:sz w:val="24"/>
          <w:szCs w:val="24"/>
        </w:rPr>
        <w:t xml:space="preserve">, a larger </w:t>
      </w:r>
      <w:r w:rsidR="00732661" w:rsidRPr="00C30527">
        <w:rPr>
          <w:rFonts w:ascii="Times New Roman" w:hAnsi="Times New Roman"/>
          <w:i/>
          <w:sz w:val="24"/>
          <w:szCs w:val="24"/>
        </w:rPr>
        <w:t>R</w:t>
      </w:r>
      <w:r w:rsidR="00732661" w:rsidRPr="00C30527">
        <w:rPr>
          <w:rFonts w:ascii="Times New Roman" w:hAnsi="Times New Roman"/>
          <w:sz w:val="24"/>
          <w:szCs w:val="24"/>
        </w:rPr>
        <w:t xml:space="preserve"> </w:t>
      </w:r>
      <w:r w:rsidR="00841DA4" w:rsidRPr="00C30527">
        <w:rPr>
          <w:rFonts w:ascii="Times New Roman" w:hAnsi="Times New Roman"/>
          <w:sz w:val="24"/>
          <w:szCs w:val="24"/>
        </w:rPr>
        <w:t xml:space="preserve">value </w:t>
      </w:r>
      <w:r w:rsidR="00732661" w:rsidRPr="00C30527">
        <w:rPr>
          <w:rFonts w:ascii="Times New Roman" w:hAnsi="Times New Roman"/>
          <w:sz w:val="24"/>
          <w:szCs w:val="24"/>
        </w:rPr>
        <w:t>means that the system manager is more risk averse</w:t>
      </w:r>
      <w:r w:rsidR="006154C6" w:rsidRPr="00C30527">
        <w:rPr>
          <w:rFonts w:ascii="Times New Roman" w:hAnsi="Times New Roman"/>
          <w:sz w:val="24"/>
          <w:szCs w:val="24"/>
        </w:rPr>
        <w:t>, the safety margin is larger,</w:t>
      </w:r>
      <w:r w:rsidR="00732661" w:rsidRPr="00C30527">
        <w:rPr>
          <w:rFonts w:ascii="Times New Roman" w:hAnsi="Times New Roman"/>
          <w:sz w:val="24"/>
          <w:szCs w:val="24"/>
        </w:rPr>
        <w:t xml:space="preserve"> and the probability </w:t>
      </w:r>
      <w:r w:rsidR="00A516BB" w:rsidRPr="00C30527">
        <w:rPr>
          <w:rFonts w:ascii="Times New Roman" w:hAnsi="Times New Roman"/>
          <w:sz w:val="24"/>
          <w:szCs w:val="24"/>
        </w:rPr>
        <w:t>of</w:t>
      </w:r>
      <w:r w:rsidR="00732661" w:rsidRPr="00C30527">
        <w:rPr>
          <w:rFonts w:ascii="Times New Roman" w:hAnsi="Times New Roman"/>
          <w:sz w:val="24"/>
          <w:szCs w:val="24"/>
        </w:rPr>
        <w:t xml:space="preserve"> the actual TSTT </w:t>
      </w:r>
      <w:r w:rsidR="00A516BB" w:rsidRPr="00C30527">
        <w:rPr>
          <w:rFonts w:ascii="Times New Roman" w:hAnsi="Times New Roman"/>
          <w:sz w:val="24"/>
          <w:szCs w:val="24"/>
        </w:rPr>
        <w:t>being</w:t>
      </w:r>
      <w:r w:rsidR="00732661" w:rsidRPr="00C30527">
        <w:rPr>
          <w:rFonts w:ascii="Times New Roman" w:hAnsi="Times New Roman"/>
          <w:sz w:val="24"/>
          <w:szCs w:val="24"/>
        </w:rPr>
        <w:t xml:space="preserve"> greater than </w:t>
      </w:r>
      <w:r w:rsidR="00E47A65" w:rsidRPr="00C30527">
        <w:rPr>
          <w:rFonts w:ascii="Times New Roman" w:hAnsi="Times New Roman"/>
          <w:sz w:val="24"/>
          <w:szCs w:val="24"/>
        </w:rPr>
        <w:t xml:space="preserve">the </w:t>
      </w:r>
      <w:r w:rsidR="00732661" w:rsidRPr="00C30527">
        <w:rPr>
          <w:rFonts w:ascii="Times New Roman" w:hAnsi="Times New Roman"/>
          <w:sz w:val="24"/>
          <w:szCs w:val="24"/>
        </w:rPr>
        <w:t xml:space="preserve">TSTTB is smaller. </w:t>
      </w:r>
      <w:r w:rsidRPr="00C30527">
        <w:rPr>
          <w:rFonts w:ascii="Times New Roman" w:hAnsi="Times New Roman"/>
          <w:sz w:val="24"/>
          <w:szCs w:val="24"/>
        </w:rPr>
        <w:t>In the special case whe</w:t>
      </w:r>
      <w:r w:rsidR="00A516BB" w:rsidRPr="00C30527">
        <w:rPr>
          <w:rFonts w:ascii="Times New Roman" w:hAnsi="Times New Roman"/>
          <w:sz w:val="24"/>
          <w:szCs w:val="24"/>
        </w:rPr>
        <w:t>re</w:t>
      </w:r>
      <w:r w:rsidRPr="00C30527">
        <w:rPr>
          <w:rFonts w:ascii="Times New Roman" w:hAnsi="Times New Roman"/>
          <w:sz w:val="24"/>
          <w:szCs w:val="24"/>
        </w:rPr>
        <w:t xml:space="preserve"> </w:t>
      </w:r>
      <w:r w:rsidRPr="00C30527">
        <w:rPr>
          <w:rFonts w:ascii="Times New Roman" w:hAnsi="Times New Roman"/>
          <w:i/>
          <w:sz w:val="24"/>
          <w:szCs w:val="24"/>
        </w:rPr>
        <w:t>R</w:t>
      </w:r>
      <w:r w:rsidRPr="00C30527">
        <w:rPr>
          <w:rFonts w:ascii="Times New Roman" w:hAnsi="Times New Roman"/>
          <w:sz w:val="24"/>
          <w:szCs w:val="24"/>
        </w:rPr>
        <w:t xml:space="preserve"> = 1, the performance measure TST</w:t>
      </w:r>
      <w:r w:rsidRPr="00C30527">
        <w:rPr>
          <w:rFonts w:ascii="Times New Roman" w:hAnsi="Times New Roman" w:hint="eastAsia"/>
          <w:sz w:val="24"/>
          <w:szCs w:val="24"/>
        </w:rPr>
        <w:t>TB</w:t>
      </w:r>
      <w:r w:rsidRPr="00C30527">
        <w:rPr>
          <w:rFonts w:ascii="Times New Roman" w:hAnsi="Times New Roman"/>
          <w:sz w:val="24"/>
          <w:szCs w:val="24"/>
        </w:rPr>
        <w:t xml:space="preserve"> is simply the sum of the mean and standard deviation of </w:t>
      </w:r>
      <w:r w:rsidR="00A516BB" w:rsidRPr="00C30527">
        <w:rPr>
          <w:rFonts w:ascii="Times New Roman" w:hAnsi="Times New Roman"/>
          <w:sz w:val="24"/>
          <w:szCs w:val="24"/>
        </w:rPr>
        <w:t xml:space="preserve">the TSTT </w:t>
      </w:r>
      <w:r w:rsidRPr="00C30527">
        <w:rPr>
          <w:rFonts w:ascii="Times New Roman" w:hAnsi="Times New Roman"/>
          <w:sz w:val="24"/>
          <w:szCs w:val="24"/>
        </w:rPr>
        <w:t>(e.g., Ng and Waller, 2009</w:t>
      </w:r>
      <w:r w:rsidR="00905B97" w:rsidRPr="00C30527">
        <w:rPr>
          <w:rFonts w:ascii="Times New Roman" w:hAnsi="Times New Roman" w:hint="eastAsia"/>
          <w:sz w:val="24"/>
          <w:szCs w:val="24"/>
        </w:rPr>
        <w:t>a</w:t>
      </w:r>
      <w:r w:rsidRPr="00C30527">
        <w:rPr>
          <w:rFonts w:ascii="Times New Roman" w:hAnsi="Times New Roman"/>
          <w:sz w:val="24"/>
          <w:szCs w:val="24"/>
        </w:rPr>
        <w:t>)</w:t>
      </w:r>
      <w:r w:rsidR="00F5022F" w:rsidRPr="00C30527">
        <w:rPr>
          <w:rFonts w:ascii="Times New Roman" w:hAnsi="Times New Roman"/>
          <w:sz w:val="24"/>
          <w:szCs w:val="24"/>
        </w:rPr>
        <w:t>,</w:t>
      </w:r>
      <w:r w:rsidRPr="00C30527">
        <w:rPr>
          <w:rFonts w:ascii="Times New Roman" w:hAnsi="Times New Roman"/>
          <w:sz w:val="24"/>
          <w:szCs w:val="24"/>
        </w:rPr>
        <w:t xml:space="preserve"> and the safety margin exactly equal</w:t>
      </w:r>
      <w:r w:rsidR="00860DD5" w:rsidRPr="00C30527">
        <w:rPr>
          <w:rFonts w:ascii="Times New Roman" w:hAnsi="Times New Roman"/>
          <w:sz w:val="24"/>
          <w:szCs w:val="24"/>
        </w:rPr>
        <w:t>s</w:t>
      </w:r>
      <w:r w:rsidRPr="00C30527">
        <w:rPr>
          <w:rFonts w:ascii="Times New Roman" w:hAnsi="Times New Roman"/>
          <w:sz w:val="24"/>
          <w:szCs w:val="24"/>
        </w:rPr>
        <w:t xml:space="preserve"> the standard deviation. When </w:t>
      </w:r>
      <w:r w:rsidRPr="00C30527">
        <w:rPr>
          <w:rFonts w:ascii="Times New Roman" w:hAnsi="Times New Roman"/>
          <w:i/>
          <w:sz w:val="24"/>
          <w:szCs w:val="24"/>
        </w:rPr>
        <w:t>R</w:t>
      </w:r>
      <w:r w:rsidRPr="00C30527">
        <w:rPr>
          <w:rFonts w:ascii="Times New Roman" w:hAnsi="Times New Roman"/>
          <w:sz w:val="24"/>
          <w:szCs w:val="24"/>
        </w:rPr>
        <w:t xml:space="preserve"> = 0, the manager ignores the variation of </w:t>
      </w:r>
      <w:r w:rsidR="003D5FCE" w:rsidRPr="00C30527">
        <w:rPr>
          <w:rFonts w:ascii="Times New Roman" w:hAnsi="Times New Roman"/>
          <w:sz w:val="24"/>
          <w:szCs w:val="24"/>
        </w:rPr>
        <w:t xml:space="preserve">the </w:t>
      </w:r>
      <w:r w:rsidR="00A516BB" w:rsidRPr="00C30527">
        <w:rPr>
          <w:rFonts w:ascii="Times New Roman" w:hAnsi="Times New Roman"/>
          <w:sz w:val="24"/>
          <w:szCs w:val="24"/>
        </w:rPr>
        <w:t>TSTT,</w:t>
      </w:r>
      <w:r w:rsidRPr="00C30527">
        <w:rPr>
          <w:rFonts w:ascii="Times New Roman" w:hAnsi="Times New Roman"/>
          <w:sz w:val="24"/>
          <w:szCs w:val="24"/>
        </w:rPr>
        <w:t xml:space="preserve"> and </w:t>
      </w:r>
      <w:r w:rsidR="00000950" w:rsidRPr="00C30527">
        <w:rPr>
          <w:rFonts w:ascii="Times New Roman" w:hAnsi="Times New Roman"/>
          <w:sz w:val="24"/>
          <w:szCs w:val="24"/>
        </w:rPr>
        <w:t xml:space="preserve">only </w:t>
      </w:r>
      <w:r w:rsidRPr="00C30527">
        <w:rPr>
          <w:rFonts w:ascii="Times New Roman" w:hAnsi="Times New Roman"/>
          <w:sz w:val="24"/>
          <w:szCs w:val="24"/>
        </w:rPr>
        <w:t xml:space="preserve">the mean </w:t>
      </w:r>
      <w:r w:rsidR="00A516BB" w:rsidRPr="00C30527">
        <w:rPr>
          <w:rFonts w:ascii="Times New Roman" w:hAnsi="Times New Roman"/>
          <w:sz w:val="24"/>
          <w:szCs w:val="24"/>
        </w:rPr>
        <w:t>TSTT</w:t>
      </w:r>
      <w:r w:rsidRPr="00C30527">
        <w:rPr>
          <w:rFonts w:ascii="Times New Roman" w:hAnsi="Times New Roman"/>
          <w:sz w:val="24"/>
          <w:szCs w:val="24"/>
        </w:rPr>
        <w:t xml:space="preserve"> is used as a system performance</w:t>
      </w:r>
      <w:r w:rsidR="00A516BB" w:rsidRPr="00C30527">
        <w:rPr>
          <w:rFonts w:ascii="Times New Roman" w:hAnsi="Times New Roman"/>
          <w:sz w:val="24"/>
          <w:szCs w:val="24"/>
        </w:rPr>
        <w:t xml:space="preserve"> measure</w:t>
      </w:r>
      <w:r w:rsidRPr="00C30527">
        <w:rPr>
          <w:rFonts w:ascii="Times New Roman" w:hAnsi="Times New Roman"/>
          <w:sz w:val="24"/>
          <w:szCs w:val="24"/>
        </w:rPr>
        <w:t>.</w:t>
      </w:r>
      <w:r w:rsidR="002215BE" w:rsidRPr="00C30527">
        <w:rPr>
          <w:rFonts w:ascii="Times New Roman" w:hAnsi="Times New Roman"/>
          <w:sz w:val="24"/>
          <w:szCs w:val="24"/>
        </w:rPr>
        <w:t xml:space="preserve"> This concept is different from the </w:t>
      </w:r>
      <w:r w:rsidR="00A516BB" w:rsidRPr="00C30527">
        <w:rPr>
          <w:rFonts w:ascii="Times New Roman" w:hAnsi="Times New Roman"/>
          <w:sz w:val="24"/>
          <w:szCs w:val="24"/>
        </w:rPr>
        <w:t xml:space="preserve">current </w:t>
      </w:r>
      <w:r w:rsidR="00742DE2" w:rsidRPr="00C30527">
        <w:rPr>
          <w:rFonts w:ascii="Times New Roman" w:hAnsi="Times New Roman"/>
          <w:sz w:val="24"/>
          <w:szCs w:val="24"/>
        </w:rPr>
        <w:t>TTB</w:t>
      </w:r>
      <w:r w:rsidR="002215BE" w:rsidRPr="00C30527">
        <w:rPr>
          <w:rFonts w:ascii="Times New Roman" w:hAnsi="Times New Roman"/>
          <w:sz w:val="24"/>
          <w:szCs w:val="24"/>
        </w:rPr>
        <w:t xml:space="preserve"> concept in the sense that </w:t>
      </w:r>
      <w:r w:rsidR="00A516BB" w:rsidRPr="00C30527">
        <w:rPr>
          <w:rFonts w:ascii="Times New Roman" w:hAnsi="Times New Roman"/>
          <w:sz w:val="24"/>
          <w:szCs w:val="24"/>
        </w:rPr>
        <w:t xml:space="preserve">whereas </w:t>
      </w:r>
      <w:r w:rsidR="005100E7" w:rsidRPr="00C30527">
        <w:rPr>
          <w:rFonts w:ascii="Times New Roman" w:hAnsi="Times New Roman"/>
          <w:sz w:val="24"/>
          <w:szCs w:val="24"/>
        </w:rPr>
        <w:t xml:space="preserve">the </w:t>
      </w:r>
      <w:r w:rsidR="002215BE" w:rsidRPr="00C30527">
        <w:rPr>
          <w:rFonts w:ascii="Times New Roman" w:hAnsi="Times New Roman"/>
          <w:sz w:val="24"/>
          <w:szCs w:val="24"/>
        </w:rPr>
        <w:t xml:space="preserve">TSTTB is </w:t>
      </w:r>
      <w:r w:rsidR="00A516BB" w:rsidRPr="00C30527">
        <w:rPr>
          <w:rFonts w:ascii="Times New Roman" w:hAnsi="Times New Roman"/>
          <w:sz w:val="24"/>
          <w:szCs w:val="24"/>
        </w:rPr>
        <w:t xml:space="preserve">a </w:t>
      </w:r>
      <w:r w:rsidR="002215BE" w:rsidRPr="00C30527">
        <w:rPr>
          <w:rFonts w:ascii="Times New Roman" w:hAnsi="Times New Roman"/>
          <w:sz w:val="24"/>
          <w:szCs w:val="24"/>
        </w:rPr>
        <w:t>system</w:t>
      </w:r>
      <w:r w:rsidR="00A516BB" w:rsidRPr="00C30527">
        <w:rPr>
          <w:rFonts w:ascii="Times New Roman" w:hAnsi="Times New Roman"/>
          <w:sz w:val="24"/>
          <w:szCs w:val="24"/>
        </w:rPr>
        <w:t xml:space="preserve"> measure</w:t>
      </w:r>
      <w:r w:rsidR="002215BE" w:rsidRPr="00C30527">
        <w:rPr>
          <w:rFonts w:ascii="Times New Roman" w:hAnsi="Times New Roman"/>
          <w:sz w:val="24"/>
          <w:szCs w:val="24"/>
        </w:rPr>
        <w:t xml:space="preserve"> considered by system managers,</w:t>
      </w:r>
      <w:r w:rsidR="00A516BB" w:rsidRPr="00C30527">
        <w:rPr>
          <w:rFonts w:ascii="Times New Roman" w:hAnsi="Times New Roman"/>
          <w:sz w:val="24"/>
          <w:szCs w:val="24"/>
        </w:rPr>
        <w:t xml:space="preserve"> the </w:t>
      </w:r>
      <w:r w:rsidR="002215BE" w:rsidRPr="00C30527">
        <w:rPr>
          <w:rFonts w:ascii="Times New Roman" w:hAnsi="Times New Roman" w:cs="Times New Roman"/>
          <w:sz w:val="24"/>
          <w:szCs w:val="24"/>
        </w:rPr>
        <w:t xml:space="preserve">path </w:t>
      </w:r>
      <w:r w:rsidR="00742DE2" w:rsidRPr="00C30527">
        <w:rPr>
          <w:rFonts w:ascii="Times New Roman" w:hAnsi="Times New Roman" w:cs="Times New Roman"/>
          <w:sz w:val="24"/>
          <w:szCs w:val="24"/>
        </w:rPr>
        <w:t>TTB</w:t>
      </w:r>
      <w:r w:rsidR="002215BE" w:rsidRPr="00C30527">
        <w:rPr>
          <w:rFonts w:ascii="Times New Roman" w:hAnsi="Times New Roman" w:cs="Times New Roman"/>
          <w:sz w:val="24"/>
          <w:szCs w:val="24"/>
        </w:rPr>
        <w:t xml:space="preserve"> is a route </w:t>
      </w:r>
      <w:r w:rsidR="00A516BB" w:rsidRPr="00C30527">
        <w:rPr>
          <w:rFonts w:ascii="Times New Roman" w:hAnsi="Times New Roman" w:cs="Times New Roman"/>
          <w:sz w:val="24"/>
          <w:szCs w:val="24"/>
        </w:rPr>
        <w:t xml:space="preserve">measure </w:t>
      </w:r>
      <w:r w:rsidR="002215BE" w:rsidRPr="00C30527">
        <w:rPr>
          <w:rFonts w:ascii="Times New Roman" w:hAnsi="Times New Roman" w:cs="Times New Roman"/>
          <w:sz w:val="24"/>
          <w:szCs w:val="24"/>
        </w:rPr>
        <w:t>considered by travelers.</w:t>
      </w:r>
    </w:p>
    <w:p w:rsidR="002D51A9" w:rsidRPr="00C30527" w:rsidRDefault="002D51A9" w:rsidP="00C30527">
      <w:pPr>
        <w:widowControl/>
        <w:tabs>
          <w:tab w:val="center" w:pos="4536"/>
          <w:tab w:val="right" w:pos="9072"/>
        </w:tabs>
        <w:autoSpaceDE w:val="0"/>
        <w:autoSpaceDN w:val="0"/>
        <w:adjustRightInd w:val="0"/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The definition of </w:t>
      </w:r>
      <w:r w:rsidR="00E47A65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the </w:t>
      </w:r>
      <w:r w:rsidR="00643C5B" w:rsidRPr="00C30527">
        <w:rPr>
          <w:rFonts w:ascii="TimesNewRomanPS-ItalicMT" w:hAnsi="TimesNewRomanPS-ItalicMT" w:cs="TimesNewRomanPS-ItalicMT"/>
          <w:iCs/>
          <w:kern w:val="0"/>
          <w:sz w:val="24"/>
          <w:szCs w:val="24"/>
        </w:rPr>
        <w:t>TSTTB</w:t>
      </w:r>
      <w:r w:rsidRPr="00C30527"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 xml:space="preserve"> 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is consistent with the definition of 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the 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total </w:t>
      </w:r>
      <w:r w:rsidR="00970CF2" w:rsidRPr="00C30527">
        <w:rPr>
          <w:rFonts w:ascii="TimesNewRomanPSMT" w:hAnsi="TimesNewRomanPSMT" w:cs="TimesNewRomanPSMT"/>
          <w:kern w:val="0"/>
          <w:sz w:val="24"/>
          <w:szCs w:val="24"/>
        </w:rPr>
        <w:t>TTB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proposed by Chen et al. (2007)</w:t>
      </w:r>
      <w:r w:rsidR="00E47A65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. It is simply 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formulated using a different approach. Chen et al. (2007) defined </w:t>
      </w:r>
      <w:r w:rsidR="00E94830" w:rsidRPr="00C30527">
        <w:rPr>
          <w:rFonts w:ascii="TimesNewRomanPS-ItalicMT" w:hAnsi="TimesNewRomanPS-ItalicMT" w:cs="TimesNewRomanPS-ItalicMT"/>
          <w:iCs/>
          <w:kern w:val="0"/>
          <w:sz w:val="24"/>
          <w:szCs w:val="24"/>
        </w:rPr>
        <w:t xml:space="preserve">the total </w:t>
      </w:r>
      <w:r w:rsidR="00F5022F" w:rsidRPr="00C30527">
        <w:rPr>
          <w:rFonts w:ascii="TimesNewRomanPS-ItalicMT" w:hAnsi="TimesNewRomanPS-ItalicMT" w:cs="TimesNewRomanPS-ItalicMT"/>
          <w:iCs/>
          <w:kern w:val="0"/>
          <w:sz w:val="24"/>
          <w:szCs w:val="24"/>
        </w:rPr>
        <w:t>TTB</w:t>
      </w:r>
      <w:r w:rsidR="002E3FF6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using the chance constraint approach without explicitly using the mean and variance of 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the </w:t>
      </w:r>
      <w:r w:rsidR="002E3FF6" w:rsidRPr="00C30527">
        <w:rPr>
          <w:rFonts w:ascii="TimesNewRomanPSMT" w:hAnsi="TimesNewRomanPSMT" w:cs="TimesNewRomanPSMT"/>
          <w:kern w:val="0"/>
          <w:sz w:val="24"/>
          <w:szCs w:val="24"/>
        </w:rPr>
        <w:t>TSTT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>,</w:t>
      </w:r>
      <w:r w:rsidR="00E47A65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both of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>which are used to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define 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the </w:t>
      </w:r>
      <w:r w:rsidR="00643C5B" w:rsidRPr="00C30527">
        <w:rPr>
          <w:rFonts w:ascii="TimesNewRomanPS-ItalicMT" w:hAnsi="TimesNewRomanPS-ItalicMT" w:cs="TimesNewRomanPS-ItalicMT"/>
          <w:iCs/>
          <w:kern w:val="0"/>
          <w:sz w:val="24"/>
          <w:szCs w:val="24"/>
        </w:rPr>
        <w:t>TSTTB</w:t>
      </w:r>
      <w:r w:rsidRPr="00C30527">
        <w:rPr>
          <w:rFonts w:ascii="TimesNewRomanPS-ItalicMT" w:hAnsi="TimesNewRomanPS-ItalicMT" w:cs="TimesNewRomanPS-ItalicMT"/>
          <w:iCs/>
          <w:kern w:val="0"/>
          <w:sz w:val="24"/>
          <w:szCs w:val="24"/>
        </w:rPr>
        <w:t xml:space="preserve"> 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>in this paper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. </w:t>
      </w:r>
      <w:r w:rsidR="00E47A65" w:rsidRPr="00C30527">
        <w:rPr>
          <w:rFonts w:ascii="TimesNewRomanPSMT" w:hAnsi="TimesNewRomanPSMT" w:cs="TimesNewRomanPSMT"/>
          <w:kern w:val="0"/>
          <w:sz w:val="24"/>
          <w:szCs w:val="24"/>
        </w:rPr>
        <w:t>The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formulation approach </w:t>
      </w:r>
      <w:r w:rsidR="00E47A65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taken in this paper 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has 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>the following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advantages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. First, the concept of 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the </w:t>
      </w:r>
      <w:r w:rsidR="00643C5B" w:rsidRPr="00C30527">
        <w:rPr>
          <w:rFonts w:ascii="TimesNewRomanPS-ItalicMT" w:hAnsi="TimesNewRomanPS-ItalicMT" w:cs="TimesNewRomanPS-ItalicMT"/>
          <w:iCs/>
          <w:kern w:val="0"/>
          <w:sz w:val="24"/>
          <w:szCs w:val="24"/>
        </w:rPr>
        <w:t>TSTTB</w:t>
      </w:r>
      <w:r w:rsidRPr="00C30527">
        <w:rPr>
          <w:rFonts w:ascii="TimesNewRomanPS-ItalicMT" w:hAnsi="TimesNewRomanPS-ItalicMT" w:cs="TimesNewRomanPS-ItalicMT"/>
          <w:iCs/>
          <w:kern w:val="0"/>
          <w:sz w:val="24"/>
          <w:szCs w:val="24"/>
        </w:rPr>
        <w:t xml:space="preserve"> 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is easy to understand as 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>its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mathematical structure is similar to that of 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the </w:t>
      </w:r>
      <w:r w:rsidR="00742DE2" w:rsidRPr="00C30527">
        <w:rPr>
          <w:rFonts w:ascii="TimesNewRomanPSMT" w:hAnsi="TimesNewRomanPSMT" w:cs="TimesNewRomanPSMT"/>
          <w:kern w:val="0"/>
          <w:sz w:val="24"/>
          <w:szCs w:val="24"/>
        </w:rPr>
        <w:t>TTB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. Second, 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>this paper lends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new insights 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>in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>to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the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</w:t>
      </w:r>
      <w:r w:rsidR="00643C5B" w:rsidRPr="00C30527">
        <w:rPr>
          <w:rFonts w:ascii="TimesNewRomanPS-ItalicMT" w:hAnsi="TimesNewRomanPS-ItalicMT" w:cs="TimesNewRomanPS-ItalicMT"/>
          <w:iCs/>
          <w:kern w:val="0"/>
          <w:sz w:val="24"/>
          <w:szCs w:val="24"/>
        </w:rPr>
        <w:t>TSTTB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>, including an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interpretation of the </w:t>
      </w:r>
      <w:r w:rsidRPr="00C30527"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R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value,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the concept of the system manager</w:t>
      </w:r>
      <w:r w:rsidR="00A516BB" w:rsidRPr="00C30527">
        <w:rPr>
          <w:rFonts w:ascii="TimesNewRomanPSMT" w:hAnsi="TimesNewRomanPSMT" w:cs="TimesNewRomanPSMT"/>
          <w:kern w:val="0"/>
          <w:sz w:val="24"/>
          <w:szCs w:val="24"/>
        </w:rPr>
        <w:t>’s safety margin</w:t>
      </w:r>
      <w:r w:rsidR="007F56DB" w:rsidRPr="00C30527">
        <w:rPr>
          <w:rFonts w:ascii="TimesNewRomanPSMT" w:hAnsi="TimesNewRomanPSMT" w:cs="TimesNewRomanPSMT"/>
          <w:kern w:val="0"/>
          <w:sz w:val="24"/>
          <w:szCs w:val="24"/>
        </w:rPr>
        <w:t>,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and the concept of the largest acceptable </w:t>
      </w:r>
      <w:r w:rsidR="00643C5B" w:rsidRPr="00C30527">
        <w:rPr>
          <w:rFonts w:ascii="TimesNewRomanPS-ItalicMT" w:hAnsi="TimesNewRomanPS-ItalicMT" w:cs="TimesNewRomanPS-ItalicMT"/>
          <w:iCs/>
          <w:kern w:val="0"/>
          <w:sz w:val="24"/>
          <w:szCs w:val="24"/>
        </w:rPr>
        <w:t>TSTT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>.</w:t>
      </w:r>
    </w:p>
    <w:p w:rsidR="0010728C" w:rsidRPr="00C30527" w:rsidRDefault="003D1B4A" w:rsidP="00C30527">
      <w:pPr>
        <w:tabs>
          <w:tab w:val="center" w:pos="4536"/>
          <w:tab w:val="right" w:pos="9072"/>
        </w:tabs>
        <w:snapToGrid w:val="0"/>
        <w:ind w:firstLineChars="118" w:firstLine="283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Analogous to SO assignment, </w:t>
      </w:r>
      <w:r w:rsidR="00A516BB" w:rsidRPr="00C30527">
        <w:rPr>
          <w:rFonts w:ascii="Times New Roman" w:hAnsi="Times New Roman" w:cs="Times New Roman"/>
          <w:sz w:val="24"/>
          <w:szCs w:val="24"/>
        </w:rPr>
        <w:t>the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D51A9" w:rsidRPr="00C30527">
        <w:rPr>
          <w:rFonts w:ascii="Times New Roman" w:hAnsi="Times New Roman" w:cs="Times New Roman"/>
          <w:sz w:val="24"/>
          <w:szCs w:val="24"/>
        </w:rPr>
        <w:t>TSTTB</w:t>
      </w:r>
      <w:r w:rsidR="00A516BB" w:rsidRPr="00C30527">
        <w:rPr>
          <w:rFonts w:ascii="Times New Roman" w:hAnsi="Times New Roman" w:cs="Times New Roman"/>
          <w:sz w:val="24"/>
          <w:szCs w:val="24"/>
        </w:rPr>
        <w:t xml:space="preserve"> is used</w:t>
      </w:r>
      <w:r w:rsidRPr="00C30527">
        <w:rPr>
          <w:rFonts w:ascii="Times New Roman" w:hAnsi="Times New Roman" w:cs="Times New Roman"/>
          <w:sz w:val="24"/>
          <w:szCs w:val="24"/>
        </w:rPr>
        <w:t xml:space="preserve"> to define </w:t>
      </w:r>
      <w:r w:rsidR="0010728C" w:rsidRPr="00C30527">
        <w:rPr>
          <w:rFonts w:ascii="Times New Roman" w:hAnsi="Times New Roman" w:cs="Times New Roman"/>
          <w:sz w:val="24"/>
          <w:szCs w:val="24"/>
        </w:rPr>
        <w:t>RSO</w:t>
      </w:r>
      <w:r w:rsidRPr="00C30527">
        <w:rPr>
          <w:rFonts w:ascii="Times New Roman" w:hAnsi="Times New Roman" w:cs="Times New Roman"/>
          <w:sz w:val="24"/>
          <w:szCs w:val="24"/>
        </w:rPr>
        <w:t xml:space="preserve"> assignment</w:t>
      </w:r>
      <w:r w:rsidR="0010728C" w:rsidRPr="00C30527">
        <w:rPr>
          <w:rFonts w:ascii="Times New Roman" w:hAnsi="Times New Roman" w:cs="Times New Roman"/>
          <w:sz w:val="24"/>
          <w:szCs w:val="24"/>
        </w:rPr>
        <w:t xml:space="preserve">. It can be mathematically expressed as </w:t>
      </w:r>
      <w:r w:rsidR="009B05F1" w:rsidRPr="00C30527">
        <w:rPr>
          <w:rFonts w:ascii="Times New Roman" w:hAnsi="Times New Roman" w:cs="Times New Roman"/>
          <w:sz w:val="24"/>
          <w:szCs w:val="24"/>
        </w:rPr>
        <w:t>the following</w:t>
      </w:r>
      <w:r w:rsidR="0010728C" w:rsidRPr="00C30527">
        <w:rPr>
          <w:rFonts w:ascii="Times New Roman" w:hAnsi="Times New Roman" w:cs="Times New Roman"/>
          <w:sz w:val="24"/>
          <w:szCs w:val="24"/>
        </w:rPr>
        <w:t xml:space="preserve"> minimization program:</w:t>
      </w:r>
    </w:p>
    <w:p w:rsidR="0010728C" w:rsidRPr="00C30527" w:rsidRDefault="0010728C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22"/>
        </w:rPr>
        <w:drawing>
          <wp:inline distT="0" distB="0" distL="0" distR="0" wp14:anchorId="20947706" wp14:editId="7AA6E62F">
            <wp:extent cx="1490472" cy="292608"/>
            <wp:effectExtent l="0" t="0" r="0" b="0"/>
            <wp:docPr id="147" name="Picture 1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rrowheads="1"/>
                    </pic:cNvPicPr>
                  </pic:nvPicPr>
                  <pic:blipFill>
                    <a:blip r:embed="rId2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472" cy="29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52" w:name="ZEqnNum698476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21</w:instrText>
        </w:r>
      </w:fldSimple>
      <w:r w:rsidR="000868CE" w:rsidRPr="00C30527">
        <w:instrText>)</w:instrText>
      </w:r>
      <w:bookmarkEnd w:id="52"/>
      <w:r w:rsidR="000868CE" w:rsidRPr="00C30527">
        <w:fldChar w:fldCharType="end"/>
      </w:r>
    </w:p>
    <w:p w:rsidR="00D34EDA" w:rsidRPr="00C30527" w:rsidRDefault="00D34EDA" w:rsidP="00C30527">
      <w:pPr>
        <w:widowControl/>
        <w:tabs>
          <w:tab w:val="center" w:pos="4536"/>
          <w:tab w:val="right" w:pos="9072"/>
        </w:tabs>
        <w:autoSpaceDE w:val="0"/>
        <w:autoSpaceDN w:val="0"/>
        <w:adjustRightInd w:val="0"/>
        <w:snapToGrid w:val="0"/>
        <w:rPr>
          <w:rFonts w:ascii="TimesNewRomanPSMT" w:hAnsi="TimesNewRomanPSMT" w:cs="TimesNewRomanPSMT"/>
          <w:kern w:val="0"/>
          <w:sz w:val="24"/>
          <w:szCs w:val="24"/>
        </w:rPr>
      </w:pPr>
      <w:proofErr w:type="gramStart"/>
      <w:r w:rsidRPr="00C30527">
        <w:rPr>
          <w:rFonts w:ascii="Times New Roman" w:hAnsi="Times New Roman"/>
          <w:sz w:val="24"/>
          <w:szCs w:val="24"/>
        </w:rPr>
        <w:t>where</w:t>
      </w:r>
      <w:proofErr w:type="gramEnd"/>
      <w:r w:rsidRPr="00C30527">
        <w:rPr>
          <w:rFonts w:ascii="Times New Roman" w:hAnsi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/>
          <w:noProof/>
          <w:position w:val="-10"/>
          <w:sz w:val="24"/>
          <w:szCs w:val="24"/>
        </w:rPr>
        <w:drawing>
          <wp:inline distT="0" distB="0" distL="0" distR="0" wp14:anchorId="6FD9A470" wp14:editId="0B865733">
            <wp:extent cx="713232" cy="201168"/>
            <wp:effectExtent l="0" t="0" r="0" b="8890"/>
            <wp:docPr id="148" name="Pictur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rrowheads="1"/>
                    </pic:cNvPicPr>
                  </pic:nvPicPr>
                  <pic:blipFill>
                    <a:blip r:embed="rId2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" cy="20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022F" w:rsidRPr="00C30527">
        <w:rPr>
          <w:rFonts w:ascii="Times New Roman" w:hAnsi="Times New Roman"/>
          <w:sz w:val="24"/>
          <w:szCs w:val="24"/>
        </w:rPr>
        <w:t xml:space="preserve"> </w:t>
      </w:r>
      <w:r w:rsidRPr="00C30527">
        <w:rPr>
          <w:rFonts w:ascii="Times New Roman" w:hAnsi="Times New Roman"/>
          <w:sz w:val="24"/>
          <w:szCs w:val="24"/>
        </w:rPr>
        <w:t>is the TSTTB at RSO</w:t>
      </w:r>
      <w:r w:rsidR="00B97DA0" w:rsidRPr="00C30527">
        <w:rPr>
          <w:rFonts w:ascii="Times New Roman" w:hAnsi="Times New Roman"/>
          <w:sz w:val="24"/>
          <w:szCs w:val="24"/>
        </w:rPr>
        <w:t>.</w:t>
      </w:r>
      <w:r w:rsidR="00FA5423" w:rsidRPr="00C30527">
        <w:rPr>
          <w:rFonts w:ascii="Times New Roman" w:hAnsi="Times New Roman"/>
          <w:sz w:val="24"/>
          <w:szCs w:val="24"/>
        </w:rPr>
        <w:t xml:space="preserve"> </w:t>
      </w:r>
      <w:r w:rsidR="00FA5423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Unlike Uchida and Iida (1993), the objective function further captures the standard deviation of </w:t>
      </w:r>
      <w:r w:rsidR="00BA3E95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the </w:t>
      </w:r>
      <w:r w:rsidR="00FA5423" w:rsidRPr="00C30527">
        <w:rPr>
          <w:rFonts w:ascii="TimesNewRomanPS-ItalicMT" w:hAnsi="TimesNewRomanPS-ItalicMT" w:cs="TimesNewRomanPS-ItalicMT"/>
          <w:iCs/>
          <w:kern w:val="0"/>
          <w:sz w:val="24"/>
          <w:szCs w:val="24"/>
        </w:rPr>
        <w:t>TST</w:t>
      </w:r>
      <w:r w:rsidR="0048584F" w:rsidRPr="00C30527">
        <w:rPr>
          <w:rFonts w:ascii="TimesNewRomanPS-ItalicMT" w:hAnsi="TimesNewRomanPS-ItalicMT" w:cs="TimesNewRomanPS-ItalicMT"/>
          <w:iCs/>
          <w:kern w:val="0"/>
          <w:sz w:val="24"/>
          <w:szCs w:val="24"/>
        </w:rPr>
        <w:t>T</w:t>
      </w:r>
      <w:r w:rsidR="00FA5423" w:rsidRPr="00C30527"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 xml:space="preserve"> </w:t>
      </w:r>
      <w:r w:rsidR="00FA5423" w:rsidRPr="00C30527">
        <w:rPr>
          <w:rFonts w:ascii="TimesNewRomanPSMT" w:hAnsi="TimesNewRomanPSMT" w:cs="TimesNewRomanPSMT"/>
          <w:kern w:val="0"/>
          <w:sz w:val="24"/>
          <w:szCs w:val="24"/>
        </w:rPr>
        <w:t>to model the risk aversion of system managers.</w:t>
      </w:r>
      <w:r w:rsidR="008F7A9F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This program can be solved by existing optimization software packages.</w:t>
      </w:r>
    </w:p>
    <w:p w:rsidR="00B806AC" w:rsidRPr="00C30527" w:rsidRDefault="00B806AC" w:rsidP="00C30527">
      <w:pPr>
        <w:widowControl/>
        <w:tabs>
          <w:tab w:val="center" w:pos="4536"/>
          <w:tab w:val="right" w:pos="9072"/>
        </w:tabs>
        <w:autoSpaceDE w:val="0"/>
        <w:autoSpaceDN w:val="0"/>
        <w:adjustRightInd w:val="0"/>
        <w:snapToGrid w:val="0"/>
        <w:rPr>
          <w:rFonts w:ascii="Times New Roman" w:hAnsi="Times New Roman"/>
          <w:b/>
          <w:sz w:val="24"/>
          <w:szCs w:val="24"/>
        </w:rPr>
      </w:pPr>
    </w:p>
    <w:p w:rsidR="00B806AC" w:rsidRPr="00C30527" w:rsidRDefault="00B806AC" w:rsidP="00C30527">
      <w:pPr>
        <w:widowControl/>
        <w:tabs>
          <w:tab w:val="center" w:pos="4536"/>
          <w:tab w:val="right" w:pos="9072"/>
        </w:tabs>
        <w:autoSpaceDE w:val="0"/>
        <w:autoSpaceDN w:val="0"/>
        <w:adjustRightInd w:val="0"/>
        <w:snapToGrid w:val="0"/>
        <w:rPr>
          <w:rFonts w:ascii="Times New Roman" w:hAnsi="Times New Roman"/>
          <w:b/>
          <w:sz w:val="24"/>
          <w:szCs w:val="24"/>
        </w:rPr>
      </w:pPr>
      <w:r w:rsidRPr="00C30527">
        <w:rPr>
          <w:rFonts w:ascii="Times New Roman" w:hAnsi="Times New Roman"/>
          <w:b/>
          <w:sz w:val="24"/>
          <w:szCs w:val="24"/>
        </w:rPr>
        <w:t xml:space="preserve">Example 3: </w:t>
      </w:r>
      <w:r w:rsidR="002273E4" w:rsidRPr="00C30527">
        <w:rPr>
          <w:rFonts w:ascii="Times New Roman" w:hAnsi="Times New Roman"/>
          <w:b/>
          <w:sz w:val="24"/>
          <w:szCs w:val="24"/>
        </w:rPr>
        <w:t>R</w:t>
      </w:r>
      <w:r w:rsidR="00546BD0" w:rsidRPr="00C30527">
        <w:rPr>
          <w:rFonts w:ascii="Times New Roman" w:hAnsi="Times New Roman"/>
          <w:b/>
          <w:sz w:val="24"/>
          <w:szCs w:val="24"/>
        </w:rPr>
        <w:t>eliability-based system-</w:t>
      </w:r>
      <w:r w:rsidR="002273E4" w:rsidRPr="00C30527">
        <w:rPr>
          <w:rFonts w:ascii="Times New Roman" w:hAnsi="Times New Roman"/>
          <w:b/>
          <w:sz w:val="24"/>
          <w:szCs w:val="24"/>
        </w:rPr>
        <w:t xml:space="preserve">optimal </w:t>
      </w:r>
      <w:r w:rsidRPr="00C30527">
        <w:rPr>
          <w:rFonts w:ascii="Times New Roman" w:hAnsi="Times New Roman"/>
          <w:b/>
          <w:sz w:val="24"/>
          <w:szCs w:val="24"/>
        </w:rPr>
        <w:t>example</w:t>
      </w:r>
    </w:p>
    <w:p w:rsidR="00862CE5" w:rsidRPr="00C30527" w:rsidRDefault="00862CE5" w:rsidP="00C30527">
      <w:pPr>
        <w:snapToGrid w:val="0"/>
        <w:rPr>
          <w:rFonts w:ascii="Times New Roman" w:hAnsi="Times New Roman"/>
          <w:sz w:val="24"/>
          <w:szCs w:val="24"/>
        </w:rPr>
      </w:pPr>
    </w:p>
    <w:p w:rsidR="00B806AC" w:rsidRPr="00C30527" w:rsidRDefault="00862CE5" w:rsidP="00C30527">
      <w:pPr>
        <w:snapToGrid w:val="0"/>
        <w:ind w:firstLine="36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 xml:space="preserve">The network setting in Examples 1 and 2 are used here. </w:t>
      </w:r>
      <w:r w:rsidR="004850E6" w:rsidRPr="00C30527">
        <w:rPr>
          <w:rFonts w:ascii="Times New Roman" w:hAnsi="Times New Roman"/>
          <w:sz w:val="24"/>
          <w:szCs w:val="24"/>
        </w:rPr>
        <w:t>Assum</w:t>
      </w:r>
      <w:r w:rsidR="008B450E" w:rsidRPr="00C30527">
        <w:rPr>
          <w:rFonts w:ascii="Times New Roman" w:hAnsi="Times New Roman"/>
          <w:sz w:val="24"/>
          <w:szCs w:val="24"/>
        </w:rPr>
        <w:t>e</w:t>
      </w:r>
      <w:r w:rsidR="004850E6" w:rsidRPr="00C30527">
        <w:rPr>
          <w:rFonts w:ascii="Times New Roman" w:hAnsi="Times New Roman"/>
          <w:sz w:val="24"/>
          <w:szCs w:val="24"/>
        </w:rPr>
        <w:t xml:space="preserve"> </w:t>
      </w:r>
      <w:r w:rsidR="004850E6" w:rsidRPr="00C30527">
        <w:rPr>
          <w:rFonts w:ascii="Times New Roman" w:hAnsi="Times New Roman"/>
          <w:i/>
          <w:sz w:val="24"/>
          <w:szCs w:val="24"/>
        </w:rPr>
        <w:t>R</w:t>
      </w:r>
      <w:r w:rsidR="004850E6" w:rsidRPr="00C30527">
        <w:rPr>
          <w:rFonts w:ascii="Times New Roman" w:hAnsi="Times New Roman"/>
          <w:sz w:val="24"/>
          <w:szCs w:val="24"/>
        </w:rPr>
        <w:t xml:space="preserve"> equals 2</w:t>
      </w:r>
      <w:r w:rsidR="005B3BDC" w:rsidRPr="00C30527">
        <w:rPr>
          <w:rFonts w:ascii="Times New Roman" w:hAnsi="Times New Roman"/>
          <w:sz w:val="24"/>
          <w:szCs w:val="24"/>
        </w:rPr>
        <w:t>.</w:t>
      </w:r>
    </w:p>
    <w:p w:rsidR="005C5A94" w:rsidRPr="00C30527" w:rsidRDefault="007C4D91" w:rsidP="00C30527">
      <w:pPr>
        <w:snapToGrid w:val="0"/>
        <w:ind w:firstLine="36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 xml:space="preserve">By flow conservation, we </w:t>
      </w:r>
      <w:proofErr w:type="gramStart"/>
      <w:r w:rsidRPr="00C30527">
        <w:rPr>
          <w:rFonts w:ascii="Times New Roman" w:hAnsi="Times New Roman"/>
          <w:sz w:val="24"/>
          <w:szCs w:val="24"/>
        </w:rPr>
        <w:t>have</w:t>
      </w:r>
      <w:r w:rsidR="005A73A6" w:rsidRPr="00C30527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="005A73A6" w:rsidRPr="00C30527">
        <w:rPr>
          <w:rFonts w:ascii="Times New Roman" w:hAnsi="Times New Roman"/>
          <w:position w:val="-14"/>
          <w:sz w:val="24"/>
          <w:szCs w:val="24"/>
        </w:rPr>
        <w:object w:dxaOrig="1500" w:dyaOrig="380" w14:anchorId="7EC67063">
          <v:shape id="_x0000_i1117" type="#_x0000_t75" style="width:74.65pt;height:17.35pt" o:ole="">
            <v:imagedata r:id="rId256" o:title=""/>
          </v:shape>
          <o:OLEObject Type="Embed" ProgID="Equation.DSMT4" ShapeID="_x0000_i1117" DrawAspect="Content" ObjectID="_1486165322" r:id="rId257"/>
        </w:object>
      </w:r>
      <w:r w:rsidR="00D91235" w:rsidRPr="00C30527">
        <w:rPr>
          <w:rFonts w:ascii="Times New Roman" w:hAnsi="Times New Roman"/>
          <w:sz w:val="24"/>
          <w:szCs w:val="24"/>
        </w:rPr>
        <w:t xml:space="preserve">. This together </w:t>
      </w:r>
      <w:proofErr w:type="gramStart"/>
      <w:r w:rsidR="00D91235" w:rsidRPr="00C30527">
        <w:rPr>
          <w:rFonts w:ascii="Times New Roman" w:hAnsi="Times New Roman"/>
          <w:sz w:val="24"/>
          <w:szCs w:val="24"/>
        </w:rPr>
        <w:t>with</w:t>
      </w:r>
      <w:r w:rsidR="00636256" w:rsidRPr="00C30527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="00636256" w:rsidRPr="00C30527">
        <w:rPr>
          <w:rFonts w:ascii="Times New Roman" w:hAnsi="Times New Roman"/>
          <w:position w:val="-14"/>
          <w:sz w:val="24"/>
          <w:szCs w:val="24"/>
        </w:rPr>
        <w:object w:dxaOrig="900" w:dyaOrig="380" w14:anchorId="1DD273D1">
          <v:shape id="_x0000_i1118" type="#_x0000_t75" style="width:44.85pt;height:17.35pt" o:ole="">
            <v:imagedata r:id="rId221" o:title=""/>
          </v:shape>
          <o:OLEObject Type="Embed" ProgID="Equation.DSMT4" ShapeID="_x0000_i1118" DrawAspect="Content" ObjectID="_1486165323" r:id="rId258"/>
        </w:object>
      </w:r>
      <w:r w:rsidR="00636256" w:rsidRPr="00C30527">
        <w:rPr>
          <w:rFonts w:ascii="Times New Roman" w:hAnsi="Times New Roman"/>
          <w:sz w:val="24"/>
          <w:szCs w:val="24"/>
        </w:rPr>
        <w:t xml:space="preserve">, </w:t>
      </w:r>
      <w:r w:rsidR="00636256" w:rsidRPr="00C30527">
        <w:rPr>
          <w:rFonts w:ascii="Times New Roman" w:hAnsi="Times New Roman"/>
          <w:position w:val="-14"/>
          <w:sz w:val="24"/>
          <w:szCs w:val="24"/>
        </w:rPr>
        <w:object w:dxaOrig="960" w:dyaOrig="380" w14:anchorId="2DB1C80F">
          <v:shape id="_x0000_i1119" type="#_x0000_t75" style="width:48.25pt;height:17.35pt" o:ole="">
            <v:imagedata r:id="rId259" o:title=""/>
          </v:shape>
          <o:OLEObject Type="Embed" ProgID="Equation.DSMT4" ShapeID="_x0000_i1119" DrawAspect="Content" ObjectID="_1486165324" r:id="rId260"/>
        </w:object>
      </w:r>
      <w:r w:rsidR="00636256" w:rsidRPr="00C30527">
        <w:rPr>
          <w:rFonts w:ascii="Times New Roman" w:hAnsi="Times New Roman"/>
          <w:sz w:val="24"/>
          <w:szCs w:val="24"/>
        </w:rPr>
        <w:t xml:space="preserve">, </w:t>
      </w:r>
      <w:r w:rsidR="00636256" w:rsidRPr="00C30527">
        <w:rPr>
          <w:rFonts w:ascii="Times New Roman" w:hAnsi="Times New Roman"/>
          <w:position w:val="-14"/>
          <w:sz w:val="24"/>
          <w:szCs w:val="24"/>
        </w:rPr>
        <w:object w:dxaOrig="1600" w:dyaOrig="380" w14:anchorId="1854A498">
          <v:shape id="_x0000_i1120" type="#_x0000_t75" style="width:79.9pt;height:17.35pt" o:ole="">
            <v:imagedata r:id="rId261" o:title=""/>
          </v:shape>
          <o:OLEObject Type="Embed" ProgID="Equation.DSMT4" ShapeID="_x0000_i1120" DrawAspect="Content" ObjectID="_1486165325" r:id="rId262"/>
        </w:object>
      </w:r>
      <w:r w:rsidR="00636256" w:rsidRPr="00C30527">
        <w:rPr>
          <w:rFonts w:ascii="Times New Roman" w:hAnsi="Times New Roman"/>
          <w:sz w:val="24"/>
          <w:szCs w:val="24"/>
        </w:rPr>
        <w:t xml:space="preserve">, </w:t>
      </w:r>
      <w:r w:rsidR="00C755AE" w:rsidRPr="00C30527">
        <w:rPr>
          <w:rFonts w:ascii="Times New Roman" w:hAnsi="Times New Roman"/>
          <w:sz w:val="24"/>
          <w:szCs w:val="24"/>
        </w:rPr>
        <w:fldChar w:fldCharType="begin"/>
      </w:r>
      <w:r w:rsidR="00C755AE" w:rsidRPr="00C30527">
        <w:rPr>
          <w:rFonts w:ascii="Times New Roman" w:hAnsi="Times New Roman"/>
          <w:sz w:val="24"/>
          <w:szCs w:val="24"/>
        </w:rPr>
        <w:instrText xml:space="preserve"> GOTOBUTTON ZEqnNum945669  \* MERGEFORMAT </w:instrText>
      </w:r>
      <w:r w:rsidR="00C755AE" w:rsidRPr="00C30527">
        <w:rPr>
          <w:rFonts w:ascii="Times New Roman" w:hAnsi="Times New Roman"/>
          <w:sz w:val="24"/>
          <w:szCs w:val="24"/>
        </w:rPr>
        <w:fldChar w:fldCharType="begin"/>
      </w:r>
      <w:r w:rsidR="00C755AE" w:rsidRPr="00C30527">
        <w:rPr>
          <w:rFonts w:ascii="Times New Roman" w:hAnsi="Times New Roman"/>
          <w:sz w:val="24"/>
          <w:szCs w:val="24"/>
        </w:rPr>
        <w:instrText xml:space="preserve"> REF ZEqnNum945669 \* Charformat \! \* MERGEFORMAT </w:instrText>
      </w:r>
      <w:r w:rsidR="00C755AE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(15)</w:instrText>
      </w:r>
      <w:r w:rsidR="00C755AE" w:rsidRPr="00C30527">
        <w:rPr>
          <w:rFonts w:ascii="Times New Roman" w:hAnsi="Times New Roman"/>
          <w:sz w:val="24"/>
          <w:szCs w:val="24"/>
        </w:rPr>
        <w:fldChar w:fldCharType="end"/>
      </w:r>
      <w:r w:rsidR="00C755AE" w:rsidRPr="00C30527">
        <w:rPr>
          <w:rFonts w:ascii="Times New Roman" w:hAnsi="Times New Roman"/>
          <w:sz w:val="24"/>
          <w:szCs w:val="24"/>
        </w:rPr>
        <w:fldChar w:fldCharType="end"/>
      </w:r>
      <w:r w:rsidR="00445B6F" w:rsidRPr="00C30527">
        <w:rPr>
          <w:rFonts w:ascii="Times New Roman" w:hAnsi="Times New Roman"/>
          <w:sz w:val="24"/>
          <w:szCs w:val="24"/>
        </w:rPr>
        <w:t>,</w:t>
      </w:r>
      <w:r w:rsidR="00181794" w:rsidRPr="00C30527">
        <w:rPr>
          <w:rFonts w:ascii="Times New Roman" w:hAnsi="Times New Roman"/>
          <w:sz w:val="24"/>
          <w:szCs w:val="24"/>
        </w:rPr>
        <w:t xml:space="preserve"> and </w:t>
      </w:r>
      <w:r w:rsidR="00C755AE" w:rsidRPr="00C30527">
        <w:rPr>
          <w:rFonts w:ascii="Times New Roman" w:hAnsi="Times New Roman"/>
          <w:sz w:val="24"/>
          <w:szCs w:val="24"/>
        </w:rPr>
        <w:fldChar w:fldCharType="begin"/>
      </w:r>
      <w:r w:rsidR="00C755AE" w:rsidRPr="00C30527">
        <w:rPr>
          <w:rFonts w:ascii="Times New Roman" w:hAnsi="Times New Roman"/>
          <w:sz w:val="24"/>
          <w:szCs w:val="24"/>
        </w:rPr>
        <w:instrText xml:space="preserve"> GOTOBUTTON ZEqnNum842845  \* MERGEFORMAT </w:instrText>
      </w:r>
      <w:r w:rsidR="00C755AE" w:rsidRPr="00C30527">
        <w:rPr>
          <w:rFonts w:ascii="Times New Roman" w:hAnsi="Times New Roman"/>
          <w:sz w:val="24"/>
          <w:szCs w:val="24"/>
        </w:rPr>
        <w:fldChar w:fldCharType="begin"/>
      </w:r>
      <w:r w:rsidR="00C755AE" w:rsidRPr="00C30527">
        <w:rPr>
          <w:rFonts w:ascii="Times New Roman" w:hAnsi="Times New Roman"/>
          <w:sz w:val="24"/>
          <w:szCs w:val="24"/>
        </w:rPr>
        <w:instrText xml:space="preserve"> REF ZEqnNum842845 \* Charformat \! \* MERGEFORMAT </w:instrText>
      </w:r>
      <w:r w:rsidR="00C755AE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(16)</w:instrText>
      </w:r>
      <w:r w:rsidR="00C755AE" w:rsidRPr="00C30527">
        <w:rPr>
          <w:rFonts w:ascii="Times New Roman" w:hAnsi="Times New Roman"/>
          <w:sz w:val="24"/>
          <w:szCs w:val="24"/>
        </w:rPr>
        <w:fldChar w:fldCharType="end"/>
      </w:r>
      <w:r w:rsidR="00C755AE" w:rsidRPr="00C30527">
        <w:rPr>
          <w:rFonts w:ascii="Times New Roman" w:hAnsi="Times New Roman"/>
          <w:sz w:val="24"/>
          <w:szCs w:val="24"/>
        </w:rPr>
        <w:fldChar w:fldCharType="end"/>
      </w:r>
      <w:r w:rsidR="0070767D" w:rsidRPr="00C30527">
        <w:rPr>
          <w:rFonts w:ascii="Times New Roman" w:hAnsi="Times New Roman"/>
          <w:sz w:val="24"/>
          <w:szCs w:val="24"/>
        </w:rPr>
        <w:t xml:space="preserve"> lead to:</w:t>
      </w:r>
    </w:p>
    <w:p w:rsidR="00AB16EA" w:rsidRPr="00C30527" w:rsidRDefault="00F924A4" w:rsidP="00C30527">
      <w:pPr>
        <w:snapToGrid w:val="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position w:val="-36"/>
          <w:sz w:val="24"/>
          <w:szCs w:val="24"/>
        </w:rPr>
        <w:object w:dxaOrig="4680" w:dyaOrig="840" w14:anchorId="023B1717">
          <v:shape id="_x0000_i1121" type="#_x0000_t75" style="width:234.85pt;height:41.45pt" o:ole="">
            <v:imagedata r:id="rId263" o:title=""/>
          </v:shape>
          <o:OLEObject Type="Embed" ProgID="Equation.DSMT4" ShapeID="_x0000_i1121" DrawAspect="Content" ObjectID="_1486165326" r:id="rId264"/>
        </w:object>
      </w:r>
    </w:p>
    <w:p w:rsidR="005B3BDC" w:rsidRPr="00C30527" w:rsidRDefault="00F924A4" w:rsidP="00C30527">
      <w:pPr>
        <w:snapToGrid w:val="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position w:val="-46"/>
          <w:sz w:val="24"/>
          <w:szCs w:val="24"/>
        </w:rPr>
        <w:object w:dxaOrig="6720" w:dyaOrig="1040" w14:anchorId="2FF185DA">
          <v:shape id="_x0000_i1122" type="#_x0000_t75" style="width:335.1pt;height:51.65pt" o:ole="">
            <v:imagedata r:id="rId265" o:title=""/>
          </v:shape>
          <o:OLEObject Type="Embed" ProgID="Equation.DSMT4" ShapeID="_x0000_i1122" DrawAspect="Content" ObjectID="_1486165327" r:id="rId266"/>
        </w:object>
      </w:r>
    </w:p>
    <w:p w:rsidR="00862CE5" w:rsidRPr="00C30527" w:rsidRDefault="00862CE5" w:rsidP="00C30527">
      <w:pPr>
        <w:snapToGrid w:val="0"/>
        <w:ind w:firstLine="36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>An RSO flow pattern and the minimum TSTTB are</w:t>
      </w:r>
      <w:r w:rsidR="00027839" w:rsidRPr="00C30527">
        <w:rPr>
          <w:rFonts w:ascii="Times New Roman" w:hAnsi="Times New Roman"/>
          <w:sz w:val="24"/>
          <w:szCs w:val="24"/>
        </w:rPr>
        <w:t xml:space="preserve"> given</w:t>
      </w:r>
      <w:r w:rsidRPr="00C30527">
        <w:rPr>
          <w:rFonts w:ascii="Times New Roman" w:hAnsi="Times New Roman"/>
          <w:sz w:val="24"/>
          <w:szCs w:val="24"/>
        </w:rPr>
        <w:t xml:space="preserve"> in the following.</w:t>
      </w:r>
    </w:p>
    <w:p w:rsidR="00A83A6A" w:rsidRPr="00C30527" w:rsidRDefault="00CA44CD" w:rsidP="00C30527">
      <w:pPr>
        <w:snapToGrid w:val="0"/>
        <w:ind w:firstLine="36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 xml:space="preserve">Because </w:t>
      </w:r>
      <w:r w:rsidRPr="00C30527">
        <w:rPr>
          <w:rFonts w:ascii="Times New Roman" w:hAnsi="Times New Roman"/>
          <w:position w:val="-14"/>
          <w:sz w:val="24"/>
          <w:szCs w:val="24"/>
        </w:rPr>
        <w:object w:dxaOrig="2500" w:dyaOrig="400" w14:anchorId="5FA8D463">
          <v:shape id="_x0000_i1123" type="#_x0000_t75" style="width:126.65pt;height:20.35pt" o:ole="">
            <v:imagedata r:id="rId267" o:title=""/>
          </v:shape>
          <o:OLEObject Type="Embed" ProgID="Equation.DSMT4" ShapeID="_x0000_i1123" DrawAspect="Content" ObjectID="_1486165328" r:id="rId268"/>
        </w:object>
      </w:r>
      <w:r w:rsidRPr="00C30527">
        <w:rPr>
          <w:rFonts w:ascii="Times New Roman" w:hAnsi="Times New Roman"/>
          <w:sz w:val="24"/>
          <w:szCs w:val="24"/>
        </w:rPr>
        <w:t xml:space="preserve"> is strictly convex</w:t>
      </w:r>
      <w:r w:rsidR="00041200" w:rsidRPr="00C30527">
        <w:rPr>
          <w:rFonts w:ascii="Times New Roman" w:hAnsi="Times New Roman"/>
          <w:sz w:val="24"/>
          <w:szCs w:val="24"/>
        </w:rPr>
        <w:t>, the minimum</w:t>
      </w:r>
      <w:r w:rsidR="00433470" w:rsidRPr="00C30527">
        <w:rPr>
          <w:rFonts w:ascii="Times New Roman" w:hAnsi="Times New Roman"/>
          <w:sz w:val="24"/>
          <w:szCs w:val="24"/>
        </w:rPr>
        <w:t xml:space="preserve"> flow on </w:t>
      </w:r>
      <w:r w:rsidR="00266238" w:rsidRPr="00C30527">
        <w:rPr>
          <w:rFonts w:ascii="Times New Roman" w:hAnsi="Times New Roman"/>
          <w:sz w:val="24"/>
          <w:szCs w:val="24"/>
        </w:rPr>
        <w:t>link</w:t>
      </w:r>
      <w:r w:rsidR="00433470" w:rsidRPr="00C30527">
        <w:rPr>
          <w:rFonts w:ascii="Times New Roman" w:hAnsi="Times New Roman"/>
          <w:sz w:val="24"/>
          <w:szCs w:val="24"/>
        </w:rPr>
        <w:t xml:space="preserve"> 1</w:t>
      </w:r>
      <w:r w:rsidR="00041200" w:rsidRPr="00C30527">
        <w:rPr>
          <w:rFonts w:ascii="Times New Roman" w:hAnsi="Times New Roman"/>
          <w:sz w:val="24"/>
          <w:szCs w:val="24"/>
        </w:rPr>
        <w:t xml:space="preserve"> </w:t>
      </w:r>
      <w:r w:rsidRPr="00C30527">
        <w:rPr>
          <w:rFonts w:ascii="Times New Roman" w:hAnsi="Times New Roman"/>
          <w:sz w:val="24"/>
          <w:szCs w:val="24"/>
        </w:rPr>
        <w:t xml:space="preserve">can be obtained by setting </w:t>
      </w:r>
      <w:r w:rsidR="00563289" w:rsidRPr="00C30527">
        <w:rPr>
          <w:rFonts w:ascii="Times New Roman" w:hAnsi="Times New Roman"/>
          <w:sz w:val="24"/>
          <w:szCs w:val="24"/>
        </w:rPr>
        <w:t>the</w:t>
      </w:r>
      <w:r w:rsidRPr="00C30527">
        <w:rPr>
          <w:rFonts w:ascii="Times New Roman" w:hAnsi="Times New Roman"/>
          <w:sz w:val="24"/>
          <w:szCs w:val="24"/>
        </w:rPr>
        <w:t xml:space="preserve"> derivative</w:t>
      </w:r>
      <w:r w:rsidR="00041200" w:rsidRPr="00C30527">
        <w:rPr>
          <w:rFonts w:ascii="Times New Roman" w:hAnsi="Times New Roman"/>
          <w:sz w:val="24"/>
          <w:szCs w:val="24"/>
        </w:rPr>
        <w:t xml:space="preserve"> to zero</w:t>
      </w:r>
      <w:r w:rsidR="00433470" w:rsidRPr="00C30527">
        <w:rPr>
          <w:rFonts w:ascii="Times New Roman" w:hAnsi="Times New Roman"/>
          <w:sz w:val="24"/>
          <w:szCs w:val="24"/>
        </w:rPr>
        <w:t xml:space="preserve">, </w:t>
      </w:r>
      <w:r w:rsidR="002B5E14" w:rsidRPr="00C30527">
        <w:rPr>
          <w:rFonts w:ascii="Times New Roman" w:hAnsi="Times New Roman"/>
          <w:sz w:val="24"/>
          <w:szCs w:val="24"/>
        </w:rPr>
        <w:t xml:space="preserve">resulting </w:t>
      </w:r>
      <w:proofErr w:type="gramStart"/>
      <w:r w:rsidR="002B5E14" w:rsidRPr="00C30527">
        <w:rPr>
          <w:rFonts w:ascii="Times New Roman" w:hAnsi="Times New Roman"/>
          <w:sz w:val="24"/>
          <w:szCs w:val="24"/>
        </w:rPr>
        <w:t>in</w:t>
      </w:r>
      <w:r w:rsidR="00433470" w:rsidRPr="00C30527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="00035DC8" w:rsidRPr="00C30527">
        <w:rPr>
          <w:rFonts w:ascii="Times New Roman" w:hAnsi="Times New Roman"/>
          <w:position w:val="-12"/>
          <w:sz w:val="24"/>
          <w:szCs w:val="24"/>
        </w:rPr>
        <w:object w:dxaOrig="900" w:dyaOrig="360" w14:anchorId="6AE8C2CA">
          <v:shape id="_x0000_i1124" type="#_x0000_t75" style="width:49.75pt;height:17.7pt" o:ole="">
            <v:imagedata r:id="rId269" o:title=""/>
          </v:shape>
          <o:OLEObject Type="Embed" ProgID="Equation.DSMT4" ShapeID="_x0000_i1124" DrawAspect="Content" ObjectID="_1486165329" r:id="rId270"/>
        </w:object>
      </w:r>
      <w:r w:rsidR="00563289" w:rsidRPr="00C30527">
        <w:rPr>
          <w:rFonts w:ascii="Times New Roman" w:hAnsi="Times New Roman"/>
          <w:sz w:val="24"/>
          <w:szCs w:val="24"/>
        </w:rPr>
        <w:t xml:space="preserve">, </w:t>
      </w:r>
      <w:r w:rsidR="00035DC8" w:rsidRPr="00C30527">
        <w:rPr>
          <w:rFonts w:ascii="Times New Roman" w:hAnsi="Times New Roman"/>
          <w:position w:val="-12"/>
          <w:sz w:val="24"/>
          <w:szCs w:val="24"/>
        </w:rPr>
        <w:object w:dxaOrig="900" w:dyaOrig="360" w14:anchorId="7E859DA4">
          <v:shape id="_x0000_i1125" type="#_x0000_t75" style="width:48.25pt;height:18.1pt" o:ole="">
            <v:imagedata r:id="rId271" o:title=""/>
          </v:shape>
          <o:OLEObject Type="Embed" ProgID="Equation.DSMT4" ShapeID="_x0000_i1125" DrawAspect="Content" ObjectID="_1486165330" r:id="rId272"/>
        </w:object>
      </w:r>
      <w:r w:rsidR="00970CF2" w:rsidRPr="00C30527">
        <w:rPr>
          <w:rFonts w:ascii="Times New Roman" w:hAnsi="Times New Roman"/>
          <w:sz w:val="24"/>
          <w:szCs w:val="24"/>
        </w:rPr>
        <w:t>,</w:t>
      </w:r>
      <w:r w:rsidR="00EF5650" w:rsidRPr="00C30527">
        <w:rPr>
          <w:rFonts w:ascii="Times New Roman" w:hAnsi="Times New Roman"/>
          <w:sz w:val="24"/>
          <w:szCs w:val="24"/>
        </w:rPr>
        <w:t xml:space="preserve"> and </w:t>
      </w:r>
      <w:r w:rsidR="00440732" w:rsidRPr="00C30527">
        <w:rPr>
          <w:rFonts w:ascii="Times New Roman" w:hAnsi="Times New Roman"/>
          <w:sz w:val="24"/>
          <w:szCs w:val="24"/>
        </w:rPr>
        <w:t>the</w:t>
      </w:r>
      <w:r w:rsidR="00EF5650" w:rsidRPr="00C30527">
        <w:rPr>
          <w:rFonts w:ascii="Times New Roman" w:hAnsi="Times New Roman"/>
          <w:sz w:val="24"/>
          <w:szCs w:val="24"/>
        </w:rPr>
        <w:t xml:space="preserve"> minimum TSTTB </w:t>
      </w:r>
      <w:r w:rsidR="006A3530" w:rsidRPr="00C30527">
        <w:rPr>
          <w:rFonts w:ascii="Times New Roman" w:hAnsi="Times New Roman"/>
          <w:sz w:val="24"/>
          <w:szCs w:val="24"/>
        </w:rPr>
        <w:t>of</w:t>
      </w:r>
      <w:r w:rsidR="00EF5650" w:rsidRPr="00C30527">
        <w:rPr>
          <w:rFonts w:ascii="Times New Roman" w:hAnsi="Times New Roman"/>
          <w:sz w:val="24"/>
          <w:szCs w:val="24"/>
        </w:rPr>
        <w:t xml:space="preserve"> </w:t>
      </w:r>
      <w:r w:rsidR="00CF6393" w:rsidRPr="00C30527">
        <w:rPr>
          <w:rFonts w:ascii="Times New Roman" w:hAnsi="Times New Roman"/>
          <w:sz w:val="24"/>
          <w:szCs w:val="24"/>
        </w:rPr>
        <w:t>5</w:t>
      </w:r>
      <w:r w:rsidR="00334333" w:rsidRPr="00C30527">
        <w:rPr>
          <w:rFonts w:ascii="Times New Roman" w:hAnsi="Times New Roman"/>
          <w:sz w:val="24"/>
          <w:szCs w:val="24"/>
        </w:rPr>
        <w:t>.0</w:t>
      </w:r>
      <w:r w:rsidR="005E4584" w:rsidRPr="00C30527">
        <w:rPr>
          <w:rFonts w:ascii="Times New Roman" w:hAnsi="Times New Roman"/>
          <w:sz w:val="24"/>
          <w:szCs w:val="24"/>
        </w:rPr>
        <w:t>37</w:t>
      </w:r>
      <w:r w:rsidR="00EF5650" w:rsidRPr="00C30527">
        <w:rPr>
          <w:rFonts w:ascii="Times New Roman" w:hAnsi="Times New Roman"/>
          <w:sz w:val="24"/>
          <w:szCs w:val="24"/>
        </w:rPr>
        <w:t>.</w:t>
      </w:r>
      <w:r w:rsidR="00273AE4"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 ■</w:t>
      </w:r>
    </w:p>
    <w:p w:rsidR="00952919" w:rsidRPr="00C30527" w:rsidRDefault="00952919" w:rsidP="00C30527">
      <w:pPr>
        <w:snapToGrid w:val="0"/>
        <w:rPr>
          <w:rFonts w:ascii="Times New Roman" w:hAnsi="Times New Roman"/>
          <w:sz w:val="24"/>
          <w:szCs w:val="24"/>
        </w:rPr>
      </w:pPr>
    </w:p>
    <w:p w:rsidR="0080486C" w:rsidRPr="00C30527" w:rsidRDefault="00E73AA3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>Clearly,</w:t>
      </w:r>
      <w:r w:rsidR="0080486C" w:rsidRPr="00C30527">
        <w:rPr>
          <w:rFonts w:ascii="Times New Roman" w:hAnsi="Times New Roman"/>
          <w:sz w:val="24"/>
          <w:szCs w:val="24"/>
        </w:rPr>
        <w:t xml:space="preserve"> the solution set </w:t>
      </w:r>
      <w:r w:rsidR="002522EC" w:rsidRPr="00C30527">
        <w:rPr>
          <w:rFonts w:ascii="Times New Roman" w:hAnsi="Times New Roman"/>
          <w:noProof/>
          <w:position w:val="-12"/>
          <w:sz w:val="24"/>
          <w:szCs w:val="24"/>
        </w:rPr>
        <w:drawing>
          <wp:inline distT="0" distB="0" distL="0" distR="0" wp14:anchorId="3BCBF267" wp14:editId="1A1F4013">
            <wp:extent cx="228600" cy="2286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0A67" w:rsidRPr="00C30527">
        <w:rPr>
          <w:rFonts w:ascii="Times New Roman" w:hAnsi="Times New Roman"/>
          <w:sz w:val="24"/>
          <w:szCs w:val="24"/>
        </w:rPr>
        <w:t>of</w:t>
      </w:r>
      <w:r w:rsidR="0060020E" w:rsidRPr="00C30527">
        <w:rPr>
          <w:rFonts w:ascii="Times New Roman" w:hAnsi="Times New Roman"/>
          <w:sz w:val="24"/>
          <w:szCs w:val="24"/>
        </w:rPr>
        <w:t xml:space="preserve"> problem </w:t>
      </w:r>
      <w:r w:rsidR="00035DC8" w:rsidRPr="00C30527">
        <w:rPr>
          <w:rFonts w:ascii="Times New Roman" w:hAnsi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/>
          <w:sz w:val="24"/>
          <w:szCs w:val="24"/>
        </w:rPr>
        <w:instrText xml:space="preserve"> GOTOBUTTON ZEqnNum698476  \* MERGEFORMAT 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/>
          <w:sz w:val="24"/>
          <w:szCs w:val="24"/>
        </w:rPr>
        <w:instrText xml:space="preserve"> REF ZEqnNum698476 \* Charformat \! \* MERGEFORMAT 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(21)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/>
          <w:sz w:val="24"/>
          <w:szCs w:val="24"/>
        </w:rPr>
        <w:fldChar w:fldCharType="end"/>
      </w:r>
      <w:r w:rsidR="0060020E" w:rsidRPr="00C30527">
        <w:rPr>
          <w:rFonts w:ascii="Times New Roman" w:hAnsi="Times New Roman"/>
          <w:sz w:val="24"/>
          <w:szCs w:val="24"/>
        </w:rPr>
        <w:t xml:space="preserve"> </w:t>
      </w:r>
      <w:r w:rsidR="0080486C" w:rsidRPr="00C30527">
        <w:rPr>
          <w:rFonts w:ascii="Times New Roman" w:hAnsi="Times New Roman"/>
          <w:sz w:val="24"/>
          <w:szCs w:val="24"/>
        </w:rPr>
        <w:t>is non-empty</w:t>
      </w:r>
      <w:r w:rsidR="00443885" w:rsidRPr="00C30527">
        <w:rPr>
          <w:rFonts w:ascii="Times New Roman" w:hAnsi="Times New Roman"/>
          <w:sz w:val="24"/>
          <w:szCs w:val="24"/>
        </w:rPr>
        <w:t xml:space="preserve">. </w:t>
      </w:r>
      <w:r w:rsidR="0080486C" w:rsidRPr="00C30527">
        <w:rPr>
          <w:rFonts w:ascii="Times New Roman" w:hAnsi="Times New Roman"/>
          <w:sz w:val="24"/>
          <w:szCs w:val="24"/>
        </w:rPr>
        <w:t>Moreover, the set is bounded by linear constraints. It is also closed</w:t>
      </w:r>
      <w:r w:rsidR="0014600A" w:rsidRPr="00C30527">
        <w:rPr>
          <w:rFonts w:ascii="Times New Roman" w:hAnsi="Times New Roman"/>
          <w:sz w:val="24"/>
          <w:szCs w:val="24"/>
        </w:rPr>
        <w:t xml:space="preserve"> </w:t>
      </w:r>
      <w:r w:rsidR="00970CF2" w:rsidRPr="00C30527">
        <w:rPr>
          <w:rFonts w:ascii="Times New Roman" w:hAnsi="Times New Roman"/>
          <w:sz w:val="24"/>
          <w:szCs w:val="24"/>
        </w:rPr>
        <w:t>bec</w:t>
      </w:r>
      <w:r w:rsidR="0014600A" w:rsidRPr="00C30527">
        <w:rPr>
          <w:rFonts w:ascii="Times New Roman" w:hAnsi="Times New Roman"/>
          <w:sz w:val="24"/>
          <w:szCs w:val="24"/>
        </w:rPr>
        <w:t>a</w:t>
      </w:r>
      <w:r w:rsidR="00970CF2" w:rsidRPr="00C30527">
        <w:rPr>
          <w:rFonts w:ascii="Times New Roman" w:hAnsi="Times New Roman"/>
          <w:sz w:val="24"/>
          <w:szCs w:val="24"/>
        </w:rPr>
        <w:t>u</w:t>
      </w:r>
      <w:r w:rsidR="0014600A" w:rsidRPr="00C30527">
        <w:rPr>
          <w:rFonts w:ascii="Times New Roman" w:hAnsi="Times New Roman"/>
          <w:sz w:val="24"/>
          <w:szCs w:val="24"/>
        </w:rPr>
        <w:t>s</w:t>
      </w:r>
      <w:r w:rsidR="00970CF2" w:rsidRPr="00C30527">
        <w:rPr>
          <w:rFonts w:ascii="Times New Roman" w:hAnsi="Times New Roman"/>
          <w:sz w:val="24"/>
          <w:szCs w:val="24"/>
        </w:rPr>
        <w:t>e</w:t>
      </w:r>
      <w:r w:rsidR="0080486C" w:rsidRPr="00C30527">
        <w:rPr>
          <w:rFonts w:ascii="Times New Roman" w:hAnsi="Times New Roman"/>
          <w:sz w:val="24"/>
          <w:szCs w:val="24"/>
        </w:rPr>
        <w:t xml:space="preserve"> </w:t>
      </w:r>
      <w:r w:rsidR="001D1E5C" w:rsidRPr="00C30527">
        <w:rPr>
          <w:rFonts w:ascii="Times New Roman" w:hAnsi="Times New Roman"/>
          <w:sz w:val="24"/>
          <w:szCs w:val="24"/>
        </w:rPr>
        <w:t>it</w:t>
      </w:r>
      <w:r w:rsidR="00D4679F" w:rsidRPr="00C30527">
        <w:rPr>
          <w:rFonts w:ascii="Times New Roman" w:hAnsi="Times New Roman"/>
          <w:sz w:val="24"/>
          <w:szCs w:val="24"/>
        </w:rPr>
        <w:t xml:space="preserve"> includes the</w:t>
      </w:r>
      <w:r w:rsidR="0080486C" w:rsidRPr="00C30527">
        <w:rPr>
          <w:rFonts w:ascii="Times New Roman" w:hAnsi="Times New Roman"/>
          <w:sz w:val="24"/>
          <w:szCs w:val="24"/>
        </w:rPr>
        <w:t xml:space="preserve"> </w:t>
      </w:r>
      <w:r w:rsidR="00D4679F" w:rsidRPr="00C30527">
        <w:rPr>
          <w:rFonts w:ascii="Times New Roman" w:hAnsi="Times New Roman"/>
          <w:sz w:val="24"/>
          <w:szCs w:val="24"/>
        </w:rPr>
        <w:t xml:space="preserve">feasible </w:t>
      </w:r>
      <w:r w:rsidR="0080486C" w:rsidRPr="00C30527">
        <w:rPr>
          <w:rFonts w:ascii="Times New Roman" w:hAnsi="Times New Roman"/>
          <w:sz w:val="24"/>
          <w:szCs w:val="24"/>
        </w:rPr>
        <w:t>solution</w:t>
      </w:r>
      <w:r w:rsidR="00D4679F" w:rsidRPr="00C30527">
        <w:rPr>
          <w:rFonts w:ascii="Times New Roman" w:hAnsi="Times New Roman"/>
          <w:sz w:val="24"/>
          <w:szCs w:val="24"/>
        </w:rPr>
        <w:t>s</w:t>
      </w:r>
      <w:r w:rsidR="0080486C" w:rsidRPr="00C30527">
        <w:rPr>
          <w:rFonts w:ascii="Times New Roman" w:hAnsi="Times New Roman"/>
          <w:sz w:val="24"/>
          <w:szCs w:val="24"/>
        </w:rPr>
        <w:t xml:space="preserve"> </w:t>
      </w:r>
      <w:r w:rsidR="00D4679F" w:rsidRPr="00C30527">
        <w:rPr>
          <w:rFonts w:ascii="Times New Roman" w:hAnsi="Times New Roman"/>
          <w:sz w:val="24"/>
          <w:szCs w:val="24"/>
        </w:rPr>
        <w:t xml:space="preserve">on </w:t>
      </w:r>
      <w:r w:rsidR="0080486C" w:rsidRPr="00C30527">
        <w:rPr>
          <w:rFonts w:ascii="Times New Roman" w:hAnsi="Times New Roman"/>
          <w:sz w:val="24"/>
          <w:szCs w:val="24"/>
        </w:rPr>
        <w:t xml:space="preserve">the boundary. </w:t>
      </w:r>
      <w:r w:rsidR="00F3159E" w:rsidRPr="00C30527">
        <w:rPr>
          <w:rFonts w:ascii="Times New Roman" w:hAnsi="Times New Roman"/>
          <w:sz w:val="24"/>
          <w:szCs w:val="24"/>
        </w:rPr>
        <w:t>Therefore</w:t>
      </w:r>
      <w:r w:rsidR="0080486C" w:rsidRPr="00C30527">
        <w:rPr>
          <w:rFonts w:ascii="Times New Roman" w:hAnsi="Times New Roman"/>
          <w:sz w:val="24"/>
          <w:szCs w:val="24"/>
        </w:rPr>
        <w:t xml:space="preserve">, it is compact. </w:t>
      </w:r>
      <w:r w:rsidR="001879C3" w:rsidRPr="00C30527">
        <w:rPr>
          <w:rFonts w:ascii="Times New Roman" w:hAnsi="Times New Roman"/>
          <w:sz w:val="24"/>
          <w:szCs w:val="24"/>
        </w:rPr>
        <w:t>Based on</w:t>
      </w:r>
      <w:r w:rsidR="006162E3" w:rsidRPr="00C30527">
        <w:rPr>
          <w:rFonts w:ascii="Times New Roman" w:hAnsi="Times New Roman"/>
          <w:sz w:val="24"/>
          <w:szCs w:val="24"/>
        </w:rPr>
        <w:t xml:space="preserve"> </w:t>
      </w:r>
      <w:r w:rsidR="00BC3AA9" w:rsidRPr="00C30527">
        <w:rPr>
          <w:rFonts w:ascii="Times New Roman" w:hAnsi="Times New Roman"/>
          <w:sz w:val="24"/>
          <w:szCs w:val="24"/>
        </w:rPr>
        <w:t>A2</w:t>
      </w:r>
      <w:r w:rsidR="006162E3" w:rsidRPr="00C30527">
        <w:rPr>
          <w:rFonts w:ascii="Times New Roman" w:hAnsi="Times New Roman"/>
          <w:sz w:val="24"/>
          <w:szCs w:val="24"/>
        </w:rPr>
        <w:t>,</w:t>
      </w:r>
      <w:r w:rsidR="00307E6F" w:rsidRPr="00C30527">
        <w:rPr>
          <w:rFonts w:ascii="Times New Roman" w:hAnsi="Times New Roman"/>
          <w:sz w:val="24"/>
          <w:szCs w:val="24"/>
        </w:rPr>
        <w:t xml:space="preserve"> all the </w:t>
      </w:r>
      <w:r w:rsidR="00BC3AA9" w:rsidRPr="00C30527">
        <w:rPr>
          <w:rFonts w:ascii="Times New Roman" w:hAnsi="Times New Roman"/>
          <w:sz w:val="24"/>
          <w:szCs w:val="24"/>
        </w:rPr>
        <w:t>terms</w:t>
      </w:r>
      <w:r w:rsidR="00307E6F" w:rsidRPr="00C30527">
        <w:rPr>
          <w:rFonts w:ascii="Times New Roman" w:hAnsi="Times New Roman"/>
          <w:sz w:val="24"/>
          <w:szCs w:val="24"/>
        </w:rPr>
        <w:t xml:space="preserve"> in the TSTTB </w:t>
      </w:r>
      <w:r w:rsidR="00506911" w:rsidRPr="00C30527">
        <w:rPr>
          <w:rFonts w:ascii="Times New Roman" w:hAnsi="Times New Roman"/>
          <w:sz w:val="24"/>
          <w:szCs w:val="24"/>
        </w:rPr>
        <w:t xml:space="preserve">and hence </w:t>
      </w:r>
      <w:r w:rsidR="0080486C" w:rsidRPr="00C30527">
        <w:rPr>
          <w:rFonts w:ascii="Times New Roman" w:hAnsi="Times New Roman"/>
          <w:sz w:val="24"/>
          <w:szCs w:val="24"/>
        </w:rPr>
        <w:t>the objective function</w:t>
      </w:r>
      <w:r w:rsidR="00C30A67" w:rsidRPr="00C30527">
        <w:rPr>
          <w:rFonts w:ascii="Times New Roman" w:hAnsi="Times New Roman"/>
          <w:sz w:val="24"/>
          <w:szCs w:val="24"/>
        </w:rPr>
        <w:t xml:space="preserve"> of problem </w:t>
      </w:r>
      <w:r w:rsidR="00035DC8" w:rsidRPr="00C30527">
        <w:rPr>
          <w:rFonts w:ascii="Times New Roman" w:hAnsi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/>
          <w:sz w:val="24"/>
          <w:szCs w:val="24"/>
        </w:rPr>
        <w:instrText xml:space="preserve"> GOTOBUTTON ZEqnNum698476  \* MERGEFORMAT 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/>
          <w:sz w:val="24"/>
          <w:szCs w:val="24"/>
        </w:rPr>
        <w:instrText xml:space="preserve"> REF ZEqnNum698476 \* Charformat \! \* MERGEFORMAT 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(21)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/>
          <w:sz w:val="24"/>
          <w:szCs w:val="24"/>
        </w:rPr>
        <w:fldChar w:fldCharType="end"/>
      </w:r>
      <w:r w:rsidR="0080486C" w:rsidRPr="00C30527">
        <w:rPr>
          <w:rFonts w:ascii="Times New Roman" w:hAnsi="Times New Roman"/>
          <w:sz w:val="24"/>
          <w:szCs w:val="24"/>
        </w:rPr>
        <w:t xml:space="preserve"> </w:t>
      </w:r>
      <w:r w:rsidR="002357F4" w:rsidRPr="00C30527">
        <w:rPr>
          <w:rFonts w:ascii="Times New Roman" w:hAnsi="Times New Roman"/>
          <w:sz w:val="24"/>
          <w:szCs w:val="24"/>
        </w:rPr>
        <w:t xml:space="preserve">are </w:t>
      </w:r>
      <w:r w:rsidR="0080486C" w:rsidRPr="00C30527">
        <w:rPr>
          <w:rFonts w:ascii="Times New Roman" w:hAnsi="Times New Roman"/>
          <w:sz w:val="24"/>
          <w:szCs w:val="24"/>
        </w:rPr>
        <w:t xml:space="preserve">continuous </w:t>
      </w:r>
      <w:r w:rsidR="00BC3AA9" w:rsidRPr="00C30527">
        <w:rPr>
          <w:rFonts w:ascii="Times New Roman" w:hAnsi="Times New Roman"/>
          <w:sz w:val="24"/>
          <w:szCs w:val="24"/>
        </w:rPr>
        <w:t>with respect to</w:t>
      </w:r>
      <w:r w:rsidR="00D4679F" w:rsidRPr="00C30527">
        <w:rPr>
          <w:rFonts w:ascii="Times New Roman" w:hAnsi="Times New Roman"/>
          <w:sz w:val="24"/>
          <w:szCs w:val="24"/>
        </w:rPr>
        <w:t xml:space="preserve"> </w:t>
      </w:r>
      <w:r w:rsidR="0080486C" w:rsidRPr="00C30527">
        <w:rPr>
          <w:rFonts w:ascii="Times New Roman" w:hAnsi="Times New Roman"/>
          <w:sz w:val="24"/>
          <w:szCs w:val="24"/>
        </w:rPr>
        <w:t>link flows</w:t>
      </w:r>
      <w:r w:rsidR="00307E6F" w:rsidRPr="00C30527">
        <w:rPr>
          <w:rFonts w:ascii="Times New Roman" w:hAnsi="Times New Roman"/>
          <w:sz w:val="24"/>
          <w:szCs w:val="24"/>
        </w:rPr>
        <w:t>.</w:t>
      </w:r>
      <w:r w:rsidR="0080486C" w:rsidRPr="00C30527">
        <w:rPr>
          <w:rFonts w:ascii="Times New Roman" w:hAnsi="Times New Roman"/>
          <w:sz w:val="24"/>
          <w:szCs w:val="24"/>
        </w:rPr>
        <w:t xml:space="preserve"> </w:t>
      </w:r>
      <w:r w:rsidR="0014600A" w:rsidRPr="00C30527">
        <w:rPr>
          <w:rFonts w:ascii="Times New Roman" w:hAnsi="Times New Roman"/>
          <w:sz w:val="24"/>
          <w:szCs w:val="24"/>
        </w:rPr>
        <w:t>According to</w:t>
      </w:r>
      <w:r w:rsidR="0080486C" w:rsidRPr="00C3052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80486C" w:rsidRPr="00C30527">
        <w:rPr>
          <w:rFonts w:ascii="Times New Roman" w:hAnsi="Times New Roman"/>
          <w:sz w:val="24"/>
          <w:szCs w:val="24"/>
        </w:rPr>
        <w:t>Weierstrass</w:t>
      </w:r>
      <w:proofErr w:type="spellEnd"/>
      <w:r w:rsidR="0080486C" w:rsidRPr="00C30527">
        <w:rPr>
          <w:rFonts w:ascii="Times New Roman" w:hAnsi="Times New Roman"/>
          <w:sz w:val="24"/>
          <w:szCs w:val="24"/>
        </w:rPr>
        <w:t xml:space="preserve">’ Theorem, </w:t>
      </w:r>
      <w:r w:rsidR="0014600A" w:rsidRPr="00C30527">
        <w:rPr>
          <w:rFonts w:ascii="Times New Roman" w:hAnsi="Times New Roman"/>
          <w:sz w:val="24"/>
          <w:szCs w:val="24"/>
        </w:rPr>
        <w:t xml:space="preserve">there exists </w:t>
      </w:r>
      <w:r w:rsidR="0080486C" w:rsidRPr="00C30527">
        <w:rPr>
          <w:rFonts w:ascii="Times New Roman" w:hAnsi="Times New Roman"/>
          <w:sz w:val="24"/>
          <w:szCs w:val="24"/>
        </w:rPr>
        <w:t xml:space="preserve">a solution to the optimization </w:t>
      </w:r>
      <w:proofErr w:type="gramStart"/>
      <w:r w:rsidR="0080486C" w:rsidRPr="00C30527">
        <w:rPr>
          <w:rFonts w:ascii="Times New Roman" w:hAnsi="Times New Roman"/>
          <w:sz w:val="24"/>
          <w:szCs w:val="24"/>
        </w:rPr>
        <w:t>problem</w:t>
      </w:r>
      <w:r w:rsidR="0014600A" w:rsidRPr="00C30527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="00035DC8" w:rsidRPr="00C30527">
        <w:rPr>
          <w:rFonts w:ascii="Times New Roman" w:hAnsi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/>
          <w:sz w:val="24"/>
          <w:szCs w:val="24"/>
        </w:rPr>
        <w:instrText xml:space="preserve"> GOTOBUTTON ZEqnNum698476  \* MERGEFORMAT 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/>
          <w:sz w:val="24"/>
          <w:szCs w:val="24"/>
        </w:rPr>
        <w:instrText xml:space="preserve"> REF ZEqnNum698476 \* Charformat \! \* MERGEFORMAT 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(21)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/>
          <w:sz w:val="24"/>
          <w:szCs w:val="24"/>
        </w:rPr>
        <w:fldChar w:fldCharType="end"/>
      </w:r>
      <w:r w:rsidR="0080486C" w:rsidRPr="00C30527">
        <w:rPr>
          <w:rFonts w:ascii="Times New Roman" w:hAnsi="Times New Roman"/>
          <w:sz w:val="24"/>
          <w:szCs w:val="24"/>
        </w:rPr>
        <w:t>.</w:t>
      </w:r>
    </w:p>
    <w:p w:rsidR="00B36E46" w:rsidRPr="00C30527" w:rsidRDefault="00CF6CFC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lastRenderedPageBreak/>
        <w:t>T</w:t>
      </w:r>
      <w:r w:rsidR="0080486C" w:rsidRPr="00C30527">
        <w:rPr>
          <w:rFonts w:ascii="Times New Roman" w:hAnsi="Times New Roman"/>
          <w:sz w:val="24"/>
          <w:szCs w:val="24"/>
        </w:rPr>
        <w:t xml:space="preserve">he solution set </w:t>
      </w:r>
      <w:r w:rsidR="00C30A67" w:rsidRPr="00C30527">
        <w:rPr>
          <w:rFonts w:ascii="Times New Roman" w:hAnsi="Times New Roman"/>
          <w:sz w:val="24"/>
          <w:szCs w:val="24"/>
        </w:rPr>
        <w:t xml:space="preserve">of problem </w:t>
      </w:r>
      <w:r w:rsidR="00035DC8" w:rsidRPr="00C30527">
        <w:rPr>
          <w:rFonts w:ascii="Times New Roman" w:hAnsi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/>
          <w:sz w:val="24"/>
          <w:szCs w:val="24"/>
        </w:rPr>
        <w:instrText xml:space="preserve"> GOTOBUTTON ZEqnNum698476  \* MERGEFORMAT 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/>
          <w:sz w:val="24"/>
          <w:szCs w:val="24"/>
        </w:rPr>
        <w:instrText xml:space="preserve"> REF ZEqnNum698476 \* Charformat \! \* MERGEFORMAT 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(21)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/>
          <w:sz w:val="24"/>
          <w:szCs w:val="24"/>
        </w:rPr>
        <w:fldChar w:fldCharType="end"/>
      </w:r>
      <w:r w:rsidR="00C30A67" w:rsidRPr="00C30527">
        <w:rPr>
          <w:rFonts w:ascii="Times New Roman" w:hAnsi="Times New Roman"/>
          <w:sz w:val="24"/>
          <w:szCs w:val="24"/>
        </w:rPr>
        <w:t xml:space="preserve"> </w:t>
      </w:r>
      <w:r w:rsidR="0080486C" w:rsidRPr="00C30527">
        <w:rPr>
          <w:rFonts w:ascii="Times New Roman" w:hAnsi="Times New Roman"/>
          <w:sz w:val="24"/>
          <w:szCs w:val="24"/>
        </w:rPr>
        <w:t xml:space="preserve">is </w:t>
      </w:r>
      <w:r w:rsidR="00B36E46" w:rsidRPr="00C30527">
        <w:rPr>
          <w:rFonts w:ascii="Times New Roman" w:hAnsi="Times New Roman"/>
          <w:sz w:val="24"/>
          <w:szCs w:val="24"/>
        </w:rPr>
        <w:t xml:space="preserve">convex because the set is </w:t>
      </w:r>
      <w:r w:rsidR="0080486C" w:rsidRPr="00C30527">
        <w:rPr>
          <w:rFonts w:ascii="Times New Roman" w:hAnsi="Times New Roman"/>
          <w:sz w:val="24"/>
          <w:szCs w:val="24"/>
        </w:rPr>
        <w:t xml:space="preserve">formed by linear constraints. </w:t>
      </w:r>
      <w:r w:rsidR="00B36E46" w:rsidRPr="00C30527">
        <w:rPr>
          <w:rFonts w:ascii="Times New Roman" w:hAnsi="Times New Roman"/>
          <w:sz w:val="24"/>
          <w:szCs w:val="24"/>
        </w:rPr>
        <w:t xml:space="preserve">If the objective function of problem </w:t>
      </w:r>
      <w:r w:rsidR="00035DC8" w:rsidRPr="00C30527">
        <w:rPr>
          <w:rFonts w:ascii="Times New Roman" w:hAnsi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/>
          <w:sz w:val="24"/>
          <w:szCs w:val="24"/>
        </w:rPr>
        <w:instrText xml:space="preserve"> GOTOBUTTON ZEqnNum698476  \* MERGEFORMAT 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/>
          <w:sz w:val="24"/>
          <w:szCs w:val="24"/>
        </w:rPr>
        <w:instrText xml:space="preserve"> REF ZEqnNum698476 \* Charformat \! \* MERGEFORMAT 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(21)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/>
          <w:sz w:val="24"/>
          <w:szCs w:val="24"/>
        </w:rPr>
        <w:fldChar w:fldCharType="end"/>
      </w:r>
      <w:r w:rsidR="00B36E46" w:rsidRPr="00C30527">
        <w:rPr>
          <w:rFonts w:ascii="Times New Roman" w:hAnsi="Times New Roman"/>
          <w:sz w:val="24"/>
          <w:szCs w:val="24"/>
        </w:rPr>
        <w:t xml:space="preserve"> </w:t>
      </w:r>
      <w:r w:rsidR="00B36E46" w:rsidRPr="00C30527">
        <w:rPr>
          <w:rFonts w:ascii="Times New Roman" w:hAnsi="Times New Roman" w:hint="eastAsia"/>
          <w:sz w:val="24"/>
          <w:szCs w:val="24"/>
        </w:rPr>
        <w:t>is</w:t>
      </w:r>
      <w:r w:rsidR="00B36E46" w:rsidRPr="00C30527">
        <w:rPr>
          <w:rFonts w:ascii="Times New Roman" w:hAnsi="Times New Roman"/>
          <w:sz w:val="24"/>
          <w:szCs w:val="24"/>
        </w:rPr>
        <w:t xml:space="preserve"> also strictly convex</w:t>
      </w:r>
      <w:r w:rsidR="00603638" w:rsidRPr="00C30527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603638" w:rsidRPr="00C30527">
        <w:rPr>
          <w:rFonts w:ascii="Times New Roman" w:hAnsi="Times New Roman"/>
          <w:sz w:val="24"/>
          <w:szCs w:val="24"/>
        </w:rPr>
        <w:t xml:space="preserve">over </w:t>
      </w:r>
      <w:proofErr w:type="gramEnd"/>
      <w:r w:rsidR="00603638" w:rsidRPr="00C30527">
        <w:rPr>
          <w:rFonts w:ascii="Times New Roman" w:hAnsi="Times New Roman"/>
          <w:noProof/>
          <w:position w:val="-12"/>
          <w:sz w:val="24"/>
          <w:szCs w:val="24"/>
        </w:rPr>
        <w:drawing>
          <wp:inline distT="0" distB="0" distL="0" distR="0" wp14:anchorId="3BE9C689" wp14:editId="12724100">
            <wp:extent cx="231775" cy="23177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2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6E46" w:rsidRPr="00C30527">
        <w:rPr>
          <w:rFonts w:ascii="Times New Roman" w:hAnsi="Times New Roman"/>
          <w:sz w:val="24"/>
          <w:szCs w:val="24"/>
        </w:rPr>
        <w:t xml:space="preserve">, then problem </w:t>
      </w:r>
      <w:r w:rsidR="00035DC8" w:rsidRPr="00C30527">
        <w:rPr>
          <w:rFonts w:ascii="Times New Roman" w:hAnsi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/>
          <w:sz w:val="24"/>
          <w:szCs w:val="24"/>
        </w:rPr>
        <w:instrText xml:space="preserve"> GOTOBUTTON ZEqnNum698476  \* MERGEFORMAT 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/>
          <w:sz w:val="24"/>
          <w:szCs w:val="24"/>
        </w:rPr>
        <w:instrText xml:space="preserve"> REF ZEqnNum698476 \* Charformat \! \* MERGEFORMAT 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(21)</w:instrText>
      </w:r>
      <w:r w:rsidR="00035DC8" w:rsidRPr="00C30527">
        <w:rPr>
          <w:rFonts w:ascii="Times New Roman" w:hAnsi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/>
          <w:sz w:val="24"/>
          <w:szCs w:val="24"/>
        </w:rPr>
        <w:fldChar w:fldCharType="end"/>
      </w:r>
      <w:r w:rsidR="00B36E46" w:rsidRPr="00C30527">
        <w:rPr>
          <w:rFonts w:ascii="Times New Roman" w:hAnsi="Times New Roman"/>
          <w:sz w:val="24"/>
          <w:szCs w:val="24"/>
        </w:rPr>
        <w:t xml:space="preserve"> is a convex programming problem with a unique global minimum.</w:t>
      </w:r>
    </w:p>
    <w:p w:rsidR="00387D86" w:rsidRPr="00C30527" w:rsidRDefault="00387D86" w:rsidP="00C30527">
      <w:pPr>
        <w:tabs>
          <w:tab w:val="center" w:pos="4536"/>
          <w:tab w:val="right" w:pos="9072"/>
        </w:tabs>
        <w:snapToGrid w:val="0"/>
        <w:ind w:firstLine="360"/>
        <w:rPr>
          <w:rFonts w:ascii="Times New Roman" w:hAnsi="Times New Roman"/>
          <w:sz w:val="24"/>
          <w:szCs w:val="24"/>
        </w:rPr>
      </w:pPr>
    </w:p>
    <w:p w:rsidR="00F022B4" w:rsidRPr="00C30527" w:rsidRDefault="0099499D" w:rsidP="00C30527">
      <w:pPr>
        <w:pStyle w:val="Heading2"/>
        <w:tabs>
          <w:tab w:val="center" w:pos="4536"/>
          <w:tab w:val="right" w:pos="9072"/>
        </w:tabs>
        <w:snapToGrid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3.</w:t>
      </w:r>
      <w:r w:rsidR="00D84E4D" w:rsidRPr="00C30527">
        <w:rPr>
          <w:rFonts w:ascii="Times New Roman" w:hAnsi="Times New Roman" w:cs="Times New Roman"/>
          <w:sz w:val="24"/>
          <w:szCs w:val="24"/>
        </w:rPr>
        <w:t>5</w:t>
      </w:r>
      <w:r w:rsidR="00F022B4" w:rsidRPr="00C30527">
        <w:rPr>
          <w:rFonts w:ascii="Times New Roman" w:hAnsi="Times New Roman" w:cs="Times New Roman"/>
          <w:sz w:val="24"/>
          <w:szCs w:val="24"/>
        </w:rPr>
        <w:t>. Properties of reliability-based traffic assignment</w:t>
      </w:r>
    </w:p>
    <w:p w:rsidR="00F022B4" w:rsidRPr="00C30527" w:rsidRDefault="003E0E47" w:rsidP="00C30527">
      <w:pPr>
        <w:tabs>
          <w:tab w:val="center" w:pos="4536"/>
          <w:tab w:val="right" w:pos="9072"/>
        </w:tabs>
        <w:snapToGrid w:val="0"/>
        <w:ind w:firstLineChars="118" w:firstLine="283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Th</w:t>
      </w:r>
      <w:r w:rsidR="000758BD" w:rsidRPr="00C30527">
        <w:rPr>
          <w:rFonts w:ascii="Times New Roman" w:hAnsi="Times New Roman" w:cs="Times New Roman"/>
          <w:sz w:val="24"/>
          <w:szCs w:val="24"/>
        </w:rPr>
        <w:t xml:space="preserve">is section states </w:t>
      </w:r>
      <w:r w:rsidRPr="00C30527">
        <w:rPr>
          <w:rFonts w:ascii="Times New Roman" w:hAnsi="Times New Roman" w:cs="Times New Roman"/>
          <w:sz w:val="24"/>
          <w:szCs w:val="24"/>
        </w:rPr>
        <w:t>three</w:t>
      </w:r>
      <w:r w:rsidR="00F022B4" w:rsidRPr="00C30527">
        <w:rPr>
          <w:rFonts w:ascii="Times New Roman" w:hAnsi="Times New Roman" w:cs="Times New Roman" w:hint="eastAsia"/>
          <w:sz w:val="24"/>
          <w:szCs w:val="24"/>
        </w:rPr>
        <w:t xml:space="preserve"> properties of flow patterns</w:t>
      </w:r>
      <w:r w:rsidR="000758BD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758BD" w:rsidRPr="00C30527">
        <w:rPr>
          <w:rFonts w:ascii="Times New Roman" w:hAnsi="Times New Roman" w:cs="Times New Roman"/>
          <w:sz w:val="24"/>
          <w:szCs w:val="24"/>
        </w:rPr>
        <w:t xml:space="preserve">which </w:t>
      </w:r>
      <w:r w:rsidRPr="00C30527">
        <w:rPr>
          <w:rFonts w:ascii="Times New Roman" w:hAnsi="Times New Roman" w:cs="Times New Roman"/>
          <w:sz w:val="24"/>
          <w:szCs w:val="24"/>
        </w:rPr>
        <w:t>will be</w:t>
      </w:r>
      <w:r w:rsidR="00B8172B" w:rsidRPr="00C30527">
        <w:rPr>
          <w:rFonts w:ascii="Times New Roman" w:hAnsi="Times New Roman" w:cs="Times New Roman"/>
          <w:sz w:val="24"/>
          <w:szCs w:val="24"/>
        </w:rPr>
        <w:t xml:space="preserve"> used to derive the upper bound of the </w:t>
      </w:r>
      <w:proofErr w:type="spellStart"/>
      <w:r w:rsidR="00B8172B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38342B" w:rsidRPr="00C30527">
        <w:rPr>
          <w:rFonts w:ascii="Times New Roman" w:hAnsi="Times New Roman" w:cs="Times New Roman"/>
          <w:sz w:val="24"/>
          <w:szCs w:val="24"/>
        </w:rPr>
        <w:t xml:space="preserve"> for RUE</w:t>
      </w:r>
      <w:r w:rsidR="00F022B4" w:rsidRPr="00C3052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306E1" w:rsidRPr="00C30527" w:rsidRDefault="00A306E1" w:rsidP="00C30527">
      <w:pPr>
        <w:tabs>
          <w:tab w:val="center" w:pos="4536"/>
          <w:tab w:val="right" w:pos="9072"/>
        </w:tabs>
        <w:snapToGrid w:val="0"/>
        <w:ind w:firstLineChars="118" w:firstLine="283"/>
        <w:rPr>
          <w:rFonts w:ascii="Times New Roman" w:hAnsi="Times New Roman" w:cs="Times New Roman"/>
          <w:sz w:val="24"/>
          <w:szCs w:val="24"/>
        </w:rPr>
      </w:pPr>
    </w:p>
    <w:p w:rsidR="00EF56A2" w:rsidRPr="00C30527" w:rsidRDefault="00EF56A2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Lemma</w:t>
      </w:r>
      <w:r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>1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Given </w:t>
      </w:r>
      <w:r w:rsidRPr="00C30527">
        <w:rPr>
          <w:rFonts w:ascii="Times New Roman" w:hAnsi="Times New Roman" w:cs="Times New Roman" w:hint="eastAsia"/>
          <w:sz w:val="24"/>
          <w:szCs w:val="24"/>
        </w:rPr>
        <w:t>a</w:t>
      </w:r>
      <w:r w:rsidRPr="00C30527">
        <w:rPr>
          <w:rFonts w:ascii="Times New Roman" w:hAnsi="Times New Roman" w:cs="Times New Roman"/>
          <w:sz w:val="24"/>
          <w:szCs w:val="24"/>
        </w:rPr>
        <w:t xml:space="preserve"> feasible link flow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pattern </w:t>
      </w:r>
      <w:proofErr w:type="gramEnd"/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44345E90" wp14:editId="281C91AE">
            <wp:extent cx="466725" cy="228600"/>
            <wp:effectExtent l="0" t="0" r="9525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, the corresponding </w:t>
      </w:r>
      <w:r w:rsidR="002522EC"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6B0D921B" wp14:editId="02AB041B">
            <wp:extent cx="713232" cy="201168"/>
            <wp:effectExtent l="0" t="0" r="0" b="8890"/>
            <wp:docPr id="173" name="Picture 1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" cy="20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is bounded by</w:t>
      </w:r>
    </w:p>
    <w:p w:rsidR="00EF56A2" w:rsidRPr="00C30527" w:rsidRDefault="00EF56A2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rPr>
          <w:color w:val="FF0000"/>
        </w:rPr>
      </w:pPr>
      <w:r w:rsidRPr="00C30527">
        <w:tab/>
      </w:r>
      <w:r w:rsidR="002522EC" w:rsidRPr="00C30527">
        <w:rPr>
          <w:noProof/>
          <w:position w:val="-28"/>
        </w:rPr>
        <w:drawing>
          <wp:inline distT="0" distB="0" distL="0" distR="0" wp14:anchorId="75C941AB" wp14:editId="44E9305D">
            <wp:extent cx="2466975" cy="342900"/>
            <wp:effectExtent l="0" t="0" r="9525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2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53" w:name="ZEqnNum415743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22</w:instrText>
        </w:r>
      </w:fldSimple>
      <w:r w:rsidR="000868CE" w:rsidRPr="00C30527">
        <w:instrText>)</w:instrText>
      </w:r>
      <w:bookmarkEnd w:id="53"/>
      <w:r w:rsidR="000868CE" w:rsidRPr="00C30527">
        <w:fldChar w:fldCharType="end"/>
      </w:r>
    </w:p>
    <w:p w:rsidR="00EF56A2" w:rsidRPr="00C30527" w:rsidRDefault="00EF56A2" w:rsidP="00C30527">
      <w:pPr>
        <w:tabs>
          <w:tab w:val="center" w:pos="4536"/>
          <w:tab w:val="right" w:pos="9072"/>
        </w:tabs>
        <w:snapToGrid w:val="0"/>
        <w:rPr>
          <w:sz w:val="24"/>
          <w:szCs w:val="24"/>
        </w:rPr>
      </w:pPr>
    </w:p>
    <w:p w:rsidR="00EF56A2" w:rsidRPr="00C30527" w:rsidRDefault="00EF56A2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35DCE" w:rsidRPr="00C30527">
        <w:rPr>
          <w:rFonts w:ascii="Times New Roman" w:hAnsi="Times New Roman" w:cs="Times New Roman"/>
          <w:sz w:val="24"/>
          <w:szCs w:val="24"/>
        </w:rPr>
        <w:t>Based on</w:t>
      </w:r>
      <w:r w:rsidR="0014600A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Propositions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1 and 2, </w:t>
      </w:r>
    </w:p>
    <w:p w:rsidR="00EF56A2" w:rsidRPr="00C30527" w:rsidRDefault="00EF56A2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0120C3" w:rsidRPr="00C30527">
        <w:rPr>
          <w:position w:val="-32"/>
        </w:rPr>
        <w:object w:dxaOrig="5940" w:dyaOrig="680" w14:anchorId="792B7729">
          <v:shape id="_x0000_i1126" type="#_x0000_t75" style="width:295.9pt;height:33.95pt" o:ole="">
            <v:imagedata r:id="rId277" o:title=""/>
          </v:shape>
          <o:OLEObject Type="Embed" ProgID="Equation.DSMT4" ShapeID="_x0000_i1126" DrawAspect="Content" ObjectID="_1486165331" r:id="rId278"/>
        </w:object>
      </w:r>
      <w:r w:rsidR="00E463C1" w:rsidRPr="00C30527">
        <w:t>.</w: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54" w:name="ZEqnNum410243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23</w:instrText>
        </w:r>
      </w:fldSimple>
      <w:r w:rsidR="000868CE" w:rsidRPr="00C30527">
        <w:instrText>)</w:instrText>
      </w:r>
      <w:bookmarkEnd w:id="54"/>
      <w:r w:rsidR="000868CE" w:rsidRPr="00C30527">
        <w:fldChar w:fldCharType="end"/>
      </w:r>
    </w:p>
    <w:p w:rsidR="00EF56A2" w:rsidRPr="00C30527" w:rsidRDefault="00916CD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i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Because</w:t>
      </w:r>
      <w:r w:rsidR="008D29D1" w:rsidRPr="00C30527">
        <w:rPr>
          <w:rFonts w:ascii="Times New Roman" w:hAnsi="Times New Roman" w:cs="Times New Roman"/>
          <w:sz w:val="24"/>
          <w:szCs w:val="24"/>
        </w:rPr>
        <w:t xml:space="preserve"> the condition </w:t>
      </w:r>
      <w:r w:rsidRPr="00C30527">
        <w:tab/>
      </w:r>
      <w:r w:rsidRPr="00C30527">
        <w:rPr>
          <w:noProof/>
          <w:position w:val="-30"/>
        </w:rPr>
        <w:drawing>
          <wp:inline distT="0" distB="0" distL="0" distR="0" wp14:anchorId="40F13847" wp14:editId="0108C321">
            <wp:extent cx="3009265" cy="38227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2"/>
                    <pic:cNvPicPr>
                      <a:picLocks noChangeAspect="1" noChangeArrowheads="1"/>
                    </pic:cNvPicPr>
                  </pic:nvPicPr>
                  <pic:blipFill>
                    <a:blip r:embed="rId2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265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29D1" w:rsidRPr="00C30527">
        <w:t xml:space="preserve"> </w:t>
      </w:r>
      <w:r w:rsidR="008D29D1" w:rsidRPr="00C30527">
        <w:rPr>
          <w:rFonts w:ascii="Times New Roman" w:hAnsi="Times New Roman" w:cs="Times New Roman"/>
          <w:sz w:val="24"/>
          <w:szCs w:val="24"/>
        </w:rPr>
        <w:t xml:space="preserve">holds </w:t>
      </w:r>
      <w:r w:rsidRPr="00C30527">
        <w:rPr>
          <w:rFonts w:ascii="Times New Roman" w:hAnsi="Times New Roman" w:cs="Times New Roman"/>
          <w:sz w:val="24"/>
          <w:szCs w:val="24"/>
        </w:rPr>
        <w:t xml:space="preserve">for </w:t>
      </w:r>
      <w:r w:rsidR="004A5BF2" w:rsidRPr="00C30527">
        <w:rPr>
          <w:rFonts w:ascii="Times New Roman" w:hAnsi="Times New Roman" w:cs="Times New Roman"/>
          <w:sz w:val="24"/>
          <w:szCs w:val="24"/>
        </w:rPr>
        <w:t xml:space="preserve">any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giv</w:t>
      </w:r>
      <w:r w:rsidR="00ED7428" w:rsidRPr="00C30527">
        <w:rPr>
          <w:rFonts w:ascii="Times New Roman" w:hAnsi="Times New Roman" w:cs="Times New Roman"/>
          <w:sz w:val="24"/>
          <w:szCs w:val="24"/>
        </w:rPr>
        <w:t>en</w:t>
      </w:r>
      <w:r w:rsidRPr="00C3052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End"/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48327977" wp14:editId="536AB813">
            <wp:extent cx="1023620" cy="231775"/>
            <wp:effectExtent l="0" t="0" r="508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1"/>
                    <pic:cNvPicPr>
                      <a:picLocks noChangeAspect="1" noChangeArrowheads="1"/>
                    </pic:cNvPicPr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62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>, a</w:t>
      </w:r>
      <w:r w:rsidR="00EF56A2" w:rsidRPr="00C30527">
        <w:rPr>
          <w:rFonts w:ascii="Times New Roman" w:hAnsi="Times New Roman" w:cs="Times New Roman"/>
          <w:sz w:val="24"/>
          <w:szCs w:val="24"/>
        </w:rPr>
        <w:t xml:space="preserve">pplying </w:t>
      </w:r>
      <w:r w:rsidR="008D29D1" w:rsidRPr="00C30527">
        <w:rPr>
          <w:rFonts w:ascii="Times New Roman" w:hAnsi="Times New Roman" w:cs="Times New Roman"/>
          <w:sz w:val="24"/>
          <w:szCs w:val="24"/>
        </w:rPr>
        <w:t xml:space="preserve">this </w:t>
      </w:r>
      <w:r w:rsidR="00362B8E" w:rsidRPr="00C30527">
        <w:rPr>
          <w:rFonts w:ascii="Times New Roman" w:hAnsi="Times New Roman" w:cs="Times New Roman"/>
          <w:sz w:val="24"/>
          <w:szCs w:val="24"/>
        </w:rPr>
        <w:t xml:space="preserve">condition </w:t>
      </w:r>
      <w:r w:rsidR="00EF56A2" w:rsidRPr="00C30527">
        <w:rPr>
          <w:rFonts w:ascii="Times New Roman" w:hAnsi="Times New Roman" w:cs="Times New Roman"/>
          <w:sz w:val="24"/>
          <w:szCs w:val="24"/>
        </w:rPr>
        <w:t xml:space="preserve">to the square root term in inequality </w: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GOTOBUTTON ZEqnNum410243 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REF ZEqnNum410243 \* Charformat \!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(23)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ED7428" w:rsidRPr="00C3052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gives</w:t>
      </w:r>
    </w:p>
    <w:p w:rsidR="00EF56A2" w:rsidRPr="00C30527" w:rsidRDefault="00EF56A2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32"/>
        </w:rPr>
        <w:drawing>
          <wp:inline distT="0" distB="0" distL="0" distR="0" wp14:anchorId="4024A125" wp14:editId="5846E607">
            <wp:extent cx="3933825" cy="533400"/>
            <wp:effectExtent l="0" t="0" r="9525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2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169F" w:rsidRPr="00C30527">
        <w:t>.</w: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55" w:name="ZEqnNum424995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24</w:instrText>
        </w:r>
      </w:fldSimple>
      <w:r w:rsidR="000868CE" w:rsidRPr="00C30527">
        <w:instrText>)</w:instrText>
      </w:r>
      <w:bookmarkEnd w:id="55"/>
      <w:r w:rsidR="000868CE" w:rsidRPr="00C30527">
        <w:fldChar w:fldCharType="end"/>
      </w:r>
    </w:p>
    <w:p w:rsidR="00EF56A2" w:rsidRPr="00C30527" w:rsidRDefault="0070169F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Substituting </w: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GOTOBUTTON ZEqnNum424995 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REF ZEqnNum424995 \* Charformat \!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(24)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 xml:space="preserve"> into </w: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GOTOBUTTON ZEqnNum410243 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REF ZEqnNum410243 \* Charformat \!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(23)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916CD8" w:rsidRPr="00C30527">
        <w:rPr>
          <w:rFonts w:ascii="Times New Roman" w:hAnsi="Times New Roman" w:cs="Times New Roman"/>
          <w:sz w:val="24"/>
          <w:szCs w:val="24"/>
        </w:rPr>
        <w:t xml:space="preserve"> gives the</w:t>
      </w:r>
      <w:r w:rsidR="006B5DC6" w:rsidRPr="00C30527">
        <w:rPr>
          <w:rFonts w:ascii="Times New Roman" w:hAnsi="Times New Roman" w:cs="Times New Roman"/>
          <w:sz w:val="24"/>
          <w:szCs w:val="24"/>
        </w:rPr>
        <w:t xml:space="preserve"> second inequality </w:t>
      </w:r>
      <w:proofErr w:type="gramStart"/>
      <w:r w:rsidR="006B5DC6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GOTOBUTTON ZEqnNum415743 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REF ZEqnNum415743 \* Charformat \!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(22)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6B5DC6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6B5DC6" w:rsidRPr="00C30527">
        <w:rPr>
          <w:rFonts w:ascii="Times New Roman" w:hAnsi="Times New Roman" w:cs="Times New Roman" w:hint="eastAsia"/>
          <w:sz w:val="24"/>
          <w:szCs w:val="24"/>
        </w:rPr>
        <w:t xml:space="preserve">The lower bound of </w:t>
      </w:r>
      <w:r w:rsidR="006B5DC6"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32F36F5D" wp14:editId="40040DF0">
            <wp:extent cx="711200" cy="203200"/>
            <wp:effectExtent l="0" t="0" r="0" b="6350"/>
            <wp:docPr id="10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rrowheads="1"/>
                    </pic:cNvPicPr>
                  </pic:nvPicPr>
                  <pic:blipFill>
                    <a:blip r:embed="rId2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DC6" w:rsidRPr="00C30527">
        <w:rPr>
          <w:rFonts w:ascii="Times New Roman" w:hAnsi="Times New Roman" w:cs="Times New Roman" w:hint="eastAsia"/>
          <w:sz w:val="24"/>
          <w:szCs w:val="24"/>
        </w:rPr>
        <w:t xml:space="preserve"> can easily </w:t>
      </w:r>
      <w:r w:rsidR="006B5DC6" w:rsidRPr="00C30527">
        <w:rPr>
          <w:rFonts w:ascii="Times New Roman" w:hAnsi="Times New Roman" w:cs="Times New Roman"/>
          <w:sz w:val="24"/>
          <w:szCs w:val="24"/>
        </w:rPr>
        <w:t xml:space="preserve">be </w:t>
      </w:r>
      <w:r w:rsidR="006B5DC6" w:rsidRPr="00C30527">
        <w:rPr>
          <w:rFonts w:ascii="Times New Roman" w:hAnsi="Times New Roman" w:cs="Times New Roman" w:hint="eastAsia"/>
          <w:sz w:val="24"/>
          <w:szCs w:val="24"/>
        </w:rPr>
        <w:t xml:space="preserve">obtained by </w:t>
      </w:r>
      <w:proofErr w:type="gramStart"/>
      <w:r w:rsidR="006B5DC6" w:rsidRPr="00C30527">
        <w:rPr>
          <w:rFonts w:ascii="Times New Roman" w:hAnsi="Times New Roman" w:cs="Times New Roman" w:hint="eastAsia"/>
          <w:sz w:val="24"/>
          <w:szCs w:val="24"/>
        </w:rPr>
        <w:t xml:space="preserve">setting </w:t>
      </w:r>
      <w:proofErr w:type="gramEnd"/>
      <w:r w:rsidR="006B5DC6"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76979124" wp14:editId="2FA813EE">
            <wp:extent cx="382270" cy="170815"/>
            <wp:effectExtent l="0" t="0" r="0" b="635"/>
            <wp:docPr id="418" name="Picture 4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rrowheads="1"/>
                    </pic:cNvPicPr>
                  </pic:nvPicPr>
                  <pic:blipFill>
                    <a:blip r:embed="rId2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5DC6" w:rsidRPr="00C30527">
        <w:rPr>
          <w:rFonts w:ascii="Times New Roman" w:hAnsi="Times New Roman" w:cs="Times New Roman" w:hint="eastAsia"/>
          <w:sz w:val="24"/>
          <w:szCs w:val="24"/>
        </w:rPr>
        <w:t>.</w:t>
      </w:r>
      <w:r w:rsidR="006B5DC6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F56A2" w:rsidRPr="00C30527">
        <w:rPr>
          <w:rFonts w:ascii="Times New Roman" w:hAnsi="Times New Roman" w:cs="Times New Roman"/>
          <w:sz w:val="24"/>
          <w:szCs w:val="24"/>
        </w:rPr>
        <w:t>This completes the proof.</w:t>
      </w:r>
      <w:r w:rsidR="00273AE4"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 ■</w:t>
      </w:r>
    </w:p>
    <w:p w:rsidR="00EF56A2" w:rsidRPr="00C30527" w:rsidRDefault="00EF56A2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EF56A2" w:rsidRPr="00C30527" w:rsidRDefault="00EF56A2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Remark: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E0150" w:rsidRPr="00C30527">
        <w:rPr>
          <w:rFonts w:ascii="Times New Roman" w:hAnsi="Times New Roman" w:cs="Times New Roman"/>
          <w:sz w:val="24"/>
          <w:szCs w:val="24"/>
        </w:rPr>
        <w:t>T</w:t>
      </w:r>
      <w:r w:rsidRPr="00C30527">
        <w:rPr>
          <w:rFonts w:ascii="Times New Roman" w:hAnsi="Times New Roman" w:cs="Times New Roman"/>
          <w:sz w:val="24"/>
          <w:szCs w:val="24"/>
        </w:rPr>
        <w:t xml:space="preserve">here </w:t>
      </w:r>
      <w:r w:rsidRPr="00C30527">
        <w:rPr>
          <w:rFonts w:ascii="Times New Roman" w:hAnsi="Times New Roman" w:cs="Times New Roman" w:hint="eastAsia"/>
          <w:sz w:val="24"/>
          <w:szCs w:val="24"/>
        </w:rPr>
        <w:t>are</w:t>
      </w:r>
      <w:r w:rsidRPr="00C30527">
        <w:rPr>
          <w:rFonts w:ascii="Times New Roman" w:hAnsi="Times New Roman" w:cs="Times New Roman"/>
          <w:sz w:val="24"/>
          <w:szCs w:val="24"/>
        </w:rPr>
        <w:t xml:space="preserve"> no square root term</w:t>
      </w:r>
      <w:r w:rsidRPr="00C30527">
        <w:rPr>
          <w:rFonts w:ascii="Times New Roman" w:hAnsi="Times New Roman" w:cs="Times New Roman" w:hint="eastAsia"/>
          <w:sz w:val="24"/>
          <w:szCs w:val="24"/>
        </w:rPr>
        <w:t>s</w:t>
      </w:r>
      <w:r w:rsidRPr="00C30527">
        <w:rPr>
          <w:rFonts w:ascii="Times New Roman" w:hAnsi="Times New Roman" w:cs="Times New Roman"/>
          <w:sz w:val="24"/>
          <w:szCs w:val="24"/>
        </w:rPr>
        <w:t xml:space="preserve"> in the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lower and</w:t>
      </w:r>
      <w:r w:rsidRPr="00C30527">
        <w:rPr>
          <w:rFonts w:ascii="Times New Roman" w:hAnsi="Times New Roman" w:cs="Times New Roman"/>
          <w:sz w:val="24"/>
          <w:szCs w:val="24"/>
        </w:rPr>
        <w:t xml:space="preserve"> upper bound</w:t>
      </w:r>
      <w:r w:rsidRPr="00C30527">
        <w:rPr>
          <w:rFonts w:ascii="Times New Roman" w:hAnsi="Times New Roman" w:cs="Times New Roman" w:hint="eastAsia"/>
          <w:sz w:val="24"/>
          <w:szCs w:val="24"/>
        </w:rPr>
        <w:t>s</w:t>
      </w:r>
      <w:r w:rsidR="005E0150" w:rsidRPr="00C30527">
        <w:rPr>
          <w:rFonts w:ascii="Times New Roman" w:hAnsi="Times New Roman" w:cs="Times New Roman"/>
          <w:sz w:val="24"/>
          <w:szCs w:val="24"/>
        </w:rPr>
        <w:t xml:space="preserve"> of the TSTTB</w:t>
      </w:r>
      <w:r w:rsidRPr="00C30527">
        <w:rPr>
          <w:rFonts w:ascii="Times New Roman" w:hAnsi="Times New Roman" w:cs="Times New Roman"/>
          <w:sz w:val="24"/>
          <w:szCs w:val="24"/>
        </w:rPr>
        <w:t xml:space="preserve">, which is favorable because </w:t>
      </w:r>
      <w:r w:rsidRPr="00C30527">
        <w:rPr>
          <w:rFonts w:ascii="Times New Roman" w:hAnsi="Times New Roman" w:cs="Times New Roman" w:hint="eastAsia"/>
          <w:sz w:val="24"/>
          <w:szCs w:val="24"/>
        </w:rPr>
        <w:t>they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>become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link</w:t>
      </w:r>
      <w:r w:rsidR="00AF7810" w:rsidRPr="00C30527">
        <w:rPr>
          <w:rFonts w:ascii="Times New Roman" w:hAnsi="Times New Roman" w:cs="Times New Roman"/>
          <w:sz w:val="24"/>
          <w:szCs w:val="24"/>
        </w:rPr>
        <w:t>wise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>additive functions</w:t>
      </w:r>
      <w:r w:rsidRPr="00C30527">
        <w:rPr>
          <w:rFonts w:ascii="Times New Roman" w:hAnsi="Times New Roman" w:cs="Times New Roman"/>
          <w:sz w:val="24"/>
          <w:szCs w:val="24"/>
        </w:rPr>
        <w:t>. This property simplif</w:t>
      </w:r>
      <w:r w:rsidR="0014600A" w:rsidRPr="00C30527">
        <w:rPr>
          <w:rFonts w:ascii="Times New Roman" w:hAnsi="Times New Roman" w:cs="Times New Roman"/>
          <w:sz w:val="24"/>
          <w:szCs w:val="24"/>
        </w:rPr>
        <w:t>ies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derivation </w:t>
      </w:r>
      <w:r w:rsidRPr="00C30527">
        <w:rPr>
          <w:rFonts w:ascii="Times New Roman" w:hAnsi="Times New Roman" w:cs="Times New Roman"/>
          <w:sz w:val="24"/>
          <w:szCs w:val="24"/>
        </w:rPr>
        <w:t xml:space="preserve">of the upper bound of </w:t>
      </w:r>
      <w:r w:rsidR="00362B8E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in</w:t>
      </w:r>
      <w:r w:rsidR="00F87333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E0C47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 w:hint="eastAsia"/>
          <w:sz w:val="24"/>
          <w:szCs w:val="24"/>
        </w:rPr>
        <w:t>ection</w:t>
      </w:r>
      <w:r w:rsidR="00BE0C47" w:rsidRPr="00C30527">
        <w:rPr>
          <w:rFonts w:ascii="Times New Roman" w:hAnsi="Times New Roman" w:cs="Times New Roman"/>
          <w:sz w:val="24"/>
          <w:szCs w:val="24"/>
        </w:rPr>
        <w:t xml:space="preserve"> 3.7</w:t>
      </w:r>
      <w:r w:rsidRPr="00C30527">
        <w:rPr>
          <w:rFonts w:ascii="Times New Roman" w:hAnsi="Times New Roman" w:cs="Times New Roman" w:hint="eastAsia"/>
          <w:sz w:val="24"/>
          <w:szCs w:val="24"/>
        </w:rPr>
        <w:t>.</w:t>
      </w:r>
    </w:p>
    <w:p w:rsidR="00B24C58" w:rsidRPr="00C30527" w:rsidRDefault="00B24C5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</w:p>
    <w:p w:rsidR="00B24C58" w:rsidRPr="00C30527" w:rsidRDefault="00B24C5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Lemma</w:t>
      </w:r>
      <w:r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>2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Given </w:t>
      </w:r>
      <w:proofErr w:type="gramEnd"/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5E11630E" wp14:editId="5C1208DE">
            <wp:extent cx="466725" cy="228600"/>
            <wp:effectExtent l="0" t="0" r="9525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2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3AEB255C" wp14:editId="6A0505CC">
            <wp:extent cx="266700" cy="238125"/>
            <wp:effectExtent l="0" t="0" r="0" b="9525"/>
            <wp:docPr id="178" name="Picture 1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rrowheads="1"/>
                    </pic:cNvPicPr>
                  </pic:nvPicPr>
                  <pic:blipFill>
                    <a:blip r:embed="rId2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is bounded by</w:t>
      </w:r>
    </w:p>
    <w:p w:rsidR="00B24C58" w:rsidRPr="00C30527" w:rsidRDefault="00B24C5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28"/>
        </w:rPr>
        <w:drawing>
          <wp:inline distT="0" distB="0" distL="0" distR="0" wp14:anchorId="5DBC58F8" wp14:editId="1DAE1795">
            <wp:extent cx="3457575" cy="342900"/>
            <wp:effectExtent l="0" t="0" r="9525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2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25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B24C58" w:rsidRPr="00C30527" w:rsidRDefault="00B24C5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</w:p>
    <w:p w:rsidR="00B24C58" w:rsidRPr="00C30527" w:rsidRDefault="00B24C5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633BF7" w:rsidRPr="00C30527">
        <w:rPr>
          <w:rFonts w:ascii="Times New Roman" w:hAnsi="Times New Roman" w:cs="Times New Roman"/>
          <w:sz w:val="24"/>
          <w:szCs w:val="24"/>
        </w:rPr>
        <w:t xml:space="preserve">The proof is similar to that for Lemma 1 except that </w: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GOTOBUTTON ZEqnNum459798 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REF ZEqnNum459798 \* Charformat \!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(17)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633BF7" w:rsidRPr="00C30527">
        <w:rPr>
          <w:rFonts w:ascii="Times New Roman" w:hAnsi="Times New Roman" w:cs="Times New Roman"/>
          <w:sz w:val="24"/>
          <w:szCs w:val="24"/>
        </w:rPr>
        <w:t xml:space="preserve"> is used</w:t>
      </w:r>
      <w:r w:rsidR="005F336A" w:rsidRPr="00C30527">
        <w:rPr>
          <w:rFonts w:ascii="Times New Roman" w:hAnsi="Times New Roman" w:cs="Times New Roman"/>
          <w:sz w:val="24"/>
          <w:szCs w:val="24"/>
        </w:rPr>
        <w:t xml:space="preserve"> in the derivation</w:t>
      </w:r>
      <w:r w:rsidR="00633BF7" w:rsidRPr="00C30527">
        <w:rPr>
          <w:rFonts w:ascii="Times New Roman" w:hAnsi="Times New Roman" w:cs="Times New Roman"/>
          <w:sz w:val="24"/>
          <w:szCs w:val="24"/>
        </w:rPr>
        <w:t xml:space="preserve"> instead </w:t>
      </w:r>
      <w:proofErr w:type="gramStart"/>
      <w:r w:rsidR="00633BF7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GOTOBUTTON ZEqnNum934323 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REF ZEqnNum934323 \* Charformat \!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(20)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633BF7" w:rsidRPr="00C30527">
        <w:rPr>
          <w:rFonts w:ascii="Times New Roman" w:hAnsi="Times New Roman" w:cs="Times New Roman"/>
          <w:sz w:val="24"/>
          <w:szCs w:val="24"/>
        </w:rPr>
        <w:t>.</w:t>
      </w:r>
      <w:r w:rsidR="00273AE4" w:rsidRPr="00C30527">
        <w:rPr>
          <w:rFonts w:ascii="Times New Roman" w:hAnsi="Times New Roman" w:cs="Times New Roman"/>
          <w:sz w:val="24"/>
          <w:szCs w:val="24"/>
          <w:vertAlign w:val="superscript"/>
        </w:rPr>
        <w:t>■</w:t>
      </w:r>
    </w:p>
    <w:p w:rsidR="00B24C58" w:rsidRPr="00C30527" w:rsidRDefault="00B24C5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B24C58" w:rsidRPr="00C30527" w:rsidRDefault="00B24C5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  <w:u w:val="single"/>
        </w:rPr>
        <w:t>Remark</w:t>
      </w:r>
      <w:r w:rsidRPr="00C30527">
        <w:rPr>
          <w:rFonts w:ascii="Times New Roman" w:hAnsi="Times New Roman" w:cs="Times New Roman"/>
          <w:sz w:val="24"/>
          <w:szCs w:val="24"/>
        </w:rPr>
        <w:t xml:space="preserve">: </w:t>
      </w:r>
      <w:r w:rsidR="005F336A" w:rsidRPr="00C30527">
        <w:rPr>
          <w:rFonts w:ascii="Times New Roman" w:hAnsi="Times New Roman" w:cs="Times New Roman"/>
          <w:sz w:val="24"/>
          <w:szCs w:val="24"/>
        </w:rPr>
        <w:t>Lemma 2 gives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>the</w:t>
      </w:r>
      <w:r w:rsidRPr="00C30527">
        <w:rPr>
          <w:rFonts w:ascii="Times New Roman" w:hAnsi="Times New Roman" w:cs="Times New Roman"/>
          <w:sz w:val="24"/>
          <w:szCs w:val="24"/>
        </w:rPr>
        <w:t xml:space="preserve"> upper and lower bound</w:t>
      </w:r>
      <w:r w:rsidR="009655B0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for the path </w:t>
      </w:r>
      <w:r w:rsidR="00742DE2" w:rsidRPr="00C30527">
        <w:rPr>
          <w:rFonts w:ascii="Times New Roman" w:hAnsi="Times New Roman" w:cs="Times New Roman" w:hint="eastAsia"/>
          <w:sz w:val="24"/>
          <w:szCs w:val="24"/>
        </w:rPr>
        <w:t>TTB</w:t>
      </w:r>
      <w:r w:rsidR="00080466" w:rsidRPr="00C30527">
        <w:rPr>
          <w:rFonts w:ascii="Times New Roman" w:hAnsi="Times New Roman" w:cs="Times New Roman"/>
          <w:sz w:val="24"/>
          <w:szCs w:val="24"/>
        </w:rPr>
        <w:t xml:space="preserve"> and is used to prove </w:t>
      </w:r>
      <w:r w:rsidRPr="00C30527">
        <w:rPr>
          <w:rFonts w:ascii="Times New Roman" w:hAnsi="Times New Roman" w:cs="Times New Roman" w:hint="eastAsia"/>
          <w:sz w:val="24"/>
          <w:szCs w:val="24"/>
        </w:rPr>
        <w:t>Lemma 3.</w:t>
      </w:r>
    </w:p>
    <w:p w:rsidR="00C447B9" w:rsidRPr="00C30527" w:rsidRDefault="00C447B9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BE0C47" w:rsidRPr="00C30527" w:rsidRDefault="00407B40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i/>
          <w:iCs/>
          <w:kern w:val="0"/>
          <w:sz w:val="24"/>
        </w:rPr>
        <w:fldChar w:fldCharType="begin"/>
      </w:r>
      <w:r w:rsidRPr="00C30527">
        <w:rPr>
          <w:rFonts w:ascii="Times New Roman" w:hAnsi="Times New Roman" w:cs="Times New Roman"/>
          <w:i/>
          <w:iCs/>
          <w:kern w:val="0"/>
          <w:sz w:val="24"/>
        </w:rPr>
        <w:fldChar w:fldCharType="end"/>
      </w:r>
      <w:r w:rsidRPr="00C30527">
        <w:rPr>
          <w:i/>
          <w:iCs/>
          <w:kern w:val="0"/>
          <w:sz w:val="24"/>
        </w:rPr>
        <w:fldChar w:fldCharType="begin"/>
      </w:r>
      <w:r w:rsidRPr="00C30527">
        <w:rPr>
          <w:i/>
          <w:iCs/>
          <w:kern w:val="0"/>
          <w:sz w:val="24"/>
        </w:rPr>
        <w:fldChar w:fldCharType="end"/>
      </w:r>
      <w:r w:rsidR="00D140B0" w:rsidRPr="00C30527">
        <w:rPr>
          <w:rFonts w:ascii="Times New Roman" w:hAnsi="Times New Roman" w:cs="Times New Roman"/>
          <w:iCs/>
          <w:kern w:val="0"/>
          <w:sz w:val="24"/>
        </w:rPr>
        <w:fldChar w:fldCharType="begin"/>
      </w:r>
      <w:r w:rsidR="00D140B0" w:rsidRPr="00C30527">
        <w:rPr>
          <w:rFonts w:ascii="Times New Roman" w:hAnsi="Times New Roman" w:cs="Times New Roman"/>
          <w:iCs/>
          <w:kern w:val="0"/>
          <w:sz w:val="24"/>
        </w:rPr>
        <w:fldChar w:fldCharType="end"/>
      </w:r>
      <w:r w:rsidR="00BE0C47" w:rsidRPr="00C30527">
        <w:rPr>
          <w:rFonts w:ascii="Times New Roman" w:hAnsi="Times New Roman" w:cs="Times New Roman"/>
          <w:sz w:val="24"/>
          <w:szCs w:val="24"/>
        </w:rPr>
        <w:t xml:space="preserve">Let </w:t>
      </w:r>
      <w:r w:rsidR="00F44858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ACB81C7" wp14:editId="2C3E702F">
            <wp:extent cx="283210" cy="239395"/>
            <wp:effectExtent l="0" t="0" r="2540" b="8255"/>
            <wp:docPr id="451" name="Picture 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rrowheads="1"/>
                    </pic:cNvPicPr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4858" w:rsidRPr="00C30527">
        <w:rPr>
          <w:position w:val="-12"/>
          <w:sz w:val="24"/>
          <w:szCs w:val="24"/>
        </w:rPr>
        <w:t xml:space="preserve"> </w:t>
      </w:r>
      <w:r w:rsidR="00BE0C47"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72627A16" wp14:editId="46F294FA">
            <wp:extent cx="304800" cy="238125"/>
            <wp:effectExtent l="0" t="0" r="0" b="9525"/>
            <wp:docPr id="180" name="Picture 1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rrowheads="1"/>
                    </pic:cNvPicPr>
                  </pic:nvPicPr>
                  <pic:blipFill>
                    <a:blip r:embed="rId2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0C47" w:rsidRPr="00C30527">
        <w:rPr>
          <w:rFonts w:ascii="Times New Roman" w:hAnsi="Times New Roman" w:cs="Times New Roman"/>
          <w:sz w:val="24"/>
          <w:szCs w:val="24"/>
        </w:rPr>
        <w:t xml:space="preserve"> be </w:t>
      </w:r>
      <w:r w:rsidR="00F44858" w:rsidRPr="00C30527">
        <w:rPr>
          <w:rFonts w:ascii="Times New Roman" w:hAnsi="Times New Roman" w:cs="Times New Roman"/>
          <w:sz w:val="24"/>
          <w:szCs w:val="24"/>
        </w:rPr>
        <w:t xml:space="preserve">an </w:t>
      </w:r>
      <w:r w:rsidR="00BE0C47" w:rsidRPr="00C30527">
        <w:rPr>
          <w:rFonts w:ascii="Times New Roman" w:hAnsi="Times New Roman" w:cs="Times New Roman"/>
          <w:sz w:val="24"/>
          <w:szCs w:val="24"/>
        </w:rPr>
        <w:t xml:space="preserve">optimal flow on link </w:t>
      </w:r>
      <w:r w:rsidR="002522EC"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634A25BE" wp14:editId="2E96CB95">
            <wp:extent cx="381000" cy="190500"/>
            <wp:effectExtent l="0" t="0" r="0" b="0"/>
            <wp:docPr id="181" name="Picture 1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rrowheads="1"/>
                    </pic:cNvPicPr>
                  </pic:nvPicPr>
                  <pic:blipFill>
                    <a:blip r:embed="rId2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0C47" w:rsidRPr="00C30527">
        <w:rPr>
          <w:rFonts w:ascii="Times New Roman" w:hAnsi="Times New Roman" w:cs="Times New Roman"/>
          <w:sz w:val="24"/>
          <w:szCs w:val="24"/>
        </w:rPr>
        <w:t xml:space="preserve"> obtained by RSO and RUE assignments, respectively</w:t>
      </w:r>
      <w:proofErr w:type="gramStart"/>
      <w:r w:rsidR="0014600A" w:rsidRPr="00C30527">
        <w:rPr>
          <w:rFonts w:ascii="Times New Roman" w:hAnsi="Times New Roman" w:cs="Times New Roman"/>
          <w:sz w:val="24"/>
          <w:szCs w:val="24"/>
        </w:rPr>
        <w:t>;</w:t>
      </w:r>
      <w:r w:rsidR="00BE0C47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6F5884" w:rsidRPr="00C30527">
        <w:rPr>
          <w:rFonts w:ascii="Times New Roman" w:hAnsi="Times New Roman" w:cs="Times New Roman"/>
          <w:b/>
          <w:position w:val="-18"/>
          <w:sz w:val="24"/>
          <w:szCs w:val="24"/>
        </w:rPr>
        <w:object w:dxaOrig="1600" w:dyaOrig="460" w14:anchorId="2D586C30">
          <v:shape id="_x0000_i1127" type="#_x0000_t75" style="width:79.55pt;height:23.75pt" o:ole="">
            <v:imagedata r:id="rId288" o:title=""/>
          </v:shape>
          <o:OLEObject Type="Embed" ProgID="Equation.DSMT4" ShapeID="_x0000_i1127" DrawAspect="Content" ObjectID="_1486165332" r:id="rId289"/>
        </w:object>
      </w:r>
      <w:r w:rsidR="0014600A" w:rsidRPr="00C30527">
        <w:rPr>
          <w:rFonts w:ascii="Times New Roman" w:hAnsi="Times New Roman" w:cs="Times New Roman"/>
          <w:sz w:val="24"/>
          <w:szCs w:val="24"/>
        </w:rPr>
        <w:t>;</w:t>
      </w:r>
      <w:r w:rsidR="00BE0C47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2360EC" w:rsidRPr="00C30527">
        <w:rPr>
          <w:rFonts w:ascii="Times New Roman" w:hAnsi="Times New Roman" w:cs="Times New Roman"/>
          <w:b/>
          <w:position w:val="-18"/>
          <w:sz w:val="24"/>
          <w:szCs w:val="24"/>
        </w:rPr>
        <w:object w:dxaOrig="1620" w:dyaOrig="460" w14:anchorId="343B3991">
          <v:shape id="_x0000_i1128" type="#_x0000_t75" style="width:79.9pt;height:23.75pt" o:ole="">
            <v:imagedata r:id="rId290" o:title=""/>
          </v:shape>
          <o:OLEObject Type="Embed" ProgID="Equation.DSMT4" ShapeID="_x0000_i1128" DrawAspect="Content" ObjectID="_1486165333" r:id="rId291"/>
        </w:object>
      </w:r>
      <w:r w:rsidR="002360EC" w:rsidRPr="00C30527">
        <w:rPr>
          <w:rFonts w:ascii="Times New Roman" w:hAnsi="Times New Roman" w:cs="Times New Roman"/>
          <w:bCs/>
          <w:sz w:val="24"/>
          <w:szCs w:val="24"/>
        </w:rPr>
        <w:t>.</w:t>
      </w:r>
      <w:r w:rsidR="00BE0C47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1D567A" w:rsidRPr="00C30527">
        <w:rPr>
          <w:rFonts w:ascii="Times New Roman" w:hAnsi="Times New Roman" w:cs="Times New Roman"/>
          <w:sz w:val="24"/>
          <w:szCs w:val="24"/>
        </w:rPr>
        <w:t>Using these notations, Lemma 3 can be stated as follows</w:t>
      </w:r>
      <w:r w:rsidR="00BE0C47" w:rsidRPr="00C30527">
        <w:rPr>
          <w:rFonts w:ascii="Times New Roman" w:hAnsi="Times New Roman" w:cs="Times New Roman"/>
          <w:sz w:val="24"/>
          <w:szCs w:val="24"/>
        </w:rPr>
        <w:t>.</w:t>
      </w:r>
    </w:p>
    <w:p w:rsidR="00B24C58" w:rsidRPr="00C30527" w:rsidRDefault="00B24C5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</w:p>
    <w:p w:rsidR="00B24C58" w:rsidRPr="00C30527" w:rsidRDefault="00B24C5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Lemma</w:t>
      </w:r>
      <w:r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>3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In reliability-based traffic assignment,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given </w:t>
      </w:r>
      <w:r w:rsidR="002522EC"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6A0CD9A2" wp14:editId="0A061923">
            <wp:extent cx="304800" cy="200025"/>
            <wp:effectExtent l="0" t="0" r="0" b="9525"/>
            <wp:docPr id="184" name="Picture 1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rrowheads="1"/>
                    </pic:cNvPicPr>
                  </pic:nvPicPr>
                  <pic:blipFill>
                    <a:blip r:embed="rId2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 w:hint="eastAsia"/>
          <w:sz w:val="24"/>
          <w:szCs w:val="24"/>
        </w:rPr>
        <w:t xml:space="preserve">and </w:t>
      </w:r>
      <w:proofErr w:type="gramEnd"/>
      <w:r w:rsidR="002522EC"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26FEFBCE" wp14:editId="1F0EC822">
            <wp:extent cx="314325" cy="200025"/>
            <wp:effectExtent l="0" t="0" r="9525" b="9525"/>
            <wp:docPr id="185" name="Picture 1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rrowheads="1"/>
                    </pic:cNvPicPr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>, the following condition always holds:</w:t>
      </w:r>
    </w:p>
    <w:p w:rsidR="00B24C58" w:rsidRPr="00C30527" w:rsidRDefault="00B24C5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lastRenderedPageBreak/>
        <w:tab/>
      </w:r>
      <w:r w:rsidR="002522EC" w:rsidRPr="00C30527">
        <w:rPr>
          <w:noProof/>
          <w:position w:val="-28"/>
        </w:rPr>
        <w:drawing>
          <wp:inline distT="0" distB="0" distL="0" distR="0" wp14:anchorId="15207FF8" wp14:editId="1ADA08BD">
            <wp:extent cx="2895600" cy="361950"/>
            <wp:effectExtent l="0" t="0" r="0" b="0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56" w:name="ZEqnNum147167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26</w:instrText>
        </w:r>
      </w:fldSimple>
      <w:r w:rsidR="000868CE" w:rsidRPr="00C30527">
        <w:instrText>)</w:instrText>
      </w:r>
      <w:bookmarkEnd w:id="56"/>
      <w:r w:rsidR="000868CE" w:rsidRPr="00C30527">
        <w:fldChar w:fldCharType="end"/>
      </w:r>
    </w:p>
    <w:p w:rsidR="00B24C58" w:rsidRPr="00C30527" w:rsidRDefault="00B24C58" w:rsidP="00C30527">
      <w:pPr>
        <w:tabs>
          <w:tab w:val="center" w:pos="4536"/>
          <w:tab w:val="right" w:pos="9072"/>
        </w:tabs>
        <w:snapToGrid w:val="0"/>
        <w:rPr>
          <w:sz w:val="24"/>
          <w:szCs w:val="24"/>
        </w:rPr>
      </w:pPr>
    </w:p>
    <w:p w:rsidR="00813DC9" w:rsidRPr="00C30527" w:rsidRDefault="00B24C5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Denote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398E049D" wp14:editId="1853DF97">
            <wp:extent cx="304800" cy="276225"/>
            <wp:effectExtent l="0" t="0" r="0" b="952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64B5748D" wp14:editId="2045371E">
            <wp:extent cx="342900" cy="266700"/>
            <wp:effectExtent l="0" t="0" r="0" b="0"/>
            <wp:docPr id="188" name="Picture 1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rrowheads="1"/>
                    </pic:cNvPicPr>
                  </pic:nvPicPr>
                  <pic:blipFill>
                    <a:blip r:embed="rId2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348E4" w:rsidRPr="00C30527">
        <w:rPr>
          <w:rFonts w:ascii="Times New Roman" w:hAnsi="Times New Roman" w:cs="Times New Roman"/>
          <w:sz w:val="24"/>
          <w:szCs w:val="24"/>
        </w:rPr>
        <w:t>as</w:t>
      </w:r>
      <w:r w:rsidR="0036327B" w:rsidRPr="00C30527">
        <w:rPr>
          <w:rFonts w:ascii="Times New Roman" w:hAnsi="Times New Roman" w:cs="Times New Roman"/>
          <w:sz w:val="24"/>
          <w:szCs w:val="24"/>
        </w:rPr>
        <w:t xml:space="preserve"> the upper and lower bound</w:t>
      </w:r>
      <w:r w:rsidR="00AB24F6" w:rsidRPr="00C30527">
        <w:rPr>
          <w:rFonts w:ascii="Times New Roman" w:hAnsi="Times New Roman" w:cs="Times New Roman"/>
          <w:sz w:val="24"/>
          <w:szCs w:val="24"/>
        </w:rPr>
        <w:t>s</w:t>
      </w:r>
      <w:r w:rsidR="0036327B" w:rsidRPr="00C30527">
        <w:rPr>
          <w:rFonts w:ascii="Times New Roman" w:hAnsi="Times New Roman" w:cs="Times New Roman"/>
          <w:sz w:val="24"/>
          <w:szCs w:val="24"/>
        </w:rPr>
        <w:t xml:space="preserve"> of </w:t>
      </w:r>
      <w:r w:rsidR="0036327B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1A6030F9" wp14:editId="77438756">
            <wp:extent cx="266065" cy="238760"/>
            <wp:effectExtent l="0" t="0" r="635" b="8890"/>
            <wp:docPr id="425" name="Picture 4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/>
                    <pic:cNvPicPr>
                      <a:picLocks noChangeArrowheads="1"/>
                    </pic:cNvPicPr>
                  </pic:nvPicPr>
                  <pic:blipFill>
                    <a:blip r:embed="rId2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327B" w:rsidRPr="00C30527">
        <w:rPr>
          <w:rFonts w:ascii="Times New Roman" w:hAnsi="Times New Roman" w:cs="Times New Roman" w:hint="eastAsia"/>
          <w:sz w:val="24"/>
          <w:szCs w:val="24"/>
        </w:rPr>
        <w:t xml:space="preserve"> in</w:t>
      </w:r>
      <w:r w:rsidR="0036327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6327B" w:rsidRPr="00C30527">
        <w:rPr>
          <w:rFonts w:ascii="Times New Roman" w:hAnsi="Times New Roman" w:cs="Times New Roman" w:hint="eastAsia"/>
          <w:sz w:val="24"/>
          <w:szCs w:val="24"/>
        </w:rPr>
        <w:t>Lemma</w:t>
      </w:r>
      <w:r w:rsidR="0036327B" w:rsidRPr="00C30527">
        <w:rPr>
          <w:rFonts w:ascii="Times New Roman" w:hAnsi="Times New Roman" w:cs="Times New Roman"/>
          <w:sz w:val="24"/>
          <w:szCs w:val="24"/>
        </w:rPr>
        <w:t xml:space="preserve"> 2</w:t>
      </w:r>
      <w:r w:rsidR="00813DC9" w:rsidRPr="00C30527">
        <w:rPr>
          <w:rFonts w:ascii="Times New Roman" w:hAnsi="Times New Roman" w:cs="Times New Roman"/>
          <w:sz w:val="24"/>
          <w:szCs w:val="24"/>
        </w:rPr>
        <w:t xml:space="preserve">, i.e., </w:t>
      </w:r>
      <w:r w:rsidR="00813DC9" w:rsidRPr="00C30527">
        <w:rPr>
          <w:rFonts w:ascii="Times New Roman" w:hAnsi="Times New Roman" w:cs="Times New Roman"/>
          <w:position w:val="-28"/>
          <w:sz w:val="24"/>
          <w:szCs w:val="24"/>
        </w:rPr>
        <w:object w:dxaOrig="3080" w:dyaOrig="560" w14:anchorId="1F61E152">
          <v:shape id="_x0000_i1129" type="#_x0000_t75" style="width:153.05pt;height:28.25pt" o:ole="">
            <v:imagedata r:id="rId298" o:title=""/>
          </v:shape>
          <o:OLEObject Type="Embed" ProgID="Equation.DSMT4" ShapeID="_x0000_i1129" DrawAspect="Content" ObjectID="_1486165334" r:id="rId299"/>
        </w:object>
      </w:r>
      <w:r w:rsidR="00813DC9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13DC9"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="00813DC9" w:rsidRPr="00C30527">
        <w:rPr>
          <w:rFonts w:ascii="Times New Roman" w:hAnsi="Times New Roman" w:cs="Times New Roman"/>
          <w:position w:val="-28"/>
          <w:sz w:val="24"/>
          <w:szCs w:val="24"/>
        </w:rPr>
        <w:object w:dxaOrig="4099" w:dyaOrig="540" w14:anchorId="090DB6BF">
          <v:shape id="_x0000_i1130" type="#_x0000_t75" style="width:205.8pt;height:26.75pt" o:ole="">
            <v:imagedata r:id="rId300" o:title=""/>
          </v:shape>
          <o:OLEObject Type="Embed" ProgID="Equation.DSMT4" ShapeID="_x0000_i1130" DrawAspect="Content" ObjectID="_1486165335" r:id="rId301"/>
        </w:object>
      </w:r>
      <w:r w:rsidR="00813DC9" w:rsidRPr="00C30527">
        <w:rPr>
          <w:rFonts w:ascii="Times New Roman" w:hAnsi="Times New Roman" w:cs="Times New Roman"/>
          <w:sz w:val="24"/>
          <w:szCs w:val="24"/>
        </w:rPr>
        <w:t>. Then,</w:t>
      </w:r>
    </w:p>
    <w:p w:rsidR="00B24C58" w:rsidRPr="00C30527" w:rsidRDefault="00B24C5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697163" w:rsidRPr="00C30527">
        <w:rPr>
          <w:position w:val="-14"/>
        </w:rPr>
        <w:object w:dxaOrig="3080" w:dyaOrig="420" w14:anchorId="6E287A73">
          <v:shape id="_x0000_i1131" type="#_x0000_t75" style="width:154.95pt;height:20.35pt" o:ole="">
            <v:imagedata r:id="rId302" o:title=""/>
          </v:shape>
          <o:OLEObject Type="Embed" ProgID="Equation.DSMT4" ShapeID="_x0000_i1131" DrawAspect="Content" ObjectID="_1486165336" r:id="rId303"/>
        </w:object>
      </w:r>
      <w:r w:rsidR="00813DC9" w:rsidRPr="00C30527">
        <w:t>,</w:t>
      </w:r>
      <w:r w:rsidR="00B348E4" w:rsidRPr="00C30527">
        <w:t xml:space="preserve"> and</w: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57" w:name="ZEqnNum780888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27</w:instrText>
        </w:r>
      </w:fldSimple>
      <w:r w:rsidR="000868CE" w:rsidRPr="00C30527">
        <w:instrText>)</w:instrText>
      </w:r>
      <w:bookmarkEnd w:id="57"/>
      <w:r w:rsidR="000868CE" w:rsidRPr="00C30527">
        <w:fldChar w:fldCharType="end"/>
      </w:r>
    </w:p>
    <w:p w:rsidR="00B24C58" w:rsidRPr="00C30527" w:rsidRDefault="00B24C5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813DC9" w:rsidRPr="00C30527">
        <w:rPr>
          <w:position w:val="-14"/>
        </w:rPr>
        <w:object w:dxaOrig="3100" w:dyaOrig="400" w14:anchorId="21EE8F68">
          <v:shape id="_x0000_i1132" type="#_x0000_t75" style="width:154.2pt;height:20.35pt" o:ole="">
            <v:imagedata r:id="rId304" o:title=""/>
          </v:shape>
          <o:OLEObject Type="Embed" ProgID="Equation.DSMT4" ShapeID="_x0000_i1132" DrawAspect="Content" ObjectID="_1486165337" r:id="rId305"/>
        </w:object>
      </w:r>
      <w:r w:rsidR="00813DC9" w:rsidRPr="00C30527">
        <w:t>.</w: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58" w:name="ZEqnNum376309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28</w:instrText>
        </w:r>
      </w:fldSimple>
      <w:r w:rsidR="000868CE" w:rsidRPr="00C30527">
        <w:instrText>)</w:instrText>
      </w:r>
      <w:bookmarkEnd w:id="58"/>
      <w:r w:rsidR="000868CE" w:rsidRPr="00C30527">
        <w:fldChar w:fldCharType="end"/>
      </w:r>
    </w:p>
    <w:p w:rsidR="00B24C58" w:rsidRPr="00C30527" w:rsidRDefault="00DF33E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For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a feasible flow </w:t>
      </w:r>
      <w:proofErr w:type="gramStart"/>
      <w:r w:rsidR="00B24C58" w:rsidRPr="00C30527">
        <w:rPr>
          <w:rFonts w:ascii="Times New Roman" w:hAnsi="Times New Roman" w:cs="Times New Roman"/>
          <w:sz w:val="24"/>
          <w:szCs w:val="24"/>
        </w:rPr>
        <w:t xml:space="preserve">pattern </w:t>
      </w:r>
      <w:r w:rsidR="00324BBD" w:rsidRPr="00C30527">
        <w:rPr>
          <w:rFonts w:ascii="Times New Roman" w:hAnsi="Times New Roman" w:cs="Times New Roman"/>
          <w:b/>
          <w:position w:val="-22"/>
          <w:sz w:val="24"/>
          <w:szCs w:val="24"/>
        </w:rPr>
        <w:object w:dxaOrig="1760" w:dyaOrig="520" w14:anchorId="5800458C">
          <v:shape id="_x0000_i1133" type="#_x0000_t75" style="width:87.85pt;height:27.15pt" o:ole="">
            <v:imagedata r:id="rId306" o:title=""/>
          </v:shape>
          <o:OLEObject Type="Embed" ProgID="Equation.DSMT4" ShapeID="_x0000_i1133" DrawAspect="Content" ObjectID="_1486165338" r:id="rId307"/>
        </w:objec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74ABE7FF" wp14:editId="01F02849">
            <wp:extent cx="361950" cy="266700"/>
            <wp:effectExtent l="0" t="0" r="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3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810" w:rsidRPr="00C30527">
        <w:rPr>
          <w:rFonts w:ascii="Times New Roman" w:hAnsi="Times New Roman" w:cs="Times New Roman"/>
          <w:sz w:val="24"/>
          <w:szCs w:val="24"/>
        </w:rPr>
        <w:t>,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13DC9" w:rsidRPr="00C30527">
        <w:rPr>
          <w:rFonts w:ascii="Times New Roman" w:hAnsi="Times New Roman" w:cs="Times New Roman"/>
          <w:sz w:val="24"/>
          <w:szCs w:val="24"/>
        </w:rPr>
        <w:t xml:space="preserve">the path flows are non-negative. </w:t>
      </w:r>
      <w:r w:rsidRPr="00C30527">
        <w:rPr>
          <w:rFonts w:ascii="Times New Roman" w:hAnsi="Times New Roman" w:cs="Times New Roman"/>
          <w:sz w:val="24"/>
          <w:szCs w:val="24"/>
        </w:rPr>
        <w:t xml:space="preserve">Hence, </w: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GOTOBUTTON ZEqnNum780888 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REF ZEqnNum780888 \* Charformat \!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(27)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CA6A46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337BF" w:rsidRPr="00C30527">
        <w:rPr>
          <w:rFonts w:ascii="Times New Roman" w:hAnsi="Times New Roman" w:cs="Times New Roman"/>
          <w:sz w:val="24"/>
          <w:szCs w:val="24"/>
        </w:rPr>
        <w:t xml:space="preserve">can be modified </w:t>
      </w:r>
      <w:r w:rsidR="00CA6A46" w:rsidRPr="00C30527">
        <w:rPr>
          <w:rFonts w:ascii="Times New Roman" w:hAnsi="Times New Roman" w:cs="Times New Roman"/>
          <w:sz w:val="24"/>
          <w:szCs w:val="24"/>
        </w:rPr>
        <w:t>to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obtain </w:t>
      </w:r>
    </w:p>
    <w:p w:rsidR="00B24C58" w:rsidRPr="00C30527" w:rsidRDefault="00B24C5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36"/>
        </w:rPr>
        <w:drawing>
          <wp:inline distT="0" distB="0" distL="0" distR="0" wp14:anchorId="75463BBA" wp14:editId="226E4C28">
            <wp:extent cx="2438400" cy="409575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59" w:name="ZEqnNum584792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29</w:instrText>
        </w:r>
      </w:fldSimple>
      <w:r w:rsidR="000868CE" w:rsidRPr="00C30527">
        <w:instrText>)</w:instrText>
      </w:r>
      <w:bookmarkEnd w:id="59"/>
      <w:r w:rsidR="000868CE" w:rsidRPr="00C30527">
        <w:fldChar w:fldCharType="end"/>
      </w:r>
    </w:p>
    <w:p w:rsidR="00B24C58" w:rsidRPr="00C30527" w:rsidRDefault="00B24C5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By subtracting</w:t>
      </w:r>
      <w:r w:rsidR="002522EC" w:rsidRPr="00C30527">
        <w:rPr>
          <w:rFonts w:ascii="Times New Roman" w:hAnsi="Times New Roman" w:cs="Times New Roman"/>
          <w:noProof/>
          <w:position w:val="-36"/>
          <w:sz w:val="24"/>
          <w:szCs w:val="24"/>
        </w:rPr>
        <w:drawing>
          <wp:inline distT="0" distB="0" distL="0" distR="0" wp14:anchorId="7C6C4F34" wp14:editId="62277254">
            <wp:extent cx="1190625" cy="381000"/>
            <wp:effectExtent l="0" t="0" r="952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from both sides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GOTOBUTTON ZEqnNum584792 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REF ZEqnNum584792 \* Charformat \!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(29)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>,</w:t>
      </w:r>
    </w:p>
    <w:p w:rsidR="00B24C58" w:rsidRPr="00C30527" w:rsidRDefault="00B24C5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36"/>
        </w:rPr>
        <w:drawing>
          <wp:inline distT="0" distB="0" distL="0" distR="0" wp14:anchorId="1E59E4D9" wp14:editId="79AD149F">
            <wp:extent cx="4019550" cy="409575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60" w:name="ZEqnNum129200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30</w:instrText>
        </w:r>
      </w:fldSimple>
      <w:r w:rsidR="000868CE" w:rsidRPr="00C30527">
        <w:instrText>)</w:instrText>
      </w:r>
      <w:bookmarkEnd w:id="60"/>
      <w:r w:rsidR="000868CE" w:rsidRPr="00C30527">
        <w:fldChar w:fldCharType="end"/>
      </w:r>
    </w:p>
    <w:p w:rsidR="00B24C58" w:rsidRPr="00C30527" w:rsidRDefault="00B24C5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966D73" w:rsidRPr="00C30527">
        <w:rPr>
          <w:rFonts w:ascii="Times New Roman" w:hAnsi="Times New Roman" w:cs="Times New Roman"/>
          <w:sz w:val="24"/>
          <w:szCs w:val="24"/>
        </w:rPr>
        <w:t>right</w:t>
      </w:r>
      <w:r w:rsidRPr="00C30527">
        <w:rPr>
          <w:rFonts w:ascii="Times New Roman" w:hAnsi="Times New Roman" w:cs="Times New Roman"/>
          <w:sz w:val="24"/>
          <w:szCs w:val="24"/>
        </w:rPr>
        <w:t xml:space="preserve"> side of </w: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GOTOBUTTON ZEqnNum129200 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REF ZEqnNum129200 \* Charformat \!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(30)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 xml:space="preserve"> is non-negative according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GOTOBUTTON ZEqnNum673518 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REF ZEqnNum673518 \* Charformat \!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(19)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>. Hence</w:t>
      </w:r>
      <w:r w:rsidR="000C6FD5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r w:rsidR="00966D73" w:rsidRPr="00C30527">
        <w:rPr>
          <w:rFonts w:ascii="Times New Roman" w:hAnsi="Times New Roman" w:cs="Times New Roman"/>
          <w:sz w:val="24"/>
          <w:szCs w:val="24"/>
        </w:rPr>
        <w:t>left</w:t>
      </w:r>
      <w:r w:rsidRPr="00C30527">
        <w:rPr>
          <w:rFonts w:ascii="Times New Roman" w:hAnsi="Times New Roman" w:cs="Times New Roman"/>
          <w:sz w:val="24"/>
          <w:szCs w:val="24"/>
        </w:rPr>
        <w:t xml:space="preserve"> side of </w: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GOTOBUTTON ZEqnNum129200 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35DC8" w:rsidRPr="00C30527">
        <w:rPr>
          <w:rFonts w:ascii="Times New Roman" w:hAnsi="Times New Roman" w:cs="Times New Roman"/>
          <w:sz w:val="24"/>
          <w:szCs w:val="24"/>
        </w:rPr>
        <w:instrText xml:space="preserve"> REF ZEqnNum129200 \* Charformat \! \* MERGEFORMAT 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(30)</w:instrText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35DC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 xml:space="preserve"> is </w:t>
      </w:r>
      <w:r w:rsidR="00D81391" w:rsidRPr="00C30527">
        <w:rPr>
          <w:rFonts w:ascii="Times New Roman" w:hAnsi="Times New Roman" w:cs="Times New Roman"/>
          <w:sz w:val="24"/>
          <w:szCs w:val="24"/>
        </w:rPr>
        <w:t>non-negative</w:t>
      </w:r>
      <w:r w:rsidRPr="00C30527">
        <w:rPr>
          <w:rFonts w:ascii="Times New Roman" w:hAnsi="Times New Roman" w:cs="Times New Roman"/>
          <w:sz w:val="24"/>
          <w:szCs w:val="24"/>
        </w:rPr>
        <w:t xml:space="preserve">, which </w:t>
      </w:r>
      <w:r w:rsidR="00D81391" w:rsidRPr="00C30527">
        <w:rPr>
          <w:rFonts w:ascii="Times New Roman" w:hAnsi="Times New Roman" w:cs="Times New Roman"/>
          <w:sz w:val="24"/>
          <w:szCs w:val="24"/>
        </w:rPr>
        <w:t>implies</w:t>
      </w:r>
      <w:r w:rsidR="008337BF" w:rsidRPr="00C30527">
        <w:rPr>
          <w:rFonts w:ascii="Times New Roman" w:hAnsi="Times New Roman" w:cs="Times New Roman"/>
          <w:sz w:val="24"/>
          <w:szCs w:val="24"/>
        </w:rPr>
        <w:t xml:space="preserve"> that</w:t>
      </w:r>
    </w:p>
    <w:p w:rsidR="00B24C58" w:rsidRPr="00C30527" w:rsidRDefault="00B24C5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36"/>
        </w:rPr>
        <w:drawing>
          <wp:inline distT="0" distB="0" distL="0" distR="0" wp14:anchorId="7FFD1603" wp14:editId="2B4273D7">
            <wp:extent cx="2476500" cy="409575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61" w:name="ZEqnNum538086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31</w:instrText>
        </w:r>
      </w:fldSimple>
      <w:r w:rsidR="000868CE" w:rsidRPr="00C30527">
        <w:instrText>)</w:instrText>
      </w:r>
      <w:bookmarkEnd w:id="61"/>
      <w:r w:rsidR="000868CE" w:rsidRPr="00C30527">
        <w:fldChar w:fldCharType="end"/>
      </w:r>
    </w:p>
    <w:p w:rsidR="00B24C58" w:rsidRPr="00C30527" w:rsidRDefault="00A72F36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Based on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inequalit</w:t>
      </w:r>
      <w:r w:rsidR="00B24C58" w:rsidRPr="00C30527">
        <w:rPr>
          <w:rFonts w:ascii="Times New Roman" w:hAnsi="Times New Roman" w:cs="Times New Roman" w:hint="eastAsia"/>
          <w:sz w:val="24"/>
          <w:szCs w:val="24"/>
        </w:rPr>
        <w:t xml:space="preserve">y </w: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6674C" w:rsidRPr="00C30527">
        <w:rPr>
          <w:rFonts w:ascii="Times New Roman" w:hAnsi="Times New Roman" w:cs="Times New Roman"/>
          <w:sz w:val="24"/>
          <w:szCs w:val="24"/>
        </w:rPr>
        <w:instrText xml:space="preserve"> GOTOBUTTON ZEqnNum376309  \* MERGEFORMAT 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6674C" w:rsidRPr="00C30527">
        <w:rPr>
          <w:rFonts w:ascii="Times New Roman" w:hAnsi="Times New Roman" w:cs="Times New Roman"/>
          <w:sz w:val="24"/>
          <w:szCs w:val="24"/>
        </w:rPr>
        <w:instrText xml:space="preserve"> REF ZEqnNum376309 \* Charformat \! \* MERGEFORMAT 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(28)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and</w:t>
      </w:r>
      <w:r w:rsidR="00192679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2F62D799" wp14:editId="7DF5CFE9">
            <wp:extent cx="571500" cy="266700"/>
            <wp:effectExtent l="0" t="0" r="0" b="0"/>
            <wp:docPr id="201" name="Picture 2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C58" w:rsidRPr="00C30527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8337BF" w:rsidRPr="00C30527">
        <w:rPr>
          <w:rFonts w:ascii="Times New Roman" w:hAnsi="Times New Roman" w:cs="Times New Roman"/>
          <w:sz w:val="24"/>
          <w:szCs w:val="24"/>
        </w:rPr>
        <w:t xml:space="preserve">it can be </w:t>
      </w:r>
      <w:r w:rsidR="005B00E9" w:rsidRPr="00C30527">
        <w:rPr>
          <w:rFonts w:ascii="Times New Roman" w:hAnsi="Times New Roman" w:cs="Times New Roman"/>
          <w:sz w:val="24"/>
          <w:szCs w:val="24"/>
        </w:rPr>
        <w:t>similarly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deduce</w:t>
      </w:r>
      <w:r w:rsidR="008337BF" w:rsidRPr="00C30527">
        <w:rPr>
          <w:rFonts w:ascii="Times New Roman" w:hAnsi="Times New Roman" w:cs="Times New Roman"/>
          <w:sz w:val="24"/>
          <w:szCs w:val="24"/>
        </w:rPr>
        <w:t>d</w:t>
      </w:r>
      <w:r w:rsidR="00B24C58" w:rsidRPr="00C30527">
        <w:rPr>
          <w:rFonts w:ascii="Times New Roman" w:hAnsi="Times New Roman" w:cs="Times New Roman" w:hint="eastAsia"/>
          <w:sz w:val="24"/>
          <w:szCs w:val="24"/>
        </w:rPr>
        <w:t xml:space="preserve"> that </w:t>
      </w:r>
    </w:p>
    <w:p w:rsidR="00B24C58" w:rsidRPr="00C30527" w:rsidRDefault="00B24C5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36"/>
        </w:rPr>
        <w:drawing>
          <wp:inline distT="0" distB="0" distL="0" distR="0" wp14:anchorId="5A361AD9" wp14:editId="68B0E4C0">
            <wp:extent cx="2571750" cy="400050"/>
            <wp:effectExtent l="0" t="0" r="0" b="0"/>
            <wp:docPr id="202" name="Picture 2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62" w:name="ZEqnNum284604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32</w:instrText>
        </w:r>
      </w:fldSimple>
      <w:r w:rsidR="000868CE" w:rsidRPr="00C30527">
        <w:instrText>)</w:instrText>
      </w:r>
      <w:bookmarkEnd w:id="62"/>
      <w:r w:rsidR="000868CE" w:rsidRPr="00C30527">
        <w:fldChar w:fldCharType="end"/>
      </w:r>
    </w:p>
    <w:p w:rsidR="00B24C58" w:rsidRPr="00C30527" w:rsidRDefault="009D64A4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r w:rsidRPr="00C30527">
        <w:t>Based on i</w:t>
      </w:r>
      <w:r w:rsidR="00B24C58" w:rsidRPr="00C30527">
        <w:rPr>
          <w:rFonts w:hint="eastAsia"/>
        </w:rPr>
        <w:t xml:space="preserve">nequalities </w:t>
      </w:r>
      <w:r w:rsidR="0016674C" w:rsidRPr="00C30527">
        <w:fldChar w:fldCharType="begin"/>
      </w:r>
      <w:r w:rsidR="0016674C" w:rsidRPr="00C30527">
        <w:instrText xml:space="preserve"> GOTOBUTTON ZEqnNum538086  \* MERGEFORMAT </w:instrText>
      </w:r>
      <w:fldSimple w:instr=" REF ZEqnNum538086 \* Charformat \! \* MERGEFORMAT ">
        <w:ins w:id="63" w:author="ceszeto" w:date="2015-02-23T01:55:00Z">
          <w:r w:rsidR="00C30527" w:rsidRPr="00C30527">
            <w:instrText>(</w:instrText>
          </w:r>
          <w:r w:rsidR="00C30527">
            <w:instrText>31</w:instrText>
          </w:r>
          <w:r w:rsidR="00C30527" w:rsidRPr="00C30527">
            <w:instrText>)</w:instrText>
          </w:r>
        </w:ins>
        <w:del w:id="64" w:author="ceszeto" w:date="2015-02-23T01:54:00Z">
          <w:r w:rsidR="005C1D14" w:rsidRPr="00C30527" w:rsidDel="00C30527">
            <w:delInstrText>(31)</w:delInstrText>
          </w:r>
        </w:del>
      </w:fldSimple>
      <w:r w:rsidR="0016674C" w:rsidRPr="00C30527">
        <w:fldChar w:fldCharType="end"/>
      </w:r>
      <w:r w:rsidR="00B24C58" w:rsidRPr="00C30527">
        <w:rPr>
          <w:rFonts w:hint="eastAsia"/>
        </w:rPr>
        <w:t xml:space="preserve"> </w:t>
      </w:r>
      <w:proofErr w:type="gramStart"/>
      <w:r w:rsidR="00B24C58" w:rsidRPr="00C30527">
        <w:rPr>
          <w:rFonts w:hint="eastAsia"/>
        </w:rPr>
        <w:t xml:space="preserve">and </w:t>
      </w:r>
      <w:proofErr w:type="gramEnd"/>
      <w:r w:rsidR="0016674C" w:rsidRPr="00C30527">
        <w:fldChar w:fldCharType="begin"/>
      </w:r>
      <w:r w:rsidR="0016674C" w:rsidRPr="00C30527">
        <w:instrText xml:space="preserve"> GOTOBUTTON ZEqnNum284604  \* MERGEFORMAT </w:instrText>
      </w:r>
      <w:fldSimple w:instr=" REF ZEqnNum284604 \* Charformat \! \* MERGEFORMAT ">
        <w:ins w:id="65" w:author="ceszeto" w:date="2015-02-23T01:55:00Z">
          <w:r w:rsidR="00C30527" w:rsidRPr="00C30527">
            <w:instrText>(</w:instrText>
          </w:r>
          <w:r w:rsidR="00C30527">
            <w:instrText>32</w:instrText>
          </w:r>
          <w:r w:rsidR="00C30527" w:rsidRPr="00C30527">
            <w:instrText>)</w:instrText>
          </w:r>
        </w:ins>
        <w:del w:id="66" w:author="ceszeto" w:date="2015-02-23T01:54:00Z">
          <w:r w:rsidR="005C1D14" w:rsidRPr="00C30527" w:rsidDel="00C30527">
            <w:delInstrText>(32)</w:delInstrText>
          </w:r>
        </w:del>
      </w:fldSimple>
      <w:r w:rsidR="0016674C" w:rsidRPr="00C30527">
        <w:fldChar w:fldCharType="end"/>
      </w:r>
      <w:r w:rsidRPr="00C30527">
        <w:t>,</w:t>
      </w:r>
    </w:p>
    <w:p w:rsidR="00B24C58" w:rsidRPr="00C30527" w:rsidRDefault="00B24C5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r w:rsidRPr="00C30527">
        <w:tab/>
      </w:r>
      <w:r w:rsidR="002522EC" w:rsidRPr="00C30527">
        <w:rPr>
          <w:noProof/>
          <w:position w:val="-36"/>
        </w:rPr>
        <w:drawing>
          <wp:inline distT="0" distB="0" distL="0" distR="0" wp14:anchorId="6544857F" wp14:editId="10C23A9F">
            <wp:extent cx="2476500" cy="409575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67" w:name="ZEqnNum968405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33</w:instrText>
        </w:r>
      </w:fldSimple>
      <w:r w:rsidR="000868CE" w:rsidRPr="00C30527">
        <w:instrText>)</w:instrText>
      </w:r>
      <w:bookmarkEnd w:id="67"/>
      <w:r w:rsidR="000868CE" w:rsidRPr="00C30527">
        <w:fldChar w:fldCharType="end"/>
      </w:r>
    </w:p>
    <w:p w:rsidR="00B24C58" w:rsidRPr="00C30527" w:rsidRDefault="00813DC9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B</w:t>
      </w:r>
      <w:r w:rsidR="00C37C9A" w:rsidRPr="00C30527">
        <w:rPr>
          <w:rFonts w:ascii="Times New Roman" w:hAnsi="Times New Roman" w:cs="Times New Roman"/>
          <w:sz w:val="24"/>
          <w:szCs w:val="24"/>
        </w:rPr>
        <w:t>y</w:t>
      </w:r>
      <w:r w:rsidRPr="00C30527">
        <w:rPr>
          <w:rFonts w:ascii="Times New Roman" w:hAnsi="Times New Roman" w:cs="Times New Roman"/>
          <w:sz w:val="24"/>
          <w:szCs w:val="24"/>
        </w:rPr>
        <w:t xml:space="preserve"> definition,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064FA54E" wp14:editId="38855603">
            <wp:extent cx="304800" cy="266700"/>
            <wp:effectExtent l="0" t="0" r="0" b="0"/>
            <wp:docPr id="204" name="Picture 2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rrowheads="1"/>
                    </pic:cNvPicPr>
                  </pic:nvPicPr>
                  <pic:blipFill>
                    <a:blip r:embed="rId3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6E417F2A" wp14:editId="61B8526F">
            <wp:extent cx="333375" cy="266700"/>
            <wp:effectExtent l="0" t="0" r="9525" b="0"/>
            <wp:docPr id="205" name="Picture 2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="00B24C58" w:rsidRPr="00C30527">
        <w:rPr>
          <w:rFonts w:ascii="Times New Roman" w:hAnsi="Times New Roman" w:cs="Times New Roman"/>
          <w:sz w:val="24"/>
          <w:szCs w:val="24"/>
        </w:rPr>
        <w:t>linkwise</w:t>
      </w:r>
      <w:proofErr w:type="spellEnd"/>
      <w:r w:rsidR="00B24C58" w:rsidRPr="00C30527">
        <w:rPr>
          <w:rFonts w:ascii="Times New Roman" w:hAnsi="Times New Roman" w:cs="Times New Roman"/>
          <w:sz w:val="24"/>
          <w:szCs w:val="24"/>
        </w:rPr>
        <w:t xml:space="preserve"> additive</w:t>
      </w:r>
      <w:r w:rsidR="00B84F52" w:rsidRPr="00C30527">
        <w:rPr>
          <w:rFonts w:ascii="Times New Roman" w:hAnsi="Times New Roman" w:cs="Times New Roman"/>
          <w:sz w:val="24"/>
          <w:szCs w:val="24"/>
        </w:rPr>
        <w:t>.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DF3760" w:rsidRPr="00C30527">
        <w:rPr>
          <w:rFonts w:ascii="Times New Roman" w:hAnsi="Times New Roman" w:cs="Times New Roman"/>
          <w:sz w:val="24"/>
          <w:szCs w:val="24"/>
        </w:rPr>
        <w:t xml:space="preserve">Hence, 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966D73" w:rsidRPr="00C30527">
        <w:rPr>
          <w:rFonts w:ascii="Times New Roman" w:hAnsi="Times New Roman" w:cs="Times New Roman"/>
          <w:sz w:val="24"/>
          <w:szCs w:val="24"/>
        </w:rPr>
        <w:t>left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966D73" w:rsidRPr="00C30527">
        <w:rPr>
          <w:rFonts w:ascii="Times New Roman" w:hAnsi="Times New Roman" w:cs="Times New Roman"/>
          <w:sz w:val="24"/>
          <w:szCs w:val="24"/>
        </w:rPr>
        <w:t>right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side</w:t>
      </w:r>
      <w:r w:rsidR="0088775F" w:rsidRPr="00C30527">
        <w:rPr>
          <w:rFonts w:ascii="Times New Roman" w:hAnsi="Times New Roman" w:cs="Times New Roman"/>
          <w:sz w:val="24"/>
          <w:szCs w:val="24"/>
        </w:rPr>
        <w:t>s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8775F" w:rsidRPr="00C30527">
        <w:rPr>
          <w:rFonts w:ascii="Times New Roman" w:hAnsi="Times New Roman" w:cs="Times New Roman"/>
          <w:sz w:val="24"/>
          <w:szCs w:val="24"/>
        </w:rPr>
        <w:t>of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6674C" w:rsidRPr="00C30527">
        <w:rPr>
          <w:rFonts w:ascii="Times New Roman" w:hAnsi="Times New Roman" w:cs="Times New Roman"/>
          <w:sz w:val="24"/>
          <w:szCs w:val="24"/>
        </w:rPr>
        <w:instrText xml:space="preserve"> GOTOBUTTON ZEqnNum968405  \* MERGEFORMAT 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6674C" w:rsidRPr="00C30527">
        <w:rPr>
          <w:rFonts w:ascii="Times New Roman" w:hAnsi="Times New Roman" w:cs="Times New Roman"/>
          <w:sz w:val="24"/>
          <w:szCs w:val="24"/>
        </w:rPr>
        <w:instrText xml:space="preserve"> REF ZEqnNum968405 \* Charformat \! \* MERGEFORMAT 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(33)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can </w:t>
      </w:r>
      <w:r w:rsidR="0088775F" w:rsidRPr="00C30527">
        <w:rPr>
          <w:rFonts w:ascii="Times New Roman" w:hAnsi="Times New Roman" w:cs="Times New Roman"/>
          <w:sz w:val="24"/>
          <w:szCs w:val="24"/>
        </w:rPr>
        <w:t xml:space="preserve">both 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be expressed in terms of link flows. The </w:t>
      </w:r>
      <w:r w:rsidR="00966D73" w:rsidRPr="00C30527">
        <w:rPr>
          <w:rFonts w:ascii="Times New Roman" w:hAnsi="Times New Roman" w:cs="Times New Roman"/>
          <w:sz w:val="24"/>
          <w:szCs w:val="24"/>
        </w:rPr>
        <w:t>left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side can be expressed as</w:t>
      </w:r>
    </w:p>
    <w:p w:rsidR="00B24C58" w:rsidRPr="00C30527" w:rsidRDefault="00B24C5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9B671D" w:rsidRPr="00C30527">
        <w:rPr>
          <w:position w:val="-72"/>
        </w:rPr>
        <w:object w:dxaOrig="5720" w:dyaOrig="1540" w14:anchorId="64A7F815">
          <v:shape id="_x0000_i1134" type="#_x0000_t75" style="width:286.1pt;height:76.5pt" o:ole="">
            <v:imagedata r:id="rId318" o:title=""/>
          </v:shape>
          <o:OLEObject Type="Embed" ProgID="Equation.DSMT4" ShapeID="_x0000_i1134" DrawAspect="Content" ObjectID="_1486165339" r:id="rId319"/>
        </w:objec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68" w:name="ZEqnNum165758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34</w:instrText>
        </w:r>
      </w:fldSimple>
      <w:r w:rsidR="000868CE" w:rsidRPr="00C30527">
        <w:instrText>)</w:instrText>
      </w:r>
      <w:bookmarkEnd w:id="68"/>
      <w:r w:rsidR="000868CE" w:rsidRPr="00C30527">
        <w:fldChar w:fldCharType="end"/>
      </w:r>
    </w:p>
    <w:p w:rsidR="00B24C58" w:rsidRPr="00C30527" w:rsidRDefault="002543FA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T</w:t>
      </w:r>
      <w:r w:rsidR="00B24C58" w:rsidRPr="00C30527">
        <w:rPr>
          <w:rFonts w:ascii="Times New Roman" w:hAnsi="Times New Roman" w:cs="Times New Roman"/>
          <w:sz w:val="24"/>
          <w:szCs w:val="24"/>
        </w:rPr>
        <w:t>he square</w:t>
      </w:r>
      <w:r w:rsidR="008337BF" w:rsidRPr="00C30527">
        <w:rPr>
          <w:rFonts w:ascii="Times New Roman" w:hAnsi="Times New Roman" w:cs="Times New Roman"/>
          <w:sz w:val="24"/>
          <w:szCs w:val="24"/>
        </w:rPr>
        <w:t>-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bracket term in </w:t>
      </w:r>
      <w:r w:rsidR="00F374AE" w:rsidRPr="00C30527">
        <w:rPr>
          <w:rFonts w:ascii="Times New Roman" w:hAnsi="Times New Roman" w:cs="Times New Roman"/>
          <w:sz w:val="24"/>
          <w:szCs w:val="24"/>
        </w:rPr>
        <w:t xml:space="preserve">the last equality condition of </w: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6674C" w:rsidRPr="00C30527">
        <w:rPr>
          <w:rFonts w:ascii="Times New Roman" w:hAnsi="Times New Roman" w:cs="Times New Roman"/>
          <w:sz w:val="24"/>
          <w:szCs w:val="24"/>
        </w:rPr>
        <w:instrText xml:space="preserve"> GOTOBUTTON ZEqnNum165758  \* MERGEFORMAT 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6674C" w:rsidRPr="00C30527">
        <w:rPr>
          <w:rFonts w:ascii="Times New Roman" w:hAnsi="Times New Roman" w:cs="Times New Roman"/>
          <w:sz w:val="24"/>
          <w:szCs w:val="24"/>
        </w:rPr>
        <w:instrText xml:space="preserve"> REF ZEqnNum165758 \* Charformat \! \* MERGEFORMAT 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(34)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equal</w:t>
      </w:r>
      <w:r w:rsidR="00F7460D" w:rsidRPr="00C30527">
        <w:rPr>
          <w:rFonts w:ascii="Times New Roman" w:hAnsi="Times New Roman" w:cs="Times New Roman"/>
          <w:sz w:val="24"/>
          <w:szCs w:val="24"/>
        </w:rPr>
        <w:t>s</w:t>
      </w:r>
      <w:r w:rsidR="00D34241" w:rsidRPr="00C30527">
        <w:rPr>
          <w:rFonts w:ascii="Times New Roman" w:hAnsi="Times New Roman" w:cs="Times New Roman"/>
          <w:sz w:val="24"/>
          <w:szCs w:val="24"/>
        </w:rPr>
        <w:t xml:space="preserve"> the</w:t>
      </w:r>
      <w:r w:rsidR="0088775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feasible </w:t>
      </w:r>
      <w:r w:rsidR="0088775F" w:rsidRPr="00C30527">
        <w:rPr>
          <w:rFonts w:ascii="Times New Roman" w:hAnsi="Times New Roman" w:cs="Times New Roman"/>
          <w:sz w:val="24"/>
          <w:szCs w:val="24"/>
        </w:rPr>
        <w:t xml:space="preserve">flow on link </w:t>
      </w:r>
      <w:r w:rsidR="0088775F" w:rsidRPr="00C30527">
        <w:rPr>
          <w:rFonts w:ascii="Times New Roman" w:hAnsi="Times New Roman" w:cs="Times New Roman"/>
          <w:i/>
          <w:sz w:val="24"/>
          <w:szCs w:val="24"/>
        </w:rPr>
        <w:t>a</w:t>
      </w:r>
      <w:proofErr w:type="gramStart"/>
      <w:r w:rsidR="00DF33EC" w:rsidRPr="00C30527">
        <w:rPr>
          <w:rFonts w:ascii="Times New Roman" w:hAnsi="Times New Roman" w:cs="Times New Roman"/>
          <w:sz w:val="24"/>
          <w:szCs w:val="24"/>
        </w:rPr>
        <w:t>,</w:t>
      </w:r>
      <w:r w:rsidR="00AF7810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2522EC" w:rsidRPr="00C30527">
        <w:rPr>
          <w:rFonts w:ascii="Times New Roman" w:hAnsi="Times New Roman" w:cs="Times New Roman"/>
          <w:i/>
          <w:noProof/>
          <w:position w:val="-12"/>
          <w:sz w:val="24"/>
          <w:szCs w:val="24"/>
        </w:rPr>
        <w:drawing>
          <wp:inline distT="0" distB="0" distL="0" distR="0" wp14:anchorId="773F66FB" wp14:editId="565E9249">
            <wp:extent cx="171450" cy="2286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460D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Pr="00C30527">
        <w:rPr>
          <w:rFonts w:ascii="Times New Roman" w:hAnsi="Times New Roman" w:cs="Times New Roman"/>
          <w:sz w:val="24"/>
          <w:szCs w:val="24"/>
        </w:rPr>
        <w:t xml:space="preserve">associated with </w:t>
      </w:r>
      <w:r w:rsidR="002522EC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051ED1F7" wp14:editId="0A69A33C">
            <wp:extent cx="104775" cy="190500"/>
            <wp:effectExtent l="0" t="0" r="9525" b="0"/>
            <wp:docPr id="208" name="Picture 2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>.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Hence</w:t>
      </w:r>
      <w:r w:rsidR="0088775F" w:rsidRPr="00C30527">
        <w:rPr>
          <w:rFonts w:ascii="Times New Roman" w:hAnsi="Times New Roman" w:cs="Times New Roman"/>
          <w:sz w:val="24"/>
          <w:szCs w:val="24"/>
        </w:rPr>
        <w:t>,</w:t>
      </w:r>
    </w:p>
    <w:p w:rsidR="00B24C58" w:rsidRPr="00C30527" w:rsidRDefault="00B24C5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32"/>
        </w:rPr>
        <w:drawing>
          <wp:inline distT="0" distB="0" distL="0" distR="0" wp14:anchorId="11A7F89C" wp14:editId="73F93AE8">
            <wp:extent cx="2743200" cy="3810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3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69" w:name="ZEqnNum862182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35</w:instrText>
        </w:r>
      </w:fldSimple>
      <w:r w:rsidR="000868CE" w:rsidRPr="00C30527">
        <w:instrText>)</w:instrText>
      </w:r>
      <w:bookmarkEnd w:id="69"/>
      <w:r w:rsidR="000868CE" w:rsidRPr="00C30527">
        <w:fldChar w:fldCharType="end"/>
      </w:r>
    </w:p>
    <w:p w:rsidR="00B24C58" w:rsidRPr="00C30527" w:rsidRDefault="008337BF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It can similarly be deduced</w:t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that</w:t>
      </w:r>
    </w:p>
    <w:p w:rsidR="00B24C58" w:rsidRPr="00C30527" w:rsidRDefault="00B24C5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36"/>
        </w:rPr>
        <w:drawing>
          <wp:inline distT="0" distB="0" distL="0" distR="0" wp14:anchorId="3B55C600" wp14:editId="6499C13E">
            <wp:extent cx="2419350" cy="38100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3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70" w:name="ZEqnNum488483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36</w:instrText>
        </w:r>
      </w:fldSimple>
      <w:r w:rsidR="000868CE" w:rsidRPr="00C30527">
        <w:instrText>)</w:instrText>
      </w:r>
      <w:bookmarkEnd w:id="70"/>
      <w:r w:rsidR="000868CE" w:rsidRPr="00C30527">
        <w:fldChar w:fldCharType="end"/>
      </w:r>
    </w:p>
    <w:p w:rsidR="00B24C58" w:rsidRPr="00C30527" w:rsidRDefault="00B24C5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Based on </w: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6674C" w:rsidRPr="00C30527">
        <w:rPr>
          <w:rFonts w:ascii="Times New Roman" w:hAnsi="Times New Roman" w:cs="Times New Roman"/>
          <w:sz w:val="24"/>
          <w:szCs w:val="24"/>
        </w:rPr>
        <w:instrText xml:space="preserve"> GOTOBUTTON ZEqnNum862182  \* MERGEFORMAT 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6674C" w:rsidRPr="00C30527">
        <w:rPr>
          <w:rFonts w:ascii="Times New Roman" w:hAnsi="Times New Roman" w:cs="Times New Roman"/>
          <w:sz w:val="24"/>
          <w:szCs w:val="24"/>
        </w:rPr>
        <w:instrText xml:space="preserve"> REF ZEqnNum862182 \* Charformat \! \* MERGEFORMAT 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(35)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="0016674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6674C" w:rsidRPr="00C30527">
        <w:rPr>
          <w:rFonts w:ascii="Times New Roman" w:hAnsi="Times New Roman" w:cs="Times New Roman"/>
          <w:sz w:val="24"/>
          <w:szCs w:val="24"/>
        </w:rPr>
        <w:instrText xml:space="preserve"> GOTOBUTTON ZEqnNum488483  \* MERGEFORMAT 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6674C" w:rsidRPr="00C30527">
        <w:rPr>
          <w:rFonts w:ascii="Times New Roman" w:hAnsi="Times New Roman" w:cs="Times New Roman"/>
          <w:sz w:val="24"/>
          <w:szCs w:val="24"/>
        </w:rPr>
        <w:instrText xml:space="preserve"> REF ZEqnNum488483 \* Charformat \! \* MERGEFORMAT 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(36)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>,</w:t>
      </w:r>
      <w:r w:rsidR="008337B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the path-based inequality </w: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6674C" w:rsidRPr="00C30527">
        <w:rPr>
          <w:rFonts w:ascii="Times New Roman" w:hAnsi="Times New Roman" w:cs="Times New Roman"/>
          <w:sz w:val="24"/>
          <w:szCs w:val="24"/>
        </w:rPr>
        <w:instrText xml:space="preserve"> GOTOBUTTON ZEqnNum968405  \* MERGEFORMAT 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6674C" w:rsidRPr="00C30527">
        <w:rPr>
          <w:rFonts w:ascii="Times New Roman" w:hAnsi="Times New Roman" w:cs="Times New Roman"/>
          <w:sz w:val="24"/>
          <w:szCs w:val="24"/>
        </w:rPr>
        <w:instrText xml:space="preserve"> REF ZEqnNum968405 \* Charformat \! \* MERGEFORMAT 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(33)</w:instrText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6674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337BF" w:rsidRPr="00C30527">
        <w:rPr>
          <w:rFonts w:ascii="Times New Roman" w:hAnsi="Times New Roman" w:cs="Times New Roman"/>
          <w:sz w:val="24"/>
          <w:szCs w:val="24"/>
        </w:rPr>
        <w:t xml:space="preserve">can be expressed </w:t>
      </w:r>
      <w:r w:rsidRPr="00C30527">
        <w:rPr>
          <w:rFonts w:ascii="Times New Roman" w:hAnsi="Times New Roman" w:cs="Times New Roman"/>
          <w:sz w:val="24"/>
          <w:szCs w:val="24"/>
        </w:rPr>
        <w:t>as a link-based inequality:</w:t>
      </w:r>
    </w:p>
    <w:p w:rsidR="00B24C58" w:rsidRPr="00C30527" w:rsidRDefault="00B24C5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lastRenderedPageBreak/>
        <w:tab/>
      </w:r>
      <w:r w:rsidR="002522EC" w:rsidRPr="00C30527">
        <w:rPr>
          <w:noProof/>
          <w:position w:val="-28"/>
        </w:rPr>
        <w:drawing>
          <wp:inline distT="0" distB="0" distL="0" distR="0" wp14:anchorId="79976028" wp14:editId="3F50C94E">
            <wp:extent cx="2638425" cy="342900"/>
            <wp:effectExtent l="0" t="0" r="9525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3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37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B24C58" w:rsidRPr="00C30527" w:rsidRDefault="0088775F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Because</w:t>
      </w:r>
      <w:r w:rsidR="00B24C58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i/>
          <w:noProof/>
          <w:position w:val="-12"/>
          <w:sz w:val="24"/>
          <w:szCs w:val="24"/>
        </w:rPr>
        <w:drawing>
          <wp:inline distT="0" distB="0" distL="0" distR="0" wp14:anchorId="19478909" wp14:editId="6860CD9F">
            <wp:extent cx="171450" cy="2286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C5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24C58" w:rsidRPr="00C30527">
        <w:rPr>
          <w:rFonts w:ascii="Times New Roman" w:hAnsi="Times New Roman" w:cs="Times New Roman" w:hint="eastAsia"/>
          <w:sz w:val="24"/>
          <w:szCs w:val="24"/>
        </w:rPr>
        <w:t xml:space="preserve">is any feasible link flow, </w:t>
      </w:r>
      <w:r w:rsidR="008337BF" w:rsidRPr="00C30527">
        <w:rPr>
          <w:rFonts w:ascii="Times New Roman" w:hAnsi="Times New Roman" w:cs="Times New Roman"/>
          <w:sz w:val="24"/>
          <w:szCs w:val="24"/>
        </w:rPr>
        <w:t>it can be replaced</w:t>
      </w:r>
      <w:r w:rsidRPr="00C30527">
        <w:rPr>
          <w:rFonts w:ascii="Times New Roman" w:hAnsi="Times New Roman" w:cs="Times New Roman"/>
          <w:sz w:val="24"/>
          <w:szCs w:val="24"/>
        </w:rPr>
        <w:t xml:space="preserve"> by</w:t>
      </w:r>
      <w:r w:rsidR="00B24C58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64BD452B" wp14:editId="4C137EDA">
            <wp:extent cx="276225" cy="238125"/>
            <wp:effectExtent l="0" t="0" r="9525" b="9525"/>
            <wp:docPr id="213" name="Picture 2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rrowheads="1"/>
                    </pic:cNvPicPr>
                  </pic:nvPicPr>
                  <pic:blipFill>
                    <a:blip r:embed="rId3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5446" w:rsidRPr="00C30527">
        <w:rPr>
          <w:rFonts w:ascii="Times New Roman" w:hAnsi="Times New Roman" w:cs="Times New Roman"/>
          <w:sz w:val="24"/>
          <w:szCs w:val="24"/>
        </w:rPr>
        <w:t xml:space="preserve"> to </w:t>
      </w:r>
      <w:r w:rsidR="00B24C58" w:rsidRPr="00C30527">
        <w:rPr>
          <w:rFonts w:ascii="Times New Roman" w:hAnsi="Times New Roman" w:cs="Times New Roman" w:hint="eastAsia"/>
          <w:sz w:val="24"/>
          <w:szCs w:val="24"/>
        </w:rPr>
        <w:t>obtain</w:t>
      </w:r>
      <w:r w:rsidR="001F27A3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219FC" w:rsidRPr="00C30527">
        <w:rPr>
          <w:rFonts w:ascii="Times New Roman" w:hAnsi="Times New Roman" w:cs="Times New Roman"/>
          <w:sz w:val="24"/>
          <w:szCs w:val="24"/>
        </w:rPr>
        <w:instrText xml:space="preserve"> GOTOBUTTON ZEqnNum147167  \* MERGEFORMAT </w:instrText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219FC" w:rsidRPr="00C30527">
        <w:rPr>
          <w:rFonts w:ascii="Times New Roman" w:hAnsi="Times New Roman" w:cs="Times New Roman"/>
          <w:sz w:val="24"/>
          <w:szCs w:val="24"/>
        </w:rPr>
        <w:instrText xml:space="preserve"> REF ZEqnNum147167 \* Charformat \! \* MERGEFORMAT </w:instrText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(26)</w:instrText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F4814" w:rsidRPr="00C30527">
        <w:rPr>
          <w:rFonts w:ascii="Times New Roman" w:hAnsi="Times New Roman" w:cs="Times New Roman"/>
          <w:sz w:val="24"/>
          <w:szCs w:val="24"/>
        </w:rPr>
        <w:t xml:space="preserve"> after rearranging the resulting expression</w:t>
      </w:r>
      <w:r w:rsidR="001F27A3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B24C58" w:rsidRPr="00C30527">
        <w:rPr>
          <w:rFonts w:ascii="Times New Roman" w:hAnsi="Times New Roman" w:cs="Times New Roman"/>
          <w:sz w:val="24"/>
          <w:szCs w:val="24"/>
        </w:rPr>
        <w:t>This completes the proof.</w:t>
      </w:r>
      <w:r w:rsidR="00273AE4"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 ■</w:t>
      </w:r>
    </w:p>
    <w:p w:rsidR="00B8172B" w:rsidRPr="00C30527" w:rsidRDefault="00B8172B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BE0C47" w:rsidRPr="00C30527" w:rsidRDefault="00BE0C47" w:rsidP="00C30527">
      <w:pPr>
        <w:pStyle w:val="Heading2"/>
        <w:tabs>
          <w:tab w:val="center" w:pos="4536"/>
          <w:tab w:val="right" w:pos="9072"/>
        </w:tabs>
        <w:snapToGrid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3.6. </w:t>
      </w:r>
      <w:r w:rsidR="00736C24" w:rsidRPr="00C30527">
        <w:rPr>
          <w:rFonts w:ascii="Times New Roman" w:hAnsi="Times New Roman" w:cs="Times New Roman"/>
          <w:sz w:val="24"/>
          <w:szCs w:val="24"/>
        </w:rPr>
        <w:t>P</w:t>
      </w:r>
      <w:r w:rsidRPr="00C30527">
        <w:rPr>
          <w:rFonts w:ascii="Times New Roman" w:hAnsi="Times New Roman" w:cs="Times New Roman"/>
          <w:sz w:val="24"/>
          <w:szCs w:val="24"/>
        </w:rPr>
        <w:t xml:space="preserve">rice of anarchy for </w:t>
      </w:r>
      <w:r w:rsidR="002273E4" w:rsidRPr="00C30527">
        <w:rPr>
          <w:rFonts w:ascii="Times New Roman" w:hAnsi="Times New Roman" w:cs="Times New Roman"/>
          <w:sz w:val="24"/>
          <w:szCs w:val="24"/>
        </w:rPr>
        <w:t>reliability-based user equilibrium</w:t>
      </w:r>
    </w:p>
    <w:p w:rsidR="00BE0C47" w:rsidRPr="00C30527" w:rsidRDefault="00A7767C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Similar to </w:t>
      </w:r>
      <w:r w:rsidR="00D41838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D41838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D41838" w:rsidRPr="00C30527">
        <w:rPr>
          <w:rFonts w:ascii="Times New Roman" w:hAnsi="Times New Roman" w:cs="Times New Roman"/>
          <w:sz w:val="24"/>
          <w:szCs w:val="24"/>
        </w:rPr>
        <w:t xml:space="preserve"> for UE</w:t>
      </w:r>
      <w:r w:rsidR="003266A4" w:rsidRPr="00C30527">
        <w:rPr>
          <w:rFonts w:ascii="Times New Roman" w:hAnsi="Times New Roman" w:cs="Times New Roman"/>
          <w:sz w:val="24"/>
          <w:szCs w:val="24"/>
        </w:rPr>
        <w:t>,</w:t>
      </w:r>
      <w:r w:rsidR="00BE0C47" w:rsidRPr="00C3052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BE0C47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BE0C47" w:rsidRPr="00C30527">
        <w:rPr>
          <w:rFonts w:ascii="Times New Roman" w:hAnsi="Times New Roman" w:cs="Times New Roman"/>
          <w:sz w:val="24"/>
          <w:szCs w:val="24"/>
        </w:rPr>
        <w:t xml:space="preserve"> is proposed </w:t>
      </w:r>
      <w:r w:rsidR="00F34152" w:rsidRPr="00C30527">
        <w:rPr>
          <w:rFonts w:ascii="Times New Roman" w:hAnsi="Times New Roman" w:cs="Times New Roman"/>
          <w:sz w:val="24"/>
          <w:szCs w:val="24"/>
        </w:rPr>
        <w:t xml:space="preserve">below </w:t>
      </w:r>
      <w:r w:rsidR="00BE0C47" w:rsidRPr="00C30527">
        <w:rPr>
          <w:rFonts w:ascii="Times New Roman" w:hAnsi="Times New Roman" w:cs="Times New Roman"/>
          <w:sz w:val="24"/>
          <w:szCs w:val="24"/>
        </w:rPr>
        <w:t xml:space="preserve">to measure the </w:t>
      </w:r>
      <w:r w:rsidR="003266A4" w:rsidRPr="00C30527">
        <w:rPr>
          <w:rFonts w:ascii="Times New Roman" w:hAnsi="Times New Roman" w:cs="Times New Roman"/>
          <w:sz w:val="24"/>
          <w:szCs w:val="24"/>
        </w:rPr>
        <w:t xml:space="preserve">relative </w:t>
      </w:r>
      <w:r w:rsidR="00BE0C47" w:rsidRPr="00C30527">
        <w:rPr>
          <w:rFonts w:ascii="Times New Roman" w:hAnsi="Times New Roman" w:cs="Times New Roman"/>
          <w:sz w:val="24"/>
          <w:szCs w:val="24"/>
        </w:rPr>
        <w:t xml:space="preserve">increase in </w:t>
      </w:r>
      <w:r w:rsidR="00BD6313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BE0C47" w:rsidRPr="00C30527">
        <w:rPr>
          <w:rFonts w:ascii="Times New Roman" w:hAnsi="Times New Roman" w:cs="Times New Roman"/>
          <w:sz w:val="24"/>
          <w:szCs w:val="24"/>
        </w:rPr>
        <w:t xml:space="preserve">TSTTB </w:t>
      </w:r>
      <w:r w:rsidR="003266A4" w:rsidRPr="00C30527">
        <w:rPr>
          <w:rFonts w:ascii="Times New Roman" w:hAnsi="Times New Roman" w:cs="Times New Roman"/>
          <w:sz w:val="24"/>
          <w:szCs w:val="24"/>
        </w:rPr>
        <w:t>at RUE to that at RSO</w:t>
      </w:r>
      <w:r w:rsidR="00BE0C47" w:rsidRPr="00C30527">
        <w:rPr>
          <w:rFonts w:ascii="Times New Roman" w:hAnsi="Times New Roman" w:cs="Times New Roman"/>
          <w:sz w:val="24"/>
          <w:szCs w:val="24"/>
        </w:rPr>
        <w:t>.</w:t>
      </w:r>
    </w:p>
    <w:p w:rsidR="00435000" w:rsidRPr="00C30527" w:rsidRDefault="00435000" w:rsidP="00C30527">
      <w:pPr>
        <w:tabs>
          <w:tab w:val="center" w:pos="4536"/>
          <w:tab w:val="right" w:pos="9072"/>
        </w:tabs>
        <w:snapToGrid w:val="0"/>
        <w:ind w:firstLineChars="100" w:firstLine="240"/>
        <w:rPr>
          <w:rFonts w:ascii="Times New Roman" w:hAnsi="Times New Roman" w:cs="Times New Roman"/>
          <w:sz w:val="24"/>
          <w:szCs w:val="24"/>
        </w:rPr>
      </w:pPr>
    </w:p>
    <w:p w:rsidR="00BE0C47" w:rsidRPr="00C30527" w:rsidRDefault="00BE0C47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Definition 1.</w:t>
      </w:r>
      <w:proofErr w:type="gramEnd"/>
      <w:r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ins w:id="71" w:author="Dept. of Civil Engg." w:date="2014-12-29T22:50:00Z">
        <w:r w:rsidR="005531B6" w:rsidRPr="00C30527">
          <w:rPr>
            <w:rFonts w:ascii="Times New Roman" w:hAnsi="Times New Roman" w:cs="Times New Roman"/>
            <w:sz w:val="24"/>
            <w:szCs w:val="24"/>
          </w:rPr>
          <w:t xml:space="preserve">For RUE, </w:t>
        </w:r>
      </w:ins>
      <w:ins w:id="72" w:author="Dept. of Civil Engg." w:date="2014-12-29T22:51:00Z">
        <w:r w:rsidR="005531B6" w:rsidRPr="00C30527">
          <w:rPr>
            <w:rFonts w:ascii="Times New Roman" w:hAnsi="Times New Roman" w:cs="Times New Roman"/>
            <w:sz w:val="24"/>
            <w:szCs w:val="24"/>
          </w:rPr>
          <w:t>t</w:t>
        </w:r>
      </w:ins>
      <w:ins w:id="73" w:author="Dept. of Civil Engg." w:date="2014-12-29T22:49:00Z">
        <w:r w:rsidR="00530880" w:rsidRPr="00C30527">
          <w:rPr>
            <w:rFonts w:ascii="Times New Roman" w:hAnsi="Times New Roman" w:cs="Times New Roman"/>
            <w:sz w:val="24"/>
            <w:szCs w:val="24"/>
          </w:rPr>
          <w:t xml:space="preserve">he </w:t>
        </w:r>
        <w:proofErr w:type="spellStart"/>
        <w:r w:rsidR="00530880" w:rsidRPr="00C30527">
          <w:rPr>
            <w:rFonts w:ascii="Times New Roman" w:hAnsi="Times New Roman" w:cs="Times New Roman"/>
            <w:sz w:val="24"/>
            <w:szCs w:val="24"/>
          </w:rPr>
          <w:t>PoA</w:t>
        </w:r>
        <w:proofErr w:type="spellEnd"/>
        <w:r w:rsidR="00530880" w:rsidRPr="00C30527">
          <w:rPr>
            <w:rFonts w:ascii="Times New Roman" w:hAnsi="Times New Roman" w:cs="Times New Roman"/>
            <w:sz w:val="24"/>
            <w:szCs w:val="24"/>
          </w:rPr>
          <w:t xml:space="preserve"> of </w:t>
        </w:r>
      </w:ins>
      <w:del w:id="74" w:author="Dept. of Civil Engg." w:date="2014-12-29T22:49:00Z">
        <w:r w:rsidR="006F15E9" w:rsidRPr="00C30527" w:rsidDel="00530880">
          <w:rPr>
            <w:rFonts w:ascii="Times New Roman" w:hAnsi="Times New Roman" w:cs="Times New Roman"/>
            <w:sz w:val="24"/>
            <w:szCs w:val="24"/>
          </w:rPr>
          <w:delText xml:space="preserve">Given </w:delText>
        </w:r>
      </w:del>
      <w:r w:rsidR="006F15E9" w:rsidRPr="00C30527">
        <w:rPr>
          <w:rFonts w:ascii="Times New Roman" w:hAnsi="Times New Roman" w:cs="Times New Roman"/>
          <w:sz w:val="24"/>
          <w:szCs w:val="24"/>
        </w:rPr>
        <w:t>a</w:t>
      </w:r>
      <w:r w:rsidR="00C37C9A" w:rsidRPr="00C30527">
        <w:rPr>
          <w:rFonts w:ascii="Times New Roman" w:hAnsi="Times New Roman" w:cs="Times New Roman"/>
          <w:sz w:val="24"/>
          <w:szCs w:val="24"/>
        </w:rPr>
        <w:t>n</w:t>
      </w:r>
      <w:r w:rsidR="006F15E9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F15E9" w:rsidRPr="00C30527">
        <w:rPr>
          <w:rFonts w:ascii="Times New Roman" w:hAnsi="Times New Roman" w:cs="Times New Roman"/>
          <w:sz w:val="24"/>
          <w:szCs w:val="24"/>
        </w:rPr>
        <w:t xml:space="preserve">instance </w:t>
      </w:r>
      <w:proofErr w:type="gramEnd"/>
      <w:r w:rsidR="005238BC" w:rsidRPr="00C30527">
        <w:rPr>
          <w:rFonts w:ascii="Times New Roman" w:hAnsi="Times New Roman" w:cs="Times New Roman"/>
          <w:position w:val="-10"/>
          <w:sz w:val="24"/>
          <w:szCs w:val="24"/>
        </w:rPr>
        <w:object w:dxaOrig="840" w:dyaOrig="320" w14:anchorId="12847645">
          <v:shape id="_x0000_i1135" type="#_x0000_t75" style="width:41.45pt;height:15.85pt" o:ole="">
            <v:imagedata r:id="rId326" o:title=""/>
          </v:shape>
          <o:OLEObject Type="Embed" ProgID="Equation.DSMT4" ShapeID="_x0000_i1135" DrawAspect="Content" ObjectID="_1486165340" r:id="rId327"/>
        </w:object>
      </w:r>
      <w:del w:id="75" w:author="Dept. of Civil Engg." w:date="2014-12-29T22:49:00Z">
        <w:r w:rsidR="005238BC" w:rsidRPr="00C30527" w:rsidDel="00530880">
          <w:rPr>
            <w:rFonts w:ascii="Times New Roman" w:hAnsi="Times New Roman" w:cs="Times New Roman"/>
            <w:sz w:val="24"/>
            <w:szCs w:val="24"/>
          </w:rPr>
          <w:delText>,</w:delText>
        </w:r>
      </w:del>
      <w:del w:id="76" w:author="Dept. of Civil Engg." w:date="2014-12-29T22:51:00Z">
        <w:r w:rsidR="005238BC" w:rsidRPr="00C30527" w:rsidDel="005531B6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del w:id="77" w:author="Dept. of Civil Engg." w:date="2014-12-29T22:49:00Z">
        <w:r w:rsidR="006F15E9" w:rsidRPr="00C30527" w:rsidDel="00530880">
          <w:rPr>
            <w:rFonts w:ascii="Times New Roman" w:hAnsi="Times New Roman" w:cs="Times New Roman"/>
            <w:sz w:val="24"/>
            <w:szCs w:val="24"/>
          </w:rPr>
          <w:delText>t</w:delText>
        </w:r>
        <w:r w:rsidRPr="00C30527" w:rsidDel="00530880">
          <w:rPr>
            <w:rFonts w:ascii="Times New Roman" w:hAnsi="Times New Roman" w:cs="Times New Roman"/>
            <w:sz w:val="24"/>
            <w:szCs w:val="24"/>
          </w:rPr>
          <w:delText xml:space="preserve">he </w:delText>
        </w:r>
        <w:r w:rsidR="00035993" w:rsidRPr="00C30527" w:rsidDel="00530880">
          <w:rPr>
            <w:rFonts w:ascii="Times New Roman" w:hAnsi="Times New Roman" w:cs="Times New Roman"/>
            <w:sz w:val="24"/>
            <w:szCs w:val="24"/>
          </w:rPr>
          <w:delText>PoA</w:delText>
        </w:r>
        <w:r w:rsidRPr="00C30527" w:rsidDel="00530880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del w:id="78" w:author="Dept. of Civil Engg." w:date="2014-12-29T22:50:00Z">
        <w:r w:rsidRPr="00C30527" w:rsidDel="005531B6">
          <w:rPr>
            <w:rFonts w:ascii="Times New Roman" w:hAnsi="Times New Roman" w:cs="Times New Roman"/>
            <w:sz w:val="24"/>
            <w:szCs w:val="24"/>
          </w:rPr>
          <w:delText xml:space="preserve">for </w:delText>
        </w:r>
        <w:r w:rsidR="00A6276A" w:rsidRPr="00C30527" w:rsidDel="005531B6">
          <w:rPr>
            <w:rFonts w:ascii="Times New Roman" w:hAnsi="Times New Roman" w:cs="Times New Roman"/>
            <w:sz w:val="24"/>
            <w:szCs w:val="24"/>
          </w:rPr>
          <w:delText>RUE</w:delText>
        </w:r>
      </w:del>
      <w:r w:rsidRPr="00C30527">
        <w:rPr>
          <w:rFonts w:ascii="Times New Roman" w:hAnsi="Times New Roman" w:cs="Times New Roman"/>
          <w:sz w:val="24"/>
          <w:szCs w:val="24"/>
        </w:rPr>
        <w:t>,</w:t>
      </w:r>
      <w:r w:rsidR="006F15E9" w:rsidRPr="00C30527">
        <w:rPr>
          <w:rFonts w:ascii="Times New Roman" w:hAnsi="Times New Roman" w:cs="Times New Roman"/>
          <w:sz w:val="24"/>
          <w:szCs w:val="24"/>
        </w:rPr>
        <w:t xml:space="preserve"> denoted as </w:t>
      </w:r>
      <w:r w:rsidR="00AC75D2" w:rsidRPr="00C30527">
        <w:rPr>
          <w:rFonts w:ascii="Times New Roman" w:hAnsi="Times New Roman" w:cs="Times New Roman"/>
          <w:position w:val="-12"/>
          <w:sz w:val="24"/>
          <w:szCs w:val="24"/>
        </w:rPr>
        <w:object w:dxaOrig="1120" w:dyaOrig="360" w14:anchorId="7EB9F607">
          <v:shape id="_x0000_i1136" type="#_x0000_t75" style="width:56.15pt;height:18.1pt" o:ole="">
            <v:imagedata r:id="rId328" o:title=""/>
            <o:lock v:ext="edit" aspectratio="f"/>
          </v:shape>
          <o:OLEObject Type="Embed" ProgID="Equation.DSMT4" ShapeID="_x0000_i1136" DrawAspect="Content" ObjectID="_1486165341" r:id="rId329"/>
        </w:object>
      </w:r>
      <w:r w:rsidRPr="00C30527">
        <w:rPr>
          <w:rFonts w:ascii="Times New Roman" w:hAnsi="Times New Roman" w:cs="Times New Roman"/>
          <w:sz w:val="24"/>
          <w:szCs w:val="24"/>
        </w:rPr>
        <w:t>, is de</w:t>
      </w:r>
      <w:r w:rsidRPr="00C30527">
        <w:rPr>
          <w:rFonts w:ascii="Times New Roman" w:hAnsi="Times New Roman" w:cs="Times New Roman" w:hint="eastAsia"/>
          <w:sz w:val="24"/>
          <w:szCs w:val="24"/>
        </w:rPr>
        <w:t>fined</w:t>
      </w:r>
      <w:r w:rsidRPr="00C30527">
        <w:rPr>
          <w:rFonts w:ascii="Times New Roman" w:hAnsi="Times New Roman" w:cs="Times New Roman"/>
          <w:sz w:val="24"/>
          <w:szCs w:val="24"/>
        </w:rPr>
        <w:t xml:space="preserve"> as</w:t>
      </w:r>
    </w:p>
    <w:p w:rsidR="00435000" w:rsidRPr="00C30527" w:rsidRDefault="00BE0C47" w:rsidP="00C30527">
      <w:pPr>
        <w:pStyle w:val="MTDisplayEquation"/>
        <w:tabs>
          <w:tab w:val="clear" w:pos="8300"/>
          <w:tab w:val="right" w:pos="9000"/>
        </w:tabs>
        <w:spacing w:afterLines="0"/>
        <w:ind w:firstLineChars="0" w:firstLine="0"/>
      </w:pPr>
      <w:r w:rsidRPr="00C30527">
        <w:tab/>
      </w:r>
      <w:r w:rsidR="006F15E9" w:rsidRPr="00C30527">
        <w:rPr>
          <w:position w:val="-28"/>
        </w:rPr>
        <w:object w:dxaOrig="2740" w:dyaOrig="700" w14:anchorId="3F2056E4">
          <v:shape id="_x0000_i1137" type="#_x0000_t75" style="width:137.6pt;height:36.2pt" o:ole="">
            <v:imagedata r:id="rId330" o:title=""/>
          </v:shape>
          <o:OLEObject Type="Embed" ProgID="Equation.DSMT4" ShapeID="_x0000_i1137" DrawAspect="Content" ObjectID="_1486165342" r:id="rId331"/>
        </w:object>
      </w:r>
      <w:r w:rsidR="006F15E9" w:rsidRPr="00C30527">
        <w:t>.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79" w:name="ZEqnNum792582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38</w:instrText>
        </w:r>
      </w:fldSimple>
      <w:r w:rsidR="000868CE" w:rsidRPr="00C30527">
        <w:instrText>)</w:instrText>
      </w:r>
      <w:bookmarkEnd w:id="79"/>
      <w:r w:rsidR="000868CE" w:rsidRPr="00C30527">
        <w:fldChar w:fldCharType="end"/>
      </w:r>
    </w:p>
    <w:p w:rsidR="00C1252C" w:rsidRPr="00C30527" w:rsidRDefault="00C1252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  <w:u w:val="single"/>
        </w:rPr>
      </w:pPr>
    </w:p>
    <w:p w:rsidR="00BE0C47" w:rsidRPr="00C30527" w:rsidRDefault="007353A6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</w:t>
      </w:r>
      <w:r w:rsidR="00D44B17" w:rsidRPr="00C30527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Pr="00C30527">
        <w:rPr>
          <w:rFonts w:ascii="Times New Roman" w:hAnsi="Times New Roman" w:cs="Times New Roman"/>
          <w:sz w:val="24"/>
          <w:szCs w:val="24"/>
        </w:rPr>
        <w:t xml:space="preserve">: </w:t>
      </w:r>
      <w:r w:rsidR="00917588" w:rsidRPr="00C30527">
        <w:rPr>
          <w:rFonts w:ascii="Times New Roman" w:hAnsi="Times New Roman" w:cs="Times New Roman"/>
          <w:sz w:val="24"/>
          <w:szCs w:val="24"/>
        </w:rPr>
        <w:t>To simplify the notation,</w:t>
      </w:r>
      <w:r w:rsidR="005238BC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238BC" w:rsidRPr="00C30527">
        <w:rPr>
          <w:rFonts w:ascii="Times New Roman" w:hAnsi="Times New Roman" w:cs="Times New Roman"/>
          <w:position w:val="-10"/>
          <w:sz w:val="24"/>
          <w:szCs w:val="24"/>
        </w:rPr>
        <w:object w:dxaOrig="840" w:dyaOrig="320" w14:anchorId="56B2357B">
          <v:shape id="_x0000_i1138" type="#_x0000_t75" style="width:41.45pt;height:15.85pt" o:ole="">
            <v:imagedata r:id="rId332" o:title=""/>
          </v:shape>
          <o:OLEObject Type="Embed" ProgID="Equation.DSMT4" ShapeID="_x0000_i1138" DrawAspect="Content" ObjectID="_1486165343" r:id="rId333"/>
        </w:object>
      </w:r>
      <w:r w:rsidR="005238BC" w:rsidRPr="00C30527">
        <w:rPr>
          <w:rFonts w:ascii="Times New Roman" w:hAnsi="Times New Roman" w:cs="Times New Roman"/>
          <w:sz w:val="24"/>
          <w:szCs w:val="24"/>
        </w:rPr>
        <w:t xml:space="preserve"> is omitted</w:t>
      </w:r>
      <w:r w:rsidR="0024649A" w:rsidRPr="00C30527">
        <w:rPr>
          <w:rFonts w:ascii="Times New Roman" w:hAnsi="Times New Roman" w:cs="Times New Roman"/>
          <w:sz w:val="24"/>
          <w:szCs w:val="24"/>
        </w:rPr>
        <w:t xml:space="preserve"> in the following analysis</w:t>
      </w:r>
      <w:r w:rsidR="005238BC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2820C9" w:rsidRPr="00C30527">
        <w:rPr>
          <w:rFonts w:ascii="Times New Roman" w:hAnsi="Times New Roman" w:cs="Times New Roman"/>
          <w:sz w:val="24"/>
          <w:szCs w:val="24"/>
        </w:rPr>
        <w:t xml:space="preserve">By definition, </w:t>
      </w:r>
      <w:r w:rsidR="00793DA3" w:rsidRPr="00C30527">
        <w:rPr>
          <w:rFonts w:ascii="Times New Roman" w:hAnsi="Times New Roman" w:cs="Times New Roman"/>
          <w:position w:val="-10"/>
          <w:sz w:val="24"/>
          <w:szCs w:val="24"/>
        </w:rPr>
        <w:object w:dxaOrig="1420" w:dyaOrig="360" w14:anchorId="0DBA828F">
          <v:shape id="_x0000_i1139" type="#_x0000_t75" style="width:1in;height:18.1pt" o:ole="">
            <v:imagedata r:id="rId334" o:title=""/>
            <o:lock v:ext="edit" aspectratio="f"/>
          </v:shape>
          <o:OLEObject Type="Embed" ProgID="Equation.DSMT4" ShapeID="_x0000_i1139" DrawAspect="Content" ObjectID="_1486165344" r:id="rId335"/>
        </w:object>
      </w:r>
      <w:r w:rsidR="00793DA3" w:rsidRPr="00C30527">
        <w:rPr>
          <w:rFonts w:ascii="Times New Roman" w:hAnsi="Times New Roman" w:cs="Times New Roman"/>
          <w:position w:val="-10"/>
          <w:sz w:val="24"/>
          <w:szCs w:val="24"/>
        </w:rPr>
        <w:object w:dxaOrig="1620" w:dyaOrig="360" w14:anchorId="472F5761">
          <v:shape id="_x0000_i1140" type="#_x0000_t75" style="width:79.9pt;height:18.1pt" o:ole="">
            <v:imagedata r:id="rId336" o:title=""/>
            <o:lock v:ext="edit" aspectratio="f"/>
          </v:shape>
          <o:OLEObject Type="Embed" ProgID="Equation.DSMT4" ShapeID="_x0000_i1140" DrawAspect="Content" ObjectID="_1486165345" r:id="rId337"/>
        </w:object>
      </w:r>
      <w:r w:rsidR="00435000" w:rsidRPr="00C30527">
        <w:rPr>
          <w:rFonts w:ascii="Times New Roman" w:hAnsi="Times New Roman" w:cs="Times New Roman"/>
          <w:sz w:val="24"/>
          <w:szCs w:val="24"/>
        </w:rPr>
        <w:t xml:space="preserve"> because </w:t>
      </w:r>
      <w:r w:rsidR="00435000"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22F6512E" wp14:editId="5E951F56">
            <wp:extent cx="876300" cy="228600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3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5000" w:rsidRPr="00C30527">
        <w:rPr>
          <w:rFonts w:ascii="Times New Roman" w:hAnsi="Times New Roman" w:cs="Times New Roman"/>
          <w:sz w:val="24"/>
          <w:szCs w:val="24"/>
        </w:rPr>
        <w:t xml:space="preserve"> is obtained by selecting link flows to minimize the TSTTB.</w:t>
      </w:r>
      <w:r w:rsidR="0056780F" w:rsidRPr="00C30527">
        <w:rPr>
          <w:rFonts w:ascii="Times New Roman" w:hAnsi="Times New Roman" w:cs="Times New Roman"/>
          <w:sz w:val="24"/>
          <w:szCs w:val="24"/>
        </w:rPr>
        <w:t xml:space="preserve"> Hence</w:t>
      </w:r>
      <w:proofErr w:type="gramStart"/>
      <w:r w:rsidR="0056780F" w:rsidRPr="00C30527">
        <w:rPr>
          <w:rFonts w:ascii="Times New Roman" w:hAnsi="Times New Roman" w:cs="Times New Roman"/>
          <w:sz w:val="24"/>
          <w:szCs w:val="24"/>
        </w:rPr>
        <w:t>,</w:t>
      </w:r>
      <w:r w:rsidR="0044068D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C000F0" w:rsidRPr="00C30527">
        <w:rPr>
          <w:rFonts w:ascii="Times New Roman" w:hAnsi="Times New Roman" w:cs="Times New Roman"/>
          <w:kern w:val="0"/>
          <w:position w:val="-12"/>
          <w:sz w:val="24"/>
          <w:szCs w:val="24"/>
        </w:rPr>
        <w:object w:dxaOrig="660" w:dyaOrig="360" w14:anchorId="7E4541DA">
          <v:shape id="_x0000_i1141" type="#_x0000_t75" style="width:32.4pt;height:18.1pt" o:ole="">
            <v:imagedata r:id="rId339" o:title=""/>
            <o:lock v:ext="edit" aspectratio="f"/>
          </v:shape>
          <o:OLEObject Type="Embed" ProgID="Equation.DSMT4" ShapeID="_x0000_i1141" DrawAspect="Content" ObjectID="_1486165346" r:id="rId340"/>
        </w:object>
      </w:r>
      <w:r w:rsidR="00BE0C47" w:rsidRPr="00C30527">
        <w:rPr>
          <w:rFonts w:ascii="Times New Roman" w:hAnsi="Times New Roman" w:cs="Times New Roman"/>
          <w:sz w:val="24"/>
          <w:szCs w:val="24"/>
        </w:rPr>
        <w:t>.</w:t>
      </w:r>
    </w:p>
    <w:p w:rsidR="00D44B17" w:rsidRPr="00C30527" w:rsidRDefault="00D44B17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D44B17" w:rsidRPr="00C30527" w:rsidRDefault="00D44B17" w:rsidP="00C30527">
      <w:pPr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 2</w:t>
      </w:r>
      <w:r w:rsidRPr="00C30527">
        <w:rPr>
          <w:rFonts w:ascii="Times New Roman" w:hAnsi="Times New Roman" w:cs="Times New Roman"/>
          <w:sz w:val="24"/>
          <w:szCs w:val="24"/>
        </w:rPr>
        <w:t xml:space="preserve">: </w:t>
      </w:r>
      <w:del w:id="80" w:author="Dept. of Civil Engg." w:date="2014-12-29T23:34:00Z">
        <w:r w:rsidRPr="00C30527" w:rsidDel="004F1B94">
          <w:rPr>
            <w:rFonts w:ascii="Times New Roman" w:hAnsi="Times New Roman" w:cs="Times New Roman"/>
            <w:sz w:val="24"/>
            <w:szCs w:val="24"/>
          </w:rPr>
          <w:delText xml:space="preserve">The definition </w:delText>
        </w:r>
        <w:r w:rsidRPr="00C30527" w:rsidDel="004F1B9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30527" w:rsidDel="004F1B94">
          <w:rPr>
            <w:rFonts w:ascii="Times New Roman" w:hAnsi="Times New Roman" w:cs="Times New Roman"/>
            <w:sz w:val="24"/>
            <w:szCs w:val="24"/>
          </w:rPr>
          <w:delInstrText xml:space="preserve"> GOTOBUTTON ZEqnNum792582  \* MERGEFORMAT </w:delInstrText>
        </w:r>
        <w:r w:rsidRPr="00C30527" w:rsidDel="004F1B9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C30527" w:rsidDel="004F1B94">
          <w:rPr>
            <w:rFonts w:ascii="Times New Roman" w:hAnsi="Times New Roman" w:cs="Times New Roman"/>
            <w:sz w:val="24"/>
            <w:szCs w:val="24"/>
          </w:rPr>
          <w:delInstrText xml:space="preserve"> REF ZEqnNum792582 \* Charformat \! \* MERGEFORMAT </w:delInstrText>
        </w:r>
        <w:r w:rsidRPr="00C30527" w:rsidDel="004F1B94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A3977" w:rsidRPr="00C30527" w:rsidDel="004F1B94">
          <w:rPr>
            <w:rFonts w:ascii="Times New Roman" w:hAnsi="Times New Roman" w:cs="Times New Roman"/>
            <w:sz w:val="24"/>
            <w:szCs w:val="24"/>
          </w:rPr>
          <w:delInstrText>(38)</w:delInstrText>
        </w:r>
        <w:r w:rsidRPr="00C30527" w:rsidDel="004F1B94">
          <w:rPr>
            <w:rFonts w:ascii="Times New Roman" w:hAnsi="Times New Roman" w:cs="Times New Roman"/>
            <w:sz w:val="24"/>
            <w:szCs w:val="24"/>
          </w:rPr>
          <w:fldChar w:fldCharType="end"/>
        </w:r>
        <w:r w:rsidRPr="00C30527" w:rsidDel="004F1B94">
          <w:rPr>
            <w:rFonts w:ascii="Times New Roman" w:hAnsi="Times New Roman" w:cs="Times New Roman"/>
            <w:sz w:val="24"/>
            <w:szCs w:val="24"/>
          </w:rPr>
          <w:fldChar w:fldCharType="end"/>
        </w:r>
        <w:r w:rsidRPr="00C30527" w:rsidDel="004F1B94">
          <w:rPr>
            <w:rFonts w:ascii="Times New Roman" w:hAnsi="Times New Roman" w:cs="Times New Roman"/>
            <w:sz w:val="24"/>
            <w:szCs w:val="24"/>
          </w:rPr>
          <w:delText xml:space="preserve"> is based on a given instance. </w:delText>
        </w:r>
      </w:del>
      <w:del w:id="81" w:author="Dept. of Civil Engg." w:date="2014-12-29T22:50:00Z">
        <w:r w:rsidRPr="00C30527" w:rsidDel="00530880">
          <w:rPr>
            <w:rFonts w:ascii="Times New Roman" w:hAnsi="Times New Roman" w:cs="Times New Roman"/>
            <w:sz w:val="24"/>
            <w:szCs w:val="24"/>
          </w:rPr>
          <w:delText xml:space="preserve">Given </w:delText>
        </w:r>
      </w:del>
      <w:ins w:id="82" w:author="Dept. of Civil Engg." w:date="2014-12-29T22:50:00Z">
        <w:r w:rsidR="00530880" w:rsidRPr="00C30527">
          <w:rPr>
            <w:rFonts w:ascii="Times New Roman" w:hAnsi="Times New Roman" w:cs="Times New Roman"/>
            <w:sz w:val="24"/>
            <w:szCs w:val="24"/>
          </w:rPr>
          <w:t xml:space="preserve">If </w:t>
        </w:r>
      </w:ins>
      <w:r w:rsidR="002C193F" w:rsidRPr="00C30527">
        <w:rPr>
          <w:rFonts w:ascii="Times New Roman" w:hAnsi="Times New Roman" w:cs="Times New Roman"/>
          <w:position w:val="-12"/>
          <w:sz w:val="24"/>
          <w:szCs w:val="24"/>
        </w:rPr>
        <w:object w:dxaOrig="279" w:dyaOrig="360" w14:anchorId="41FC3FA2">
          <v:shape id="_x0000_i1142" type="#_x0000_t75" style="width:13.95pt;height:18.1pt" o:ole="">
            <v:imagedata r:id="rId341" o:title=""/>
            <o:lock v:ext="edit" aspectratio="f"/>
          </v:shape>
          <o:OLEObject Type="Embed" ProgID="Equation.DSMT4" ShapeID="_x0000_i1142" DrawAspect="Content" ObjectID="_1486165347" r:id="rId342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del w:id="83" w:author="Dept. of Civil Engg." w:date="2014-12-29T22:50:00Z">
        <w:r w:rsidRPr="00C30527" w:rsidDel="00530880">
          <w:rPr>
            <w:rFonts w:ascii="Times New Roman" w:hAnsi="Times New Roman" w:cs="Times New Roman"/>
            <w:sz w:val="24"/>
            <w:szCs w:val="24"/>
          </w:rPr>
          <w:delText xml:space="preserve">as </w:delText>
        </w:r>
      </w:del>
      <w:ins w:id="84" w:author="Dept. of Civil Engg." w:date="2014-12-29T22:50:00Z">
        <w:r w:rsidR="00530880" w:rsidRPr="00C30527">
          <w:rPr>
            <w:rFonts w:ascii="Times New Roman" w:hAnsi="Times New Roman" w:cs="Times New Roman"/>
            <w:sz w:val="24"/>
            <w:szCs w:val="24"/>
          </w:rPr>
          <w:t xml:space="preserve">is </w:t>
        </w:r>
      </w:ins>
      <w:r w:rsidRPr="00C30527">
        <w:rPr>
          <w:rFonts w:ascii="Times New Roman" w:hAnsi="Times New Roman" w:cs="Times New Roman"/>
          <w:sz w:val="24"/>
          <w:szCs w:val="24"/>
        </w:rPr>
        <w:t xml:space="preserve">the set of </w:t>
      </w:r>
      <w:ins w:id="85" w:author="Dept. of Civil Engg." w:date="2014-12-29T20:45:00Z">
        <w:r w:rsidR="002D5C80" w:rsidRPr="00C30527">
          <w:rPr>
            <w:rFonts w:ascii="Times New Roman" w:hAnsi="Times New Roman" w:cs="Times New Roman"/>
            <w:sz w:val="24"/>
            <w:szCs w:val="24"/>
          </w:rPr>
          <w:t xml:space="preserve">all </w:t>
        </w:r>
      </w:ins>
      <w:r w:rsidRPr="00C30527">
        <w:rPr>
          <w:rFonts w:ascii="Times New Roman" w:hAnsi="Times New Roman" w:cs="Times New Roman"/>
          <w:sz w:val="24"/>
          <w:szCs w:val="24"/>
        </w:rPr>
        <w:t>instances</w:t>
      </w:r>
      <w:r w:rsidR="00D04D2C" w:rsidRPr="00C30527">
        <w:rPr>
          <w:rFonts w:ascii="Times New Roman" w:hAnsi="Times New Roman" w:cs="Times New Roman"/>
          <w:sz w:val="24"/>
          <w:szCs w:val="24"/>
        </w:rPr>
        <w:t xml:space="preserve"> with polynomial travel time functions</w:t>
      </w:r>
      <w:r w:rsidRPr="00C30527">
        <w:rPr>
          <w:rFonts w:ascii="Times New Roman" w:hAnsi="Times New Roman" w:cs="Times New Roman"/>
          <w:sz w:val="24"/>
          <w:szCs w:val="24"/>
        </w:rPr>
        <w:t>, the</w:t>
      </w:r>
      <w:ins w:id="86" w:author="Dept. of Civil Engg." w:date="2014-12-29T22:50:00Z">
        <w:r w:rsidR="00530880" w:rsidRPr="00C30527">
          <w:rPr>
            <w:rFonts w:ascii="Times New Roman" w:hAnsi="Times New Roman" w:cs="Times New Roman"/>
            <w:sz w:val="24"/>
            <w:szCs w:val="24"/>
          </w:rPr>
          <w:t>n</w:t>
        </w:r>
      </w:ins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del w:id="87" w:author="Dept. of Civil Engg." w:date="2014-12-29T22:50:00Z">
        <w:r w:rsidRPr="00C30527" w:rsidDel="00530880">
          <w:rPr>
            <w:rFonts w:ascii="Times New Roman" w:hAnsi="Times New Roman" w:cs="Times New Roman"/>
            <w:sz w:val="24"/>
            <w:szCs w:val="24"/>
          </w:rPr>
          <w:delText xml:space="preserve">for </w:delText>
        </w:r>
      </w:del>
      <w:ins w:id="88" w:author="Dept. of Civil Engg." w:date="2014-12-29T22:50:00Z">
        <w:r w:rsidR="00530880" w:rsidRPr="00C30527">
          <w:rPr>
            <w:rFonts w:ascii="Times New Roman" w:hAnsi="Times New Roman" w:cs="Times New Roman"/>
            <w:sz w:val="24"/>
            <w:szCs w:val="24"/>
          </w:rPr>
          <w:t xml:space="preserve">of </w:t>
        </w:r>
      </w:ins>
      <w:ins w:id="89" w:author="Dept. of Civil Engg." w:date="2014-12-29T22:54:00Z">
        <w:r w:rsidR="002C193F" w:rsidRPr="00C30527">
          <w:rPr>
            <w:rFonts w:ascii="Times New Roman" w:hAnsi="Times New Roman" w:cs="Times New Roman"/>
            <w:position w:val="-12"/>
            <w:sz w:val="24"/>
            <w:szCs w:val="24"/>
          </w:rPr>
          <w:object w:dxaOrig="279" w:dyaOrig="360">
            <v:shape id="_x0000_i1143" type="#_x0000_t75" style="width:13.95pt;height:18.1pt" o:ole="">
              <v:imagedata r:id="rId343" o:title=""/>
              <o:lock v:ext="edit" aspectratio="f"/>
            </v:shape>
            <o:OLEObject Type="Embed" ProgID="Equation.DSMT4" ShapeID="_x0000_i1143" DrawAspect="Content" ObjectID="_1486165348" r:id="rId344"/>
          </w:object>
        </w:r>
      </w:ins>
      <w:del w:id="90" w:author="Dept. of Civil Engg." w:date="2014-12-29T22:54:00Z">
        <w:r w:rsidR="00CE6729" w:rsidRPr="00C30527" w:rsidDel="00C000F0">
          <w:rPr>
            <w:rFonts w:ascii="Times New Roman" w:hAnsi="Times New Roman" w:cs="Times New Roman"/>
            <w:position w:val="-4"/>
            <w:sz w:val="24"/>
            <w:szCs w:val="24"/>
          </w:rPr>
          <w:object w:dxaOrig="200" w:dyaOrig="260" w14:anchorId="0521F203">
            <v:shape id="_x0000_i1144" type="#_x0000_t75" style="width:9.8pt;height:11.3pt" o:ole="">
              <v:imagedata r:id="rId345" o:title=""/>
            </v:shape>
            <o:OLEObject Type="Embed" ProgID="Equation.DSMT4" ShapeID="_x0000_i1144" DrawAspect="Content" ObjectID="_1486165349" r:id="rId346"/>
          </w:object>
        </w:r>
      </w:del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="002C193F" w:rsidRPr="00C30527">
        <w:rPr>
          <w:rFonts w:ascii="Times New Roman" w:hAnsi="Times New Roman" w:cs="Times New Roman"/>
          <w:position w:val="-28"/>
          <w:sz w:val="24"/>
          <w:szCs w:val="24"/>
        </w:rPr>
        <w:object w:dxaOrig="2840" w:dyaOrig="540" w14:anchorId="024E0D7F">
          <v:shape id="_x0000_i1145" type="#_x0000_t75" style="width:144.4pt;height:27.9pt" o:ole="">
            <v:imagedata r:id="rId347" o:title=""/>
          </v:shape>
          <o:OLEObject Type="Embed" ProgID="Equation.DSMT4" ShapeID="_x0000_i1145" DrawAspect="Content" ObjectID="_1486165350" r:id="rId348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4649A" w:rsidRPr="00C30527" w:rsidRDefault="0024649A" w:rsidP="00C30527">
      <w:pPr>
        <w:snapToGrid w:val="0"/>
        <w:ind w:firstLine="420"/>
        <w:rPr>
          <w:rFonts w:ascii="Times New Roman" w:hAnsi="Times New Roman" w:cs="Times New Roman"/>
          <w:sz w:val="24"/>
          <w:szCs w:val="24"/>
          <w:vertAlign w:val="superscript"/>
        </w:rPr>
      </w:pPr>
    </w:p>
    <w:p w:rsidR="00523C11" w:rsidRPr="00C30527" w:rsidRDefault="0074159B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 xml:space="preserve">Example 4: </w:t>
      </w:r>
      <w:proofErr w:type="spellStart"/>
      <w:r w:rsidRPr="00C30527">
        <w:rPr>
          <w:rFonts w:ascii="Times New Roman" w:hAnsi="Times New Roman" w:cs="Times New Roman"/>
          <w:b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b/>
          <w:sz w:val="24"/>
          <w:szCs w:val="24"/>
        </w:rPr>
        <w:t xml:space="preserve"> for </w:t>
      </w:r>
      <w:r w:rsidR="00970CF2" w:rsidRPr="00C30527">
        <w:rPr>
          <w:rFonts w:ascii="Times New Roman" w:hAnsi="Times New Roman" w:cs="Times New Roman"/>
          <w:b/>
          <w:sz w:val="24"/>
          <w:szCs w:val="24"/>
        </w:rPr>
        <w:t>reliability-based user equilibrium</w:t>
      </w:r>
    </w:p>
    <w:p w:rsidR="00862CE5" w:rsidRPr="00C30527" w:rsidRDefault="00862CE5" w:rsidP="00C30527">
      <w:pPr>
        <w:tabs>
          <w:tab w:val="center" w:pos="4536"/>
          <w:tab w:val="right" w:pos="9072"/>
        </w:tabs>
        <w:snapToGrid w:val="0"/>
        <w:ind w:firstLine="360"/>
        <w:rPr>
          <w:rFonts w:ascii="Times New Roman" w:hAnsi="Times New Roman" w:cs="Times New Roman"/>
          <w:b/>
          <w:sz w:val="24"/>
          <w:szCs w:val="24"/>
        </w:rPr>
      </w:pPr>
    </w:p>
    <w:p w:rsidR="0074159B" w:rsidRPr="00C30527" w:rsidRDefault="00223468" w:rsidP="00C30527">
      <w:pPr>
        <w:tabs>
          <w:tab w:val="center" w:pos="4536"/>
          <w:tab w:val="right" w:pos="9072"/>
        </w:tabs>
        <w:snapToGrid w:val="0"/>
        <w:ind w:firstLine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Using the information in Examples 1-3, </w:t>
      </w:r>
      <w:r w:rsidR="00862CE5" w:rsidRPr="00C30527">
        <w:rPr>
          <w:rFonts w:ascii="Times New Roman" w:hAnsi="Times New Roman" w:cs="Times New Roman"/>
          <w:sz w:val="24"/>
          <w:szCs w:val="24"/>
        </w:rPr>
        <w:t xml:space="preserve">we can </w:t>
      </w:r>
      <w:r w:rsidRPr="00C30527">
        <w:rPr>
          <w:rFonts w:ascii="Times New Roman" w:hAnsi="Times New Roman" w:cs="Times New Roman"/>
          <w:sz w:val="24"/>
          <w:szCs w:val="24"/>
        </w:rPr>
        <w:t xml:space="preserve">determine 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>.</w:t>
      </w:r>
    </w:p>
    <w:p w:rsidR="0013016B" w:rsidRPr="00C30527" w:rsidRDefault="00454729" w:rsidP="00C30527">
      <w:pPr>
        <w:tabs>
          <w:tab w:val="center" w:pos="4536"/>
          <w:tab w:val="right" w:pos="9072"/>
        </w:tabs>
        <w:snapToGrid w:val="0"/>
        <w:ind w:firstLine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In Example </w:t>
      </w:r>
      <w:r w:rsidR="0064621E" w:rsidRPr="00C30527">
        <w:rPr>
          <w:rFonts w:ascii="Times New Roman" w:hAnsi="Times New Roman" w:cs="Times New Roman"/>
          <w:sz w:val="24"/>
          <w:szCs w:val="24"/>
        </w:rPr>
        <w:t>2</w:t>
      </w:r>
      <w:r w:rsidRPr="00C30527">
        <w:rPr>
          <w:rFonts w:ascii="Times New Roman" w:hAnsi="Times New Roman" w:cs="Times New Roman"/>
          <w:sz w:val="24"/>
          <w:szCs w:val="24"/>
        </w:rPr>
        <w:t>, at RUE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="001219FC" w:rsidRPr="00C30527">
        <w:rPr>
          <w:rFonts w:ascii="Times New Roman" w:hAnsi="Times New Roman"/>
          <w:position w:val="-14"/>
          <w:sz w:val="24"/>
          <w:szCs w:val="24"/>
        </w:rPr>
        <w:object w:dxaOrig="820" w:dyaOrig="380" w14:anchorId="4AEF151D">
          <v:shape id="_x0000_i1146" type="#_x0000_t75" style="width:43.35pt;height:19.25pt" o:ole="">
            <v:imagedata r:id="rId229" o:title=""/>
          </v:shape>
          <o:OLEObject Type="Embed" ProgID="Equation.DSMT4" ShapeID="_x0000_i1146" DrawAspect="Content" ObjectID="_1486165351" r:id="rId349"/>
        </w:object>
      </w:r>
      <w:r w:rsidR="0064621E" w:rsidRPr="00C30527">
        <w:rPr>
          <w:rFonts w:ascii="Times New Roman" w:hAnsi="Times New Roman"/>
          <w:sz w:val="24"/>
          <w:szCs w:val="24"/>
        </w:rPr>
        <w:t xml:space="preserve">. </w:t>
      </w:r>
      <w:r w:rsidR="00BA3ABF" w:rsidRPr="00C30527">
        <w:rPr>
          <w:rFonts w:ascii="Times New Roman" w:hAnsi="Times New Roman"/>
          <w:sz w:val="24"/>
          <w:szCs w:val="24"/>
        </w:rPr>
        <w:t xml:space="preserve">Substituting it to </w:t>
      </w:r>
      <w:r w:rsidR="00BC0402" w:rsidRPr="00C30527">
        <w:rPr>
          <w:rFonts w:ascii="Times New Roman" w:hAnsi="Times New Roman"/>
          <w:sz w:val="24"/>
          <w:szCs w:val="24"/>
        </w:rPr>
        <w:t xml:space="preserve">the expression for </w:t>
      </w:r>
      <w:r w:rsidR="001219FC" w:rsidRPr="00C30527">
        <w:rPr>
          <w:position w:val="-12"/>
        </w:rPr>
        <w:object w:dxaOrig="1100" w:dyaOrig="360" w14:anchorId="5109CA3B">
          <v:shape id="_x0000_i1147" type="#_x0000_t75" style="width:61.45pt;height:17.7pt" o:ole="">
            <v:imagedata r:id="rId350" o:title=""/>
          </v:shape>
          <o:OLEObject Type="Embed" ProgID="Equation.DSMT4" ShapeID="_x0000_i1147" DrawAspect="Content" ObjectID="_1486165352" r:id="rId351"/>
        </w:object>
      </w:r>
      <w:r w:rsidR="00BC0402" w:rsidRPr="00C30527">
        <w:t xml:space="preserve"> </w:t>
      </w:r>
      <w:proofErr w:type="gramStart"/>
      <w:r w:rsidR="00BC0402"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="00BC0402" w:rsidRPr="00C30527">
        <w:rPr>
          <w:rFonts w:ascii="Times New Roman" w:hAnsi="Times New Roman" w:cs="Times New Roman"/>
          <w:position w:val="-14"/>
        </w:rPr>
        <w:object w:dxaOrig="1140" w:dyaOrig="400" w14:anchorId="7FA02B52">
          <v:shape id="_x0000_i1148" type="#_x0000_t75" style="width:57.3pt;height:20.35pt" o:ole="">
            <v:imagedata r:id="rId352" o:title=""/>
          </v:shape>
          <o:OLEObject Type="Embed" ProgID="Equation.DSMT4" ShapeID="_x0000_i1148" DrawAspect="Content" ObjectID="_1486165353" r:id="rId353"/>
        </w:object>
      </w:r>
      <w:r w:rsidR="00BC0402" w:rsidRPr="00C30527">
        <w:rPr>
          <w:rFonts w:ascii="Times New Roman" w:hAnsi="Times New Roman" w:cs="Times New Roman"/>
        </w:rPr>
        <w:t>,</w:t>
      </w:r>
      <w:r w:rsidR="00BC0402" w:rsidRPr="00C30527">
        <w:t xml:space="preserve"> </w:t>
      </w:r>
      <w:r w:rsidR="00E0515E" w:rsidRPr="00C30527">
        <w:rPr>
          <w:rFonts w:ascii="Times New Roman" w:hAnsi="Times New Roman" w:cs="Times New Roman"/>
          <w:position w:val="-12"/>
          <w:sz w:val="24"/>
        </w:rPr>
        <w:object w:dxaOrig="1100" w:dyaOrig="360" w14:anchorId="3EAAEC97">
          <v:shape id="_x0000_i1149" type="#_x0000_t75" style="width:55.4pt;height:18.1pt" o:ole="">
            <v:imagedata r:id="rId350" o:title=""/>
            <o:lock v:ext="edit" aspectratio="f"/>
          </v:shape>
          <o:OLEObject Type="Embed" ProgID="Equation.DSMT4" ShapeID="_x0000_i1149" DrawAspect="Content" ObjectID="_1486165354" r:id="rId354"/>
        </w:object>
      </w:r>
      <w:r w:rsidR="00BC0402" w:rsidRPr="00C30527">
        <w:rPr>
          <w:rFonts w:ascii="Times New Roman" w:hAnsi="Times New Roman" w:cs="Times New Roman"/>
          <w:sz w:val="24"/>
        </w:rPr>
        <w:t xml:space="preserve">= </w:t>
      </w:r>
      <w:r w:rsidR="00334333" w:rsidRPr="00C30527">
        <w:rPr>
          <w:rFonts w:ascii="Times New Roman" w:hAnsi="Times New Roman" w:cs="Times New Roman"/>
          <w:sz w:val="24"/>
        </w:rPr>
        <w:t>6.200</w:t>
      </w:r>
      <w:r w:rsidR="00BC0402" w:rsidRPr="00C30527">
        <w:rPr>
          <w:rFonts w:ascii="Times New Roman" w:hAnsi="Times New Roman" w:cs="Times New Roman"/>
          <w:sz w:val="24"/>
        </w:rPr>
        <w:t xml:space="preserve"> and </w:t>
      </w:r>
      <w:r w:rsidR="00BC0402" w:rsidRPr="00C30527">
        <w:rPr>
          <w:rFonts w:ascii="Times New Roman" w:hAnsi="Times New Roman" w:cs="Times New Roman"/>
          <w:position w:val="-14"/>
          <w:sz w:val="24"/>
        </w:rPr>
        <w:object w:dxaOrig="1140" w:dyaOrig="400" w14:anchorId="3E4323D0">
          <v:shape id="_x0000_i1150" type="#_x0000_t75" style="width:57.3pt;height:20.35pt" o:ole="">
            <v:imagedata r:id="rId352" o:title=""/>
          </v:shape>
          <o:OLEObject Type="Embed" ProgID="Equation.DSMT4" ShapeID="_x0000_i1150" DrawAspect="Content" ObjectID="_1486165355" r:id="rId355"/>
        </w:object>
      </w:r>
      <w:r w:rsidR="00BC0402" w:rsidRPr="00C30527">
        <w:rPr>
          <w:rFonts w:ascii="Times New Roman" w:hAnsi="Times New Roman" w:cs="Times New Roman"/>
          <w:sz w:val="24"/>
        </w:rPr>
        <w:t xml:space="preserve">= </w:t>
      </w:r>
      <w:r w:rsidR="006D1242" w:rsidRPr="00C30527">
        <w:rPr>
          <w:rFonts w:ascii="Times New Roman" w:hAnsi="Times New Roman" w:cs="Times New Roman"/>
          <w:sz w:val="24"/>
        </w:rPr>
        <w:t>0.</w:t>
      </w:r>
      <w:r w:rsidR="00334333" w:rsidRPr="00C30527">
        <w:rPr>
          <w:rFonts w:ascii="Times New Roman" w:hAnsi="Times New Roman" w:cs="Times New Roman"/>
          <w:sz w:val="24"/>
        </w:rPr>
        <w:t>075</w:t>
      </w:r>
      <w:r w:rsidR="00BC0402" w:rsidRPr="00C30527">
        <w:rPr>
          <w:rFonts w:ascii="Times New Roman" w:hAnsi="Times New Roman" w:cs="Times New Roman"/>
          <w:sz w:val="24"/>
        </w:rPr>
        <w:t>.</w:t>
      </w:r>
      <w:r w:rsidR="00BC0402" w:rsidRPr="00C30527">
        <w:rPr>
          <w:sz w:val="24"/>
        </w:rPr>
        <w:t xml:space="preserve"> </w:t>
      </w:r>
      <w:r w:rsidR="00BC0402" w:rsidRPr="00C30527">
        <w:rPr>
          <w:rFonts w:ascii="Times New Roman" w:hAnsi="Times New Roman" w:cs="Times New Roman"/>
          <w:sz w:val="24"/>
        </w:rPr>
        <w:t>Hence,</w:t>
      </w:r>
      <w:r w:rsidR="00BC0402" w:rsidRPr="00C30527">
        <w:rPr>
          <w:sz w:val="24"/>
        </w:rPr>
        <w:t xml:space="preserve"> </w:t>
      </w:r>
      <w:r w:rsidR="00BA3ABF" w:rsidRPr="00C30527">
        <w:rPr>
          <w:rFonts w:ascii="Times New Roman" w:hAnsi="Times New Roman"/>
          <w:sz w:val="24"/>
          <w:szCs w:val="24"/>
        </w:rPr>
        <w:t>TSTTB =</w:t>
      </w:r>
      <w:r w:rsidR="00BA3ABF" w:rsidRPr="00C30527">
        <w:rPr>
          <w:rFonts w:ascii="Times New Roman" w:hAnsi="Times New Roman"/>
          <w:position w:val="-14"/>
          <w:sz w:val="24"/>
          <w:szCs w:val="24"/>
        </w:rPr>
        <w:object w:dxaOrig="2500" w:dyaOrig="400" w14:anchorId="30C1BCED">
          <v:shape id="_x0000_i1151" type="#_x0000_t75" style="width:126.65pt;height:20.35pt" o:ole="">
            <v:imagedata r:id="rId267" o:title=""/>
          </v:shape>
          <o:OLEObject Type="Embed" ProgID="Equation.DSMT4" ShapeID="_x0000_i1151" DrawAspect="Content" ObjectID="_1486165356" r:id="rId356"/>
        </w:object>
      </w:r>
      <w:r w:rsidR="00BA3ABF" w:rsidRPr="00C30527">
        <w:rPr>
          <w:rFonts w:ascii="Times New Roman" w:hAnsi="Times New Roman"/>
          <w:sz w:val="24"/>
          <w:szCs w:val="24"/>
        </w:rPr>
        <w:t xml:space="preserve">= </w:t>
      </w:r>
      <w:r w:rsidR="00334333" w:rsidRPr="00C30527">
        <w:rPr>
          <w:rFonts w:ascii="Times New Roman" w:hAnsi="Times New Roman"/>
          <w:sz w:val="24"/>
          <w:szCs w:val="24"/>
        </w:rPr>
        <w:t>6.350</w:t>
      </w:r>
      <w:r w:rsidRPr="00C30527">
        <w:rPr>
          <w:rFonts w:ascii="Times New Roman" w:hAnsi="Times New Roman"/>
          <w:sz w:val="24"/>
          <w:szCs w:val="24"/>
        </w:rPr>
        <w:t xml:space="preserve">. </w:t>
      </w:r>
      <w:r w:rsidR="0064621E" w:rsidRPr="00C30527">
        <w:rPr>
          <w:rFonts w:ascii="Times New Roman" w:hAnsi="Times New Roman"/>
          <w:sz w:val="24"/>
          <w:szCs w:val="24"/>
        </w:rPr>
        <w:t xml:space="preserve">In </w:t>
      </w:r>
      <w:r w:rsidR="00445B6F" w:rsidRPr="00C30527">
        <w:rPr>
          <w:rFonts w:ascii="Times New Roman" w:hAnsi="Times New Roman"/>
          <w:sz w:val="24"/>
          <w:szCs w:val="24"/>
        </w:rPr>
        <w:t>E</w:t>
      </w:r>
      <w:r w:rsidR="0064621E" w:rsidRPr="00C30527">
        <w:rPr>
          <w:rFonts w:ascii="Times New Roman" w:hAnsi="Times New Roman"/>
          <w:sz w:val="24"/>
          <w:szCs w:val="24"/>
        </w:rPr>
        <w:t>xample 3, the TSTTB a</w:t>
      </w:r>
      <w:r w:rsidR="0013016B" w:rsidRPr="00C30527">
        <w:rPr>
          <w:rFonts w:ascii="Times New Roman" w:hAnsi="Times New Roman"/>
          <w:sz w:val="24"/>
          <w:szCs w:val="24"/>
        </w:rPr>
        <w:t xml:space="preserve">t RSO is </w:t>
      </w:r>
      <w:r w:rsidR="00334333" w:rsidRPr="00C30527">
        <w:rPr>
          <w:rFonts w:ascii="Times New Roman" w:hAnsi="Times New Roman"/>
          <w:sz w:val="24"/>
          <w:szCs w:val="24"/>
        </w:rPr>
        <w:t>5.0</w:t>
      </w:r>
      <w:r w:rsidR="005E4584" w:rsidRPr="00C30527">
        <w:rPr>
          <w:rFonts w:ascii="Times New Roman" w:hAnsi="Times New Roman"/>
          <w:sz w:val="24"/>
          <w:szCs w:val="24"/>
        </w:rPr>
        <w:t>37</w:t>
      </w:r>
      <w:r w:rsidR="0013016B" w:rsidRPr="00C30527">
        <w:rPr>
          <w:rFonts w:ascii="Times New Roman" w:hAnsi="Times New Roman"/>
          <w:sz w:val="24"/>
          <w:szCs w:val="24"/>
        </w:rPr>
        <w:t>. Thus</w:t>
      </w:r>
      <w:proofErr w:type="gramStart"/>
      <w:r w:rsidR="0013016B" w:rsidRPr="00C30527">
        <w:rPr>
          <w:rFonts w:ascii="Times New Roman" w:hAnsi="Times New Roman"/>
          <w:sz w:val="24"/>
          <w:szCs w:val="24"/>
        </w:rPr>
        <w:t xml:space="preserve">, </w:t>
      </w:r>
      <w:proofErr w:type="gramEnd"/>
      <w:r w:rsidR="001219FC" w:rsidRPr="00C30527">
        <w:rPr>
          <w:rFonts w:ascii="Times New Roman" w:hAnsi="Times New Roman"/>
          <w:position w:val="-12"/>
          <w:sz w:val="24"/>
          <w:szCs w:val="24"/>
        </w:rPr>
        <w:object w:dxaOrig="2480" w:dyaOrig="360" w14:anchorId="1379AC30">
          <v:shape id="_x0000_i1152" type="#_x0000_t75" style="width:134.2pt;height:17.7pt" o:ole="">
            <v:imagedata r:id="rId357" o:title=""/>
          </v:shape>
          <o:OLEObject Type="Embed" ProgID="Equation.DSMT4" ShapeID="_x0000_i1152" DrawAspect="Content" ObjectID="_1486165357" r:id="rId358"/>
        </w:object>
      </w:r>
      <w:r w:rsidR="002876F5" w:rsidRPr="00C30527">
        <w:rPr>
          <w:rFonts w:ascii="Times New Roman" w:hAnsi="Times New Roman"/>
          <w:sz w:val="24"/>
          <w:szCs w:val="24"/>
        </w:rPr>
        <w:t>.</w:t>
      </w:r>
      <w:r w:rsidR="00273AE4" w:rsidRPr="00C30527">
        <w:rPr>
          <w:rFonts w:ascii="Times New Roman" w:hAnsi="Times New Roman" w:cs="Times New Roman"/>
          <w:sz w:val="24"/>
          <w:szCs w:val="24"/>
          <w:vertAlign w:val="superscript"/>
        </w:rPr>
        <w:t>■</w:t>
      </w:r>
    </w:p>
    <w:p w:rsidR="00454729" w:rsidRPr="00C30527" w:rsidRDefault="00454729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6A5711" w:rsidRPr="00C30527" w:rsidRDefault="006B0371" w:rsidP="00C30527">
      <w:pPr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iCs/>
          <w:kern w:val="0"/>
          <w:sz w:val="24"/>
        </w:rPr>
        <w:tab/>
      </w:r>
      <w:r w:rsidR="006A5711" w:rsidRPr="00C30527">
        <w:rPr>
          <w:rFonts w:ascii="Times New Roman" w:hAnsi="Times New Roman" w:cs="Times New Roman"/>
          <w:iCs/>
          <w:kern w:val="0"/>
          <w:sz w:val="24"/>
        </w:rPr>
        <w:t xml:space="preserve">The non-uniqueness of RSO and RUE solutions does not affect the </w:t>
      </w:r>
      <w:proofErr w:type="spellStart"/>
      <w:r w:rsidR="006A5711" w:rsidRPr="00C30527">
        <w:rPr>
          <w:rFonts w:ascii="Times New Roman" w:hAnsi="Times New Roman" w:cs="Times New Roman"/>
          <w:iCs/>
          <w:kern w:val="0"/>
          <w:sz w:val="24"/>
        </w:rPr>
        <w:t>PoA</w:t>
      </w:r>
      <w:proofErr w:type="spellEnd"/>
      <w:r w:rsidR="006A5711" w:rsidRPr="00C30527">
        <w:rPr>
          <w:rFonts w:ascii="Times New Roman" w:hAnsi="Times New Roman" w:cs="Times New Roman"/>
          <w:iCs/>
          <w:kern w:val="0"/>
          <w:sz w:val="24"/>
        </w:rPr>
        <w:t xml:space="preserve"> because all </w:t>
      </w:r>
      <w:r w:rsidR="00185614" w:rsidRPr="00C30527">
        <w:rPr>
          <w:rFonts w:ascii="Times New Roman" w:hAnsi="Times New Roman" w:cs="Times New Roman"/>
          <w:iCs/>
          <w:kern w:val="0"/>
          <w:sz w:val="24"/>
        </w:rPr>
        <w:t>multiple</w:t>
      </w:r>
      <w:r w:rsidR="00A30912" w:rsidRPr="00C30527">
        <w:rPr>
          <w:rFonts w:ascii="Times New Roman" w:hAnsi="Times New Roman" w:cs="Times New Roman"/>
          <w:iCs/>
          <w:kern w:val="0"/>
          <w:sz w:val="24"/>
        </w:rPr>
        <w:t xml:space="preserve"> </w:t>
      </w:r>
      <w:r w:rsidR="00FD6BB4" w:rsidRPr="00C30527">
        <w:rPr>
          <w:rFonts w:ascii="Times New Roman" w:hAnsi="Times New Roman" w:cs="Times New Roman"/>
          <w:iCs/>
          <w:kern w:val="0"/>
          <w:sz w:val="24"/>
        </w:rPr>
        <w:t xml:space="preserve">RSO </w:t>
      </w:r>
      <w:r w:rsidR="006A5711" w:rsidRPr="00C30527">
        <w:rPr>
          <w:rFonts w:ascii="Times New Roman" w:hAnsi="Times New Roman" w:cs="Times New Roman"/>
          <w:iCs/>
          <w:kern w:val="0"/>
          <w:sz w:val="24"/>
        </w:rPr>
        <w:t>solutions</w:t>
      </w:r>
      <w:r w:rsidR="00185614" w:rsidRPr="00C30527">
        <w:rPr>
          <w:rFonts w:ascii="Times New Roman" w:hAnsi="Times New Roman" w:cs="Times New Roman"/>
          <w:iCs/>
          <w:kern w:val="0"/>
          <w:sz w:val="24"/>
        </w:rPr>
        <w:t xml:space="preserve"> of the same instance</w:t>
      </w:r>
      <w:r w:rsidR="006A5711" w:rsidRPr="00C30527">
        <w:rPr>
          <w:rFonts w:ascii="Times New Roman" w:hAnsi="Times New Roman" w:cs="Times New Roman"/>
          <w:iCs/>
          <w:kern w:val="0"/>
          <w:sz w:val="24"/>
        </w:rPr>
        <w:t xml:space="preserve"> give the same TSTTB</w:t>
      </w:r>
      <w:r w:rsidR="0024649A" w:rsidRPr="00C30527">
        <w:rPr>
          <w:rFonts w:ascii="Times New Roman" w:hAnsi="Times New Roman" w:cs="Times New Roman"/>
          <w:iCs/>
          <w:kern w:val="0"/>
          <w:sz w:val="24"/>
        </w:rPr>
        <w:fldChar w:fldCharType="begin"/>
      </w:r>
      <w:r w:rsidR="0024649A" w:rsidRPr="00C30527">
        <w:rPr>
          <w:rFonts w:ascii="Times New Roman" w:hAnsi="Times New Roman" w:cs="Times New Roman"/>
          <w:iCs/>
          <w:kern w:val="0"/>
          <w:sz w:val="24"/>
        </w:rPr>
        <w:fldChar w:fldCharType="end"/>
      </w:r>
      <w:r w:rsidR="0000752F" w:rsidRPr="00C30527">
        <w:rPr>
          <w:rFonts w:ascii="Times New Roman" w:hAnsi="Times New Roman" w:cs="Times New Roman"/>
          <w:iCs/>
          <w:sz w:val="24"/>
        </w:rPr>
        <w:t xml:space="preserve"> and all multiple RUE solutions of the same instance give the same TSTTB</w:t>
      </w:r>
      <w:r w:rsidR="0000752F" w:rsidRPr="00C30527">
        <w:rPr>
          <w:rFonts w:ascii="Times New Roman" w:hAnsi="Times New Roman" w:cs="Times New Roman"/>
          <w:iCs/>
          <w:sz w:val="24"/>
        </w:rPr>
        <w:fldChar w:fldCharType="begin"/>
      </w:r>
      <w:r w:rsidR="0000752F" w:rsidRPr="00C30527">
        <w:rPr>
          <w:rFonts w:ascii="Times New Roman" w:hAnsi="Times New Roman" w:cs="Times New Roman"/>
          <w:iCs/>
          <w:sz w:val="24"/>
        </w:rPr>
        <w:fldChar w:fldCharType="end"/>
      </w:r>
      <w:r w:rsidR="0000752F" w:rsidRPr="00C30527">
        <w:rPr>
          <w:rFonts w:ascii="Times New Roman" w:hAnsi="Times New Roman" w:cs="Times New Roman"/>
          <w:iCs/>
          <w:sz w:val="24"/>
        </w:rPr>
        <w:t>.</w:t>
      </w:r>
    </w:p>
    <w:p w:rsidR="00454729" w:rsidRPr="00C30527" w:rsidRDefault="00454729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275CCC" w:rsidRPr="00C30527" w:rsidRDefault="0099499D" w:rsidP="00C30527">
      <w:pPr>
        <w:pStyle w:val="Heading2"/>
        <w:tabs>
          <w:tab w:val="center" w:pos="4536"/>
          <w:tab w:val="right" w:pos="9072"/>
        </w:tabs>
        <w:snapToGrid w:val="0"/>
        <w:spacing w:before="0" w:line="240" w:lineRule="auto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3.7</w:t>
      </w:r>
      <w:r w:rsidR="00275CCC" w:rsidRPr="00C30527">
        <w:rPr>
          <w:rFonts w:ascii="Times New Roman" w:hAnsi="Times New Roman" w:cs="Times New Roman"/>
          <w:sz w:val="24"/>
          <w:szCs w:val="24"/>
        </w:rPr>
        <w:t xml:space="preserve">. Derivation of </w:t>
      </w:r>
      <w:r w:rsidR="00BB0661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275CCC" w:rsidRPr="00C30527">
        <w:rPr>
          <w:rFonts w:ascii="Times New Roman" w:hAnsi="Times New Roman" w:cs="Times New Roman"/>
          <w:sz w:val="24"/>
          <w:szCs w:val="24"/>
        </w:rPr>
        <w:t xml:space="preserve">upper bound of </w:t>
      </w:r>
      <w:r w:rsidR="00BB0661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275CCC" w:rsidRPr="00C30527">
        <w:rPr>
          <w:rFonts w:ascii="Times New Roman" w:hAnsi="Times New Roman" w:cs="Times New Roman"/>
          <w:sz w:val="24"/>
          <w:szCs w:val="24"/>
        </w:rPr>
        <w:t>price of anarchy</w:t>
      </w:r>
    </w:p>
    <w:p w:rsidR="00A97B87" w:rsidRPr="00C30527" w:rsidRDefault="00A97B87" w:rsidP="00C30527">
      <w:pPr>
        <w:tabs>
          <w:tab w:val="center" w:pos="4536"/>
          <w:tab w:val="right" w:pos="9072"/>
        </w:tabs>
        <w:snapToGrid w:val="0"/>
        <w:ind w:firstLine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The numerator and denominator in</w:t>
      </w:r>
      <w:r w:rsidR="003779D3"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3779D3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3779D3" w:rsidRPr="00C3052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3779D3" w:rsidRPr="00C30527">
        <w:rPr>
          <w:rFonts w:ascii="Times New Roman" w:hAnsi="Times New Roman" w:cs="Times New Roman"/>
          <w:sz w:val="24"/>
          <w:szCs w:val="24"/>
        </w:rPr>
        <w:t>see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1219F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219FC" w:rsidRPr="00C30527">
        <w:rPr>
          <w:rFonts w:ascii="Times New Roman" w:hAnsi="Times New Roman" w:cs="Times New Roman"/>
          <w:sz w:val="24"/>
          <w:szCs w:val="24"/>
        </w:rPr>
        <w:instrText xml:space="preserve"> GOTOBUTTON ZEqnNum792582  \* MERGEFORMAT </w:instrText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219FC" w:rsidRPr="00C30527">
        <w:rPr>
          <w:rFonts w:ascii="Times New Roman" w:hAnsi="Times New Roman" w:cs="Times New Roman"/>
          <w:sz w:val="24"/>
          <w:szCs w:val="24"/>
        </w:rPr>
        <w:instrText xml:space="preserve"> REF ZEqnNum792582 \* Charformat \! \* MERGEFORMAT </w:instrText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(38)</w:instrText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3779D3" w:rsidRPr="00C30527">
        <w:rPr>
          <w:rFonts w:ascii="Times New Roman" w:hAnsi="Times New Roman" w:cs="Times New Roman"/>
          <w:sz w:val="24"/>
          <w:szCs w:val="24"/>
        </w:rPr>
        <w:t>)</w:t>
      </w:r>
      <w:r w:rsidRPr="00C30527">
        <w:rPr>
          <w:rFonts w:ascii="Times New Roman" w:hAnsi="Times New Roman" w:cs="Times New Roman"/>
          <w:sz w:val="24"/>
          <w:szCs w:val="24"/>
        </w:rPr>
        <w:t xml:space="preserve"> are both </w:t>
      </w:r>
      <w:r w:rsidR="001B5182" w:rsidRPr="00C30527">
        <w:rPr>
          <w:rFonts w:ascii="Times New Roman" w:hAnsi="Times New Roman" w:cs="Times New Roman"/>
          <w:sz w:val="24"/>
          <w:szCs w:val="24"/>
        </w:rPr>
        <w:t>not link</w:t>
      </w:r>
      <w:r w:rsidR="00824D63" w:rsidRPr="00C30527">
        <w:rPr>
          <w:rFonts w:ascii="Times New Roman" w:hAnsi="Times New Roman" w:cs="Times New Roman"/>
          <w:sz w:val="24"/>
          <w:szCs w:val="24"/>
        </w:rPr>
        <w:t>-</w:t>
      </w:r>
      <w:r w:rsidRPr="00C30527">
        <w:rPr>
          <w:rFonts w:ascii="Times New Roman" w:hAnsi="Times New Roman" w:cs="Times New Roman"/>
          <w:sz w:val="24"/>
          <w:szCs w:val="24"/>
        </w:rPr>
        <w:t xml:space="preserve">separable. </w:t>
      </w:r>
      <w:r w:rsidR="009D21FB" w:rsidRPr="00C30527">
        <w:rPr>
          <w:rFonts w:ascii="Times New Roman" w:hAnsi="Times New Roman" w:cs="Times New Roman"/>
          <w:sz w:val="24"/>
          <w:szCs w:val="24"/>
        </w:rPr>
        <w:t>T</w:t>
      </w:r>
      <w:r w:rsidRPr="00C30527">
        <w:rPr>
          <w:rFonts w:ascii="Times New Roman" w:hAnsi="Times New Roman" w:cs="Times New Roman"/>
          <w:sz w:val="24"/>
          <w:szCs w:val="24"/>
        </w:rPr>
        <w:t xml:space="preserve">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05CE2" w:rsidRPr="00C30527">
        <w:rPr>
          <w:rFonts w:ascii="Times New Roman" w:hAnsi="Times New Roman" w:cs="Times New Roman"/>
          <w:sz w:val="24"/>
          <w:szCs w:val="24"/>
        </w:rPr>
        <w:t xml:space="preserve">is enlarged </w:t>
      </w:r>
      <w:r w:rsidRPr="00C30527">
        <w:rPr>
          <w:rFonts w:ascii="Times New Roman" w:hAnsi="Times New Roman" w:cs="Times New Roman"/>
          <w:sz w:val="24"/>
          <w:szCs w:val="24"/>
        </w:rPr>
        <w:t xml:space="preserve">so that both </w:t>
      </w:r>
      <w:r w:rsidR="00663BFF" w:rsidRPr="00C30527">
        <w:rPr>
          <w:rFonts w:ascii="Times New Roman" w:hAnsi="Times New Roman" w:cs="Times New Roman"/>
          <w:sz w:val="24"/>
          <w:szCs w:val="24"/>
        </w:rPr>
        <w:t>they</w:t>
      </w:r>
      <w:r w:rsidRPr="00C30527">
        <w:rPr>
          <w:rFonts w:ascii="Times New Roman" w:hAnsi="Times New Roman" w:cs="Times New Roman"/>
          <w:sz w:val="24"/>
          <w:szCs w:val="24"/>
        </w:rPr>
        <w:t xml:space="preserve"> become</w:t>
      </w:r>
      <w:r w:rsidR="004E265A" w:rsidRPr="00C30527">
        <w:rPr>
          <w:rFonts w:ascii="Times New Roman" w:hAnsi="Times New Roman" w:cs="Times New Roman"/>
          <w:sz w:val="24"/>
          <w:szCs w:val="24"/>
        </w:rPr>
        <w:t xml:space="preserve"> link-</w:t>
      </w:r>
      <w:r w:rsidRPr="00C30527">
        <w:rPr>
          <w:rFonts w:ascii="Times New Roman" w:hAnsi="Times New Roman" w:cs="Times New Roman"/>
          <w:sz w:val="24"/>
          <w:szCs w:val="24"/>
        </w:rPr>
        <w:t>separable</w:t>
      </w:r>
      <w:r w:rsidR="004B69A9" w:rsidRPr="00C30527">
        <w:rPr>
          <w:rFonts w:ascii="Times New Roman" w:hAnsi="Times New Roman" w:cs="Times New Roman"/>
          <w:sz w:val="24"/>
          <w:szCs w:val="24"/>
        </w:rPr>
        <w:t xml:space="preserve"> and some of the techniques used to derive the upper bound of the </w:t>
      </w:r>
      <w:proofErr w:type="spellStart"/>
      <w:r w:rsidR="004B69A9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4B69A9" w:rsidRPr="00C30527">
        <w:rPr>
          <w:rFonts w:ascii="Times New Roman" w:hAnsi="Times New Roman" w:cs="Times New Roman"/>
          <w:sz w:val="24"/>
          <w:szCs w:val="24"/>
        </w:rPr>
        <w:t xml:space="preserve"> of UE can be applied</w:t>
      </w:r>
      <w:r w:rsidR="009D21FB" w:rsidRPr="00C30527">
        <w:rPr>
          <w:rFonts w:ascii="Times New Roman" w:hAnsi="Times New Roman" w:cs="Times New Roman"/>
          <w:sz w:val="24"/>
          <w:szCs w:val="24"/>
        </w:rPr>
        <w:t xml:space="preserve"> to that for RUE</w:t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22B47" w:rsidRPr="00C30527" w:rsidRDefault="00922B47" w:rsidP="00C30527">
      <w:pPr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ab/>
      </w:r>
      <w:r w:rsidR="00181A05" w:rsidRPr="00C30527">
        <w:rPr>
          <w:rFonts w:ascii="Times New Roman" w:hAnsi="Times New Roman" w:cs="Times New Roman"/>
          <w:sz w:val="24"/>
          <w:szCs w:val="24"/>
        </w:rPr>
        <w:t>Define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2B47" w:rsidRPr="00C30527" w:rsidRDefault="00922B47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Pr="00C30527">
        <w:rPr>
          <w:noProof/>
          <w:position w:val="-12"/>
        </w:rPr>
        <w:drawing>
          <wp:inline distT="0" distB="0" distL="0" distR="0" wp14:anchorId="19E006FA" wp14:editId="42786B67">
            <wp:extent cx="1047750" cy="2286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/>
                    <pic:cNvPicPr>
                      <a:picLocks noChangeAspect="1" noChangeArrowheads="1"/>
                    </pic:cNvPicPr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39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922B47" w:rsidRPr="00C30527" w:rsidRDefault="00922B47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where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22B47" w:rsidRPr="00C30527" w:rsidRDefault="00922B47" w:rsidP="00C30527">
      <w:pPr>
        <w:pStyle w:val="MTDisplayEquation"/>
        <w:tabs>
          <w:tab w:val="clear" w:pos="4160"/>
          <w:tab w:val="clear" w:pos="8300"/>
          <w:tab w:val="center" w:pos="4536"/>
          <w:tab w:val="right" w:pos="9090"/>
        </w:tabs>
        <w:snapToGrid w:val="0"/>
        <w:spacing w:afterLines="0"/>
      </w:pPr>
      <w:r w:rsidRPr="00C30527">
        <w:lastRenderedPageBreak/>
        <w:tab/>
      </w:r>
      <w:r w:rsidRPr="00C30527">
        <w:rPr>
          <w:position w:val="-34"/>
        </w:rPr>
        <w:object w:dxaOrig="3000" w:dyaOrig="800" w14:anchorId="7812735E">
          <v:shape id="_x0000_i1153" type="#_x0000_t75" style="width:151.55pt;height:41.45pt" o:ole="">
            <v:imagedata r:id="rId360" o:title=""/>
          </v:shape>
          <o:OLEObject Type="Embed" ProgID="Equation.DSMT4" ShapeID="_x0000_i1153" DrawAspect="Content" ObjectID="_1486165358" r:id="rId361"/>
        </w:objec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40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922B47" w:rsidRPr="00C30527" w:rsidRDefault="00922B47" w:rsidP="00C30527">
      <w:pPr>
        <w:pStyle w:val="MTDisplayEquation"/>
        <w:tabs>
          <w:tab w:val="clear" w:pos="4160"/>
          <w:tab w:val="clear" w:pos="8300"/>
          <w:tab w:val="center" w:pos="4500"/>
          <w:tab w:val="right" w:pos="9090"/>
        </w:tabs>
        <w:spacing w:afterLines="0"/>
      </w:pPr>
      <w:r w:rsidRPr="00C30527">
        <w:tab/>
      </w:r>
      <w:r w:rsidRPr="00C30527">
        <w:rPr>
          <w:position w:val="-40"/>
        </w:rPr>
        <w:object w:dxaOrig="4360" w:dyaOrig="920" w14:anchorId="76E0D8B4">
          <v:shape id="_x0000_i1154" type="#_x0000_t75" style="width:217.9pt;height:44.85pt" o:ole="">
            <v:imagedata r:id="rId362" o:title=""/>
          </v:shape>
          <o:OLEObject Type="Embed" ProgID="Equation.DSMT4" ShapeID="_x0000_i1154" DrawAspect="Content" ObjectID="_1486165359" r:id="rId363"/>
        </w:object>
      </w:r>
      <w:r w:rsidRPr="00C30527">
        <w:t xml:space="preserve">, </w:t>
      </w:r>
      <w:r w:rsidRPr="00C30527">
        <w:tab/>
        <w:t xml:space="preserve">     </w:t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41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922B47" w:rsidRPr="00C30527" w:rsidRDefault="00922B47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r w:rsidRPr="00C30527">
        <w:tab/>
      </w:r>
      <w:r w:rsidRPr="00C30527">
        <w:rPr>
          <w:noProof/>
          <w:position w:val="-20"/>
        </w:rPr>
        <w:drawing>
          <wp:inline distT="0" distB="0" distL="0" distR="0" wp14:anchorId="20BD2C4E" wp14:editId="145976AB">
            <wp:extent cx="971550" cy="30480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>,</w:t>
      </w:r>
      <w:r w:rsidR="00977BBF"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42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922B47" w:rsidRPr="00C30527" w:rsidRDefault="00977BBF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proofErr w:type="gramStart"/>
      <w:r w:rsidRPr="00C30527">
        <w:t>a</w:t>
      </w:r>
      <w:r w:rsidR="00FC37A7" w:rsidRPr="00C30527">
        <w:t>nd</w:t>
      </w:r>
      <w:proofErr w:type="gramEnd"/>
      <w:r w:rsidRPr="00C30527">
        <w:t xml:space="preserve"> </w:t>
      </w:r>
      <w:r w:rsidRPr="00C30527">
        <w:rPr>
          <w:position w:val="-4"/>
        </w:rPr>
        <w:object w:dxaOrig="260" w:dyaOrig="240" w14:anchorId="207BBB8D">
          <v:shape id="_x0000_i1155" type="#_x0000_t75" style="width:12.8pt;height:11.7pt" o:ole="">
            <v:imagedata r:id="rId365" o:title=""/>
          </v:shape>
          <o:OLEObject Type="Embed" ProgID="Equation.DSMT4" ShapeID="_x0000_i1155" DrawAspect="Content" ObjectID="_1486165360" r:id="rId366"/>
        </w:object>
      </w:r>
      <w:r w:rsidRPr="00C30527">
        <w:t xml:space="preserve"> is a small positive number</w:t>
      </w:r>
      <w:r w:rsidR="00762967" w:rsidRPr="00C30527">
        <w:t xml:space="preserve"> less than one</w:t>
      </w:r>
      <w:r w:rsidRPr="00C30527">
        <w:t>.</w:t>
      </w:r>
      <w:r w:rsidR="00922B47" w:rsidRPr="00C30527">
        <w:t xml:space="preserve"> </w:t>
      </w:r>
      <w:r w:rsidR="0044593D" w:rsidRPr="00C30527">
        <w:t xml:space="preserve">The above conditions lead to </w:t>
      </w:r>
    </w:p>
    <w:p w:rsidR="00D3388F" w:rsidRPr="00C30527" w:rsidRDefault="00667377" w:rsidP="00C30527">
      <w:pPr>
        <w:pStyle w:val="MTDisplayEquation"/>
        <w:tabs>
          <w:tab w:val="clear" w:pos="8300"/>
        </w:tabs>
        <w:spacing w:after="156"/>
      </w:pPr>
      <w:r w:rsidRPr="00C30527">
        <w:tab/>
      </w:r>
      <w:r w:rsidR="006A4608" w:rsidRPr="00C30527">
        <w:rPr>
          <w:position w:val="-42"/>
        </w:rPr>
        <w:object w:dxaOrig="5880" w:dyaOrig="960" w14:anchorId="45D6CC64">
          <v:shape id="_x0000_i1156" type="#_x0000_t75" style="width:294.4pt;height:47.85pt" o:ole="">
            <v:imagedata r:id="rId367" o:title=""/>
          </v:shape>
          <o:OLEObject Type="Embed" ProgID="Equation.DSMT4" ShapeID="_x0000_i1156" DrawAspect="Content" ObjectID="_1486165361" r:id="rId368"/>
        </w:object>
      </w:r>
      <w:r w:rsidRPr="00C30527">
        <w:t xml:space="preserve">. </w:t>
      </w:r>
      <w:r w:rsidRPr="00C30527">
        <w:tab/>
        <w:t xml:space="preserve">   </w:t>
      </w:r>
      <w:ins w:id="91" w:author="Dept. of Civil Engg." w:date="2014-12-27T22:14:00Z">
        <w:r w:rsidR="00410454" w:rsidRPr="00C30527">
          <w:tab/>
        </w:r>
        <w:r w:rsidR="00410454" w:rsidRPr="00C30527">
          <w:tab/>
        </w:r>
      </w:ins>
      <w:r w:rsidRPr="00C30527">
        <w:t xml:space="preserve">  </w:t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92" w:name="ZEqnNum613166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43</w:instrText>
        </w:r>
      </w:fldSimple>
      <w:r w:rsidR="000868CE" w:rsidRPr="00C30527">
        <w:instrText>)</w:instrText>
      </w:r>
      <w:bookmarkEnd w:id="92"/>
      <w:r w:rsidR="000868CE" w:rsidRPr="00C30527">
        <w:fldChar w:fldCharType="end"/>
      </w:r>
    </w:p>
    <w:p w:rsidR="00D3388F" w:rsidRPr="00C30527" w:rsidRDefault="00D3388F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</w:t>
      </w:r>
      <w:r w:rsidRPr="00C30527">
        <w:rPr>
          <w:rFonts w:ascii="Times New Roman" w:hAnsi="Times New Roman" w:cs="Times New Roman"/>
          <w:sz w:val="24"/>
          <w:szCs w:val="24"/>
        </w:rPr>
        <w:t xml:space="preserve">: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Both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472A38CA" wp14:editId="39D17FD7">
            <wp:extent cx="276225" cy="238125"/>
            <wp:effectExtent l="0" t="0" r="9525" b="952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8"/>
                    <pic:cNvPicPr>
                      <a:picLocks noChangeAspect="1" noChangeArrowheads="1"/>
                    </pic:cNvPicPr>
                  </pic:nvPicPr>
                  <pic:blipFill>
                    <a:blip r:embed="rId3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5222882" wp14:editId="7A78CF0D">
            <wp:extent cx="276225" cy="238125"/>
            <wp:effectExtent l="0" t="0" r="9525" b="9525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3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are non-empty sets with</w:t>
      </w:r>
      <w:r w:rsidRPr="00C30527">
        <w:rPr>
          <w:rFonts w:ascii="Times New Roman" w:hAnsi="Times New Roman" w:cs="Times New Roman"/>
          <w:sz w:val="24"/>
          <w:szCs w:val="24"/>
        </w:rPr>
        <w:t xml:space="preserve"> a common </w:t>
      </w:r>
      <w:r w:rsidRPr="00C30527">
        <w:rPr>
          <w:rFonts w:ascii="Times New Roman" w:hAnsi="Times New Roman" w:cs="Times New Roman" w:hint="eastAsia"/>
          <w:sz w:val="24"/>
          <w:szCs w:val="24"/>
        </w:rPr>
        <w:t>lower bound</w:t>
      </w:r>
      <w:r w:rsidRPr="00C30527">
        <w:rPr>
          <w:rFonts w:ascii="Times New Roman" w:hAnsi="Times New Roman" w:cs="Times New Roman"/>
          <w:sz w:val="24"/>
          <w:szCs w:val="24"/>
        </w:rPr>
        <w:t xml:space="preserve"> of zero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Pr="00C30527">
        <w:rPr>
          <w:rFonts w:ascii="Times New Roman" w:hAnsi="Times New Roman" w:cs="Times New Roman"/>
          <w:sz w:val="24"/>
          <w:szCs w:val="24"/>
        </w:rPr>
        <w:t>Thus,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07AC1F09" wp14:editId="712F52BD">
            <wp:extent cx="238760" cy="238760"/>
            <wp:effectExtent l="0" t="0" r="8890" b="889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7"/>
                    <pic:cNvPicPr>
                      <a:picLocks noChangeAspect="1" noChangeArrowheads="1"/>
                    </pic:cNvPicPr>
                  </pic:nvPicPr>
                  <pic:blipFill>
                    <a:blip r:embed="rId3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is non-empty. </w:t>
      </w:r>
    </w:p>
    <w:p w:rsidR="00FC37A7" w:rsidRPr="00C30527" w:rsidRDefault="00FC37A7" w:rsidP="00C30527"/>
    <w:p w:rsidR="00721CBC" w:rsidRPr="00C30527" w:rsidRDefault="00721CB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Lemma 4.</w:t>
      </w:r>
      <w:proofErr w:type="gram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Given a non-negative </w:t>
      </w:r>
      <w:r w:rsidR="007B670C" w:rsidRPr="00C30527">
        <w:rPr>
          <w:rFonts w:ascii="Times New Roman" w:hAnsi="Times New Roman" w:cs="Times New Roman"/>
          <w:sz w:val="24"/>
          <w:szCs w:val="24"/>
        </w:rPr>
        <w:t xml:space="preserve">link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flow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F861EE3" wp14:editId="175BB89E">
            <wp:extent cx="133350" cy="228600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BF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D9256E" w:rsidRPr="00C30527">
        <w:rPr>
          <w:rFonts w:ascii="Times New Roman" w:hAnsi="Times New Roman" w:cs="Times New Roman"/>
          <w:sz w:val="24"/>
          <w:szCs w:val="24"/>
        </w:rPr>
        <w:t>(</w:t>
      </w:r>
      <w:r w:rsidR="00951008" w:rsidRPr="00C30527">
        <w:rPr>
          <w:rFonts w:ascii="Times New Roman" w:hAnsi="Times New Roman" w:cs="Times New Roman"/>
          <w:sz w:val="24"/>
          <w:szCs w:val="24"/>
        </w:rPr>
        <w:t>e.g.</w:t>
      </w:r>
      <w:r w:rsidR="00D9256E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92421C" w:rsidRPr="00C30527">
        <w:rPr>
          <w:rFonts w:ascii="Times New Roman" w:hAnsi="Times New Roman" w:cs="Times New Roman"/>
          <w:sz w:val="24"/>
          <w:szCs w:val="24"/>
        </w:rPr>
        <w:t>an</w:t>
      </w:r>
      <w:r w:rsidR="00D9256E" w:rsidRPr="00C30527">
        <w:rPr>
          <w:rFonts w:ascii="Times New Roman" w:hAnsi="Times New Roman" w:cs="Times New Roman"/>
          <w:sz w:val="24"/>
          <w:szCs w:val="24"/>
        </w:rPr>
        <w:t xml:space="preserve"> RUE </w:t>
      </w:r>
      <w:r w:rsidR="00951008" w:rsidRPr="00C30527">
        <w:rPr>
          <w:rFonts w:ascii="Times New Roman" w:hAnsi="Times New Roman" w:cs="Times New Roman"/>
          <w:sz w:val="24"/>
          <w:szCs w:val="24"/>
        </w:rPr>
        <w:t xml:space="preserve">link </w:t>
      </w:r>
      <w:r w:rsidR="00D9256E" w:rsidRPr="00C30527">
        <w:rPr>
          <w:rFonts w:ascii="Times New Roman" w:hAnsi="Times New Roman" w:cs="Times New Roman"/>
          <w:sz w:val="24"/>
          <w:szCs w:val="24"/>
        </w:rPr>
        <w:t>flow)</w:t>
      </w:r>
      <w:proofErr w:type="gramStart"/>
      <w:r w:rsidR="003006D8" w:rsidRPr="00C30527">
        <w:rPr>
          <w:rFonts w:ascii="Times New Roman" w:hAnsi="Times New Roman" w:cs="Times New Roman"/>
          <w:sz w:val="24"/>
          <w:szCs w:val="24"/>
        </w:rPr>
        <w:t>,</w:t>
      </w:r>
      <w:r w:rsidR="007D129C" w:rsidRPr="00C30527">
        <w:rPr>
          <w:rFonts w:ascii="Times New Roman" w:hAnsi="Times New Roman" w:cs="Times New Roman"/>
          <w:position w:val="-6"/>
          <w:sz w:val="24"/>
          <w:szCs w:val="24"/>
        </w:rPr>
        <w:t xml:space="preserve"> </w:t>
      </w:r>
      <w:proofErr w:type="gramEnd"/>
      <w:r w:rsidR="007D129C"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34C64A2F" wp14:editId="3618BD2C">
            <wp:extent cx="382270" cy="170815"/>
            <wp:effectExtent l="0" t="0" r="0" b="635"/>
            <wp:docPr id="39" name="Pictur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/>
                    <pic:cNvPicPr>
                      <a:picLocks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70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>, for any feasible flow</w:t>
      </w:r>
      <w:r w:rsidR="008C2403" w:rsidRPr="00C30527">
        <w:rPr>
          <w:rFonts w:ascii="Times New Roman" w:hAnsi="Times New Roman" w:cs="Times New Roman"/>
          <w:sz w:val="24"/>
          <w:szCs w:val="24"/>
        </w:rPr>
        <w:t xml:space="preserve"> on that link</w:t>
      </w:r>
      <w:r w:rsidR="00551522" w:rsidRPr="00C30527">
        <w:rPr>
          <w:rFonts w:ascii="Times New Roman" w:hAnsi="Times New Roman" w:cs="Times New Roman"/>
          <w:sz w:val="24"/>
          <w:szCs w:val="24"/>
        </w:rPr>
        <w:t>, i.e.,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6E1E217D" wp14:editId="14F7B6D1">
            <wp:extent cx="409575" cy="228600"/>
            <wp:effectExtent l="0" t="0" r="9525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3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>, the following is always true:</w:t>
      </w:r>
    </w:p>
    <w:p w:rsidR="00721CBC" w:rsidRPr="00C30527" w:rsidRDefault="00721CBC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bookmarkStart w:id="93" w:name="OLE_LINK1"/>
      <w:bookmarkStart w:id="94" w:name="OLE_LINK2"/>
      <w:r w:rsidR="000D7D11" w:rsidRPr="00C30527">
        <w:rPr>
          <w:position w:val="-16"/>
        </w:rPr>
        <w:object w:dxaOrig="7940" w:dyaOrig="440" w14:anchorId="01C372F0">
          <v:shape id="_x0000_i1157" type="#_x0000_t75" style="width:397.7pt;height:23.75pt" o:ole="">
            <v:imagedata r:id="rId375" o:title=""/>
            <o:lock v:ext="edit" aspectratio="f"/>
          </v:shape>
          <o:OLEObject Type="Embed" ProgID="Equation.DSMT4" ShapeID="_x0000_i1157" DrawAspect="Content" ObjectID="_1486165362" r:id="rId376"/>
        </w:object>
      </w:r>
      <w:bookmarkEnd w:id="93"/>
      <w:bookmarkEnd w:id="94"/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95" w:name="ZEqnNum444029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44</w:instrText>
        </w:r>
      </w:fldSimple>
      <w:r w:rsidR="000868CE" w:rsidRPr="00C30527">
        <w:instrText>)</w:instrText>
      </w:r>
      <w:bookmarkEnd w:id="95"/>
      <w:r w:rsidR="000868CE" w:rsidRPr="00C30527">
        <w:fldChar w:fldCharType="end"/>
      </w:r>
    </w:p>
    <w:p w:rsidR="00721CBC" w:rsidRPr="00C30527" w:rsidRDefault="00721CBC" w:rsidP="00C30527">
      <w:pPr>
        <w:tabs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sz w:val="24"/>
          <w:szCs w:val="24"/>
        </w:rPr>
        <w:t>where</w:t>
      </w:r>
      <w:proofErr w:type="gram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FA692E" w:rsidRPr="00C30527">
        <w:rPr>
          <w:rFonts w:ascii="Times New Roman" w:hAnsi="Times New Roman" w:cs="Times New Roman"/>
          <w:position w:val="-12"/>
          <w:sz w:val="24"/>
          <w:szCs w:val="24"/>
        </w:rPr>
        <w:object w:dxaOrig="780" w:dyaOrig="360" w14:anchorId="421D223A">
          <v:shape id="_x0000_i1158" type="#_x0000_t75" style="width:38.85pt;height:16.2pt" o:ole="">
            <v:imagedata r:id="rId377" o:title=""/>
          </v:shape>
          <o:OLEObject Type="Embed" ProgID="Equation.DSMT4" ShapeID="_x0000_i1158" DrawAspect="Content" ObjectID="_1486165363" r:id="rId378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96D41" w:rsidRPr="00C30527">
        <w:rPr>
          <w:rFonts w:ascii="Times New Roman" w:hAnsi="Times New Roman" w:cs="Times New Roman"/>
          <w:sz w:val="24"/>
          <w:szCs w:val="24"/>
        </w:rPr>
        <w:t>is a power to</w:t>
      </w:r>
      <w:r w:rsidR="00065F2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7E2D33E2" wp14:editId="272C5BA4">
            <wp:extent cx="171450" cy="228600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/>
                    <pic:cNvPicPr>
                      <a:picLocks noChangeAspect="1" noChangeArrowheads="1"/>
                    </pic:cNvPicPr>
                  </pic:nvPicPr>
                  <pic:blipFill>
                    <a:blip r:embed="rId3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1217" w:rsidRPr="00C30527">
        <w:rPr>
          <w:rFonts w:ascii="Times New Roman" w:hAnsi="Times New Roman" w:cs="Times New Roman"/>
          <w:sz w:val="24"/>
          <w:szCs w:val="24"/>
        </w:rPr>
        <w:t>;</w:t>
      </w:r>
      <w:r w:rsidR="00B96D4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6BC463D7" wp14:editId="683710F6">
            <wp:extent cx="228600" cy="228600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3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6D41" w:rsidRPr="00C30527">
        <w:rPr>
          <w:rFonts w:ascii="Times New Roman" w:hAnsi="Times New Roman" w:cs="Times New Roman"/>
          <w:sz w:val="24"/>
          <w:szCs w:val="24"/>
        </w:rPr>
        <w:t xml:space="preserve"> is a</w:t>
      </w:r>
      <w:r w:rsidRPr="00C30527">
        <w:rPr>
          <w:rFonts w:ascii="Times New Roman" w:hAnsi="Times New Roman" w:cs="Times New Roman"/>
          <w:sz w:val="24"/>
          <w:szCs w:val="24"/>
        </w:rPr>
        <w:t xml:space="preserve"> positive </w:t>
      </w:r>
      <w:r w:rsidR="00DC45ED" w:rsidRPr="00C30527">
        <w:rPr>
          <w:rFonts w:ascii="Times New Roman" w:hAnsi="Times New Roman" w:cs="Times New Roman"/>
          <w:sz w:val="24"/>
          <w:szCs w:val="24"/>
        </w:rPr>
        <w:t>coefficient</w:t>
      </w:r>
      <w:r w:rsidR="00977BBF" w:rsidRPr="00C30527">
        <w:rPr>
          <w:rFonts w:ascii="Times New Roman" w:hAnsi="Times New Roman" w:cs="Times New Roman"/>
          <w:sz w:val="24"/>
          <w:szCs w:val="24"/>
        </w:rPr>
        <w:t xml:space="preserve"> associated with </w:t>
      </w:r>
      <w:r w:rsidR="00977BBF" w:rsidRPr="00C30527">
        <w:rPr>
          <w:rFonts w:ascii="Times New Roman" w:hAnsi="Times New Roman" w:cs="Times New Roman"/>
          <w:position w:val="-12"/>
          <w:sz w:val="24"/>
          <w:szCs w:val="24"/>
        </w:rPr>
        <w:object w:dxaOrig="380" w:dyaOrig="380" w14:anchorId="361BB477">
          <v:shape id="_x0000_i1159" type="#_x0000_t75" style="width:19.25pt;height:19.25pt" o:ole="">
            <v:imagedata r:id="rId381" o:title=""/>
          </v:shape>
          <o:OLEObject Type="Embed" ProgID="Equation.DSMT4" ShapeID="_x0000_i1159" DrawAspect="Content" ObjectID="_1486165364" r:id="rId382"/>
        </w:object>
      </w:r>
      <w:r w:rsidR="007C07E4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922B47" w:rsidRPr="00C30527">
        <w:rPr>
          <w:rFonts w:ascii="Times New Roman" w:hAnsi="Times New Roman" w:cs="Times New Roman"/>
          <w:position w:val="-12"/>
          <w:sz w:val="24"/>
          <w:szCs w:val="24"/>
        </w:rPr>
        <w:object w:dxaOrig="800" w:dyaOrig="360" w14:anchorId="5FE7092D">
          <v:shape id="_x0000_i1160" type="#_x0000_t75" style="width:38.85pt;height:16.2pt" o:ole="">
            <v:imagedata r:id="rId383" o:title=""/>
          </v:shape>
          <o:OLEObject Type="Embed" ProgID="Equation.DSMT4" ShapeID="_x0000_i1160" DrawAspect="Content" ObjectID="_1486165365" r:id="rId384"/>
        </w:object>
      </w:r>
      <w:r w:rsidR="00922B47" w:rsidRPr="00C30527">
        <w:rPr>
          <w:rFonts w:ascii="Times New Roman" w:hAnsi="Times New Roman" w:cs="Times New Roman"/>
          <w:sz w:val="24"/>
          <w:szCs w:val="24"/>
        </w:rPr>
        <w:t>,</w:t>
      </w:r>
      <w:r w:rsidR="007C07E4" w:rsidRPr="00C30527">
        <w:rPr>
          <w:rFonts w:ascii="Times New Roman" w:hAnsi="Times New Roman" w:cs="Times New Roman"/>
          <w:sz w:val="24"/>
          <w:szCs w:val="24"/>
        </w:rPr>
        <w:t xml:space="preserve"> and</w:t>
      </w:r>
      <w:r w:rsidR="00417E2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3928FE6" wp14:editId="48A73EEC">
            <wp:extent cx="838200" cy="228600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/>
                    <pic:cNvPicPr>
                      <a:picLocks noChangeAspect="1" noChangeArrowheads="1"/>
                    </pic:cNvPicPr>
                  </pic:nvPicPr>
                  <pic:blipFill>
                    <a:blip r:embed="rId3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is defined as</w:t>
      </w:r>
    </w:p>
    <w:p w:rsidR="00721CBC" w:rsidRPr="00C30527" w:rsidRDefault="0014337D" w:rsidP="00C30527">
      <w:pPr>
        <w:pStyle w:val="MTDisplayEquation"/>
        <w:tabs>
          <w:tab w:val="clear" w:pos="8300"/>
          <w:tab w:val="right" w:pos="9072"/>
        </w:tabs>
        <w:spacing w:after="156"/>
        <w:rPr>
          <w:color w:val="FF0000"/>
        </w:rPr>
      </w:pPr>
      <w:r w:rsidRPr="00C30527">
        <w:tab/>
      </w:r>
      <w:r w:rsidR="00590870" w:rsidRPr="00C30527">
        <w:rPr>
          <w:position w:val="-32"/>
        </w:rPr>
        <w:object w:dxaOrig="3879" w:dyaOrig="900" w14:anchorId="19135030">
          <v:shape id="_x0000_i1161" type="#_x0000_t75" style="width:195.65pt;height:44.85pt" o:ole="">
            <v:imagedata r:id="rId386" o:title=""/>
          </v:shape>
          <o:OLEObject Type="Embed" ProgID="Equation.DSMT4" ShapeID="_x0000_i1161" DrawAspect="Content" ObjectID="_1486165366" r:id="rId387"/>
        </w:object>
      </w:r>
      <w:r w:rsidR="00590870" w:rsidRPr="00C30527">
        <w:t>.</w: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96" w:name="ZEqnNum614549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45</w:instrText>
        </w:r>
      </w:fldSimple>
      <w:r w:rsidR="000868CE" w:rsidRPr="00C30527">
        <w:instrText>)</w:instrText>
      </w:r>
      <w:bookmarkEnd w:id="96"/>
      <w:r w:rsidR="000868CE" w:rsidRPr="00C30527">
        <w:fldChar w:fldCharType="end"/>
      </w:r>
    </w:p>
    <w:p w:rsidR="0035591B" w:rsidRPr="00C30527" w:rsidRDefault="0035591B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</w:p>
    <w:p w:rsidR="00ED3898" w:rsidRPr="00C30527" w:rsidRDefault="00721CB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190644" w:rsidRPr="00C30527">
        <w:rPr>
          <w:rFonts w:ascii="Times New Roman" w:hAnsi="Times New Roman" w:cs="Times New Roman"/>
          <w:sz w:val="24"/>
          <w:szCs w:val="24"/>
        </w:rPr>
        <w:t>See Appendix</w:t>
      </w:r>
      <w:r w:rsidR="00922B47" w:rsidRPr="00C30527">
        <w:rPr>
          <w:rFonts w:ascii="Times New Roman" w:hAnsi="Times New Roman" w:cs="Times New Roman"/>
          <w:sz w:val="24"/>
          <w:szCs w:val="24"/>
        </w:rPr>
        <w:t xml:space="preserve"> B</w:t>
      </w:r>
      <w:r w:rsidR="00190644" w:rsidRPr="00C30527">
        <w:rPr>
          <w:rFonts w:ascii="Times New Roman" w:hAnsi="Times New Roman" w:cs="Times New Roman"/>
          <w:sz w:val="24"/>
          <w:szCs w:val="24"/>
        </w:rPr>
        <w:t>.</w:t>
      </w:r>
    </w:p>
    <w:p w:rsidR="00190644" w:rsidRPr="00C30527" w:rsidRDefault="0019064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  <w:u w:val="single"/>
        </w:rPr>
      </w:pPr>
    </w:p>
    <w:p w:rsidR="00922B47" w:rsidRPr="00C30527" w:rsidRDefault="000A25D0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</w:t>
      </w:r>
      <w:r w:rsidR="00922B47" w:rsidRPr="00C30527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Pr="00C30527">
        <w:rPr>
          <w:rFonts w:ascii="Times New Roman" w:hAnsi="Times New Roman" w:cs="Times New Roman"/>
          <w:sz w:val="24"/>
          <w:szCs w:val="24"/>
        </w:rPr>
        <w:t xml:space="preserve">: Lemma 4 can also be evoked by any non-negative numbers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5325D1CE" wp14:editId="6CEE9F27">
            <wp:extent cx="129540" cy="229870"/>
            <wp:effectExtent l="0" t="0" r="381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8"/>
                    <pic:cNvPicPr>
                      <a:picLocks noChangeAspect="1" noChangeArrowheads="1"/>
                    </pic:cNvPicPr>
                  </pic:nvPicPr>
                  <pic:blipFill>
                    <a:blip r:embed="rId3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195C9AC6" wp14:editId="10AA5E4C">
            <wp:extent cx="153670" cy="229870"/>
            <wp:effectExtent l="0" t="0" r="0" b="0"/>
            <wp:docPr id="463" name="Picture 4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0"/>
                    <pic:cNvPicPr>
                      <a:picLocks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>.</w:t>
      </w:r>
      <w:r w:rsidR="007C06F4" w:rsidRPr="00C305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5591B" w:rsidRPr="00C30527" w:rsidRDefault="0035591B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</w:p>
    <w:p w:rsidR="00ED3898" w:rsidRPr="00C30527" w:rsidRDefault="00922B47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 2</w:t>
      </w:r>
      <w:r w:rsidRPr="00C30527">
        <w:rPr>
          <w:rFonts w:ascii="Times New Roman" w:hAnsi="Times New Roman" w:cs="Times New Roman"/>
          <w:sz w:val="24"/>
          <w:szCs w:val="24"/>
        </w:rPr>
        <w:t xml:space="preserve">: </w:t>
      </w:r>
      <w:r w:rsidR="00590870" w:rsidRPr="00C30527">
        <w:rPr>
          <w:rFonts w:ascii="Times New Roman" w:hAnsi="Times New Roman" w:cs="Times New Roman"/>
          <w:sz w:val="24"/>
          <w:szCs w:val="24"/>
        </w:rPr>
        <w:t xml:space="preserve">The power </w:t>
      </w:r>
      <w:r w:rsidR="00590870" w:rsidRPr="00C30527">
        <w:rPr>
          <w:rFonts w:ascii="Times New Roman" w:hAnsi="Times New Roman" w:cs="Times New Roman"/>
          <w:position w:val="-6"/>
          <w:sz w:val="24"/>
          <w:szCs w:val="24"/>
        </w:rPr>
        <w:object w:dxaOrig="260" w:dyaOrig="220" w14:anchorId="75D0756E">
          <v:shape id="_x0000_i1162" type="#_x0000_t75" style="width:12.45pt;height:11.3pt" o:ole="">
            <v:imagedata r:id="rId389" o:title=""/>
          </v:shape>
          <o:OLEObject Type="Embed" ProgID="Equation.DSMT4" ShapeID="_x0000_i1162" DrawAspect="Content" ObjectID="_1486165367" r:id="rId390"/>
        </w:object>
      </w:r>
      <w:r w:rsidR="0059087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5591B" w:rsidRPr="00C30527">
        <w:rPr>
          <w:rFonts w:ascii="Times New Roman" w:hAnsi="Times New Roman" w:cs="Times New Roman"/>
          <w:sz w:val="24"/>
          <w:szCs w:val="24"/>
        </w:rPr>
        <w:t>cannot be</w:t>
      </w:r>
      <w:r w:rsidR="00590870" w:rsidRPr="00C30527">
        <w:rPr>
          <w:rFonts w:ascii="Times New Roman" w:hAnsi="Times New Roman" w:cs="Times New Roman"/>
          <w:sz w:val="24"/>
          <w:szCs w:val="24"/>
        </w:rPr>
        <w:t xml:space="preserve"> zero because </w:t>
      </w:r>
      <w:r w:rsidR="00590870" w:rsidRPr="00C30527">
        <w:rPr>
          <w:rFonts w:ascii="Times New Roman" w:hAnsi="Times New Roman" w:cs="Times New Roman"/>
          <w:position w:val="-12"/>
          <w:sz w:val="24"/>
          <w:szCs w:val="24"/>
        </w:rPr>
        <w:object w:dxaOrig="1359" w:dyaOrig="360" w14:anchorId="5935E5B6">
          <v:shape id="_x0000_i1163" type="#_x0000_t75" style="width:67.5pt;height:16.2pt" o:ole="">
            <v:imagedata r:id="rId391" o:title=""/>
          </v:shape>
          <o:OLEObject Type="Embed" ProgID="Equation.DSMT4" ShapeID="_x0000_i1163" DrawAspect="Content" ObjectID="_1486165368" r:id="rId392"/>
        </w:object>
      </w:r>
      <w:r w:rsidR="00590870" w:rsidRPr="00C30527">
        <w:rPr>
          <w:rFonts w:ascii="Times New Roman" w:hAnsi="Times New Roman" w:cs="Times New Roman"/>
          <w:sz w:val="24"/>
          <w:szCs w:val="24"/>
        </w:rPr>
        <w:t xml:space="preserve"> is not defined </w:t>
      </w:r>
      <w:proofErr w:type="gramStart"/>
      <w:r w:rsidR="00590870" w:rsidRPr="00C30527">
        <w:rPr>
          <w:rFonts w:ascii="Times New Roman" w:hAnsi="Times New Roman" w:cs="Times New Roman"/>
          <w:sz w:val="24"/>
          <w:szCs w:val="24"/>
        </w:rPr>
        <w:t xml:space="preserve">at </w:t>
      </w:r>
      <w:proofErr w:type="gramEnd"/>
      <w:r w:rsidR="00590870" w:rsidRPr="00C30527">
        <w:rPr>
          <w:rFonts w:ascii="Times New Roman" w:hAnsi="Times New Roman" w:cs="Times New Roman"/>
          <w:position w:val="-6"/>
          <w:sz w:val="24"/>
          <w:szCs w:val="24"/>
        </w:rPr>
        <w:object w:dxaOrig="600" w:dyaOrig="279" w14:anchorId="03BA4E90">
          <v:shape id="_x0000_i1164" type="#_x0000_t75" style="width:30.55pt;height:12.45pt" o:ole="">
            <v:imagedata r:id="rId393" o:title=""/>
          </v:shape>
          <o:OLEObject Type="Embed" ProgID="Equation.DSMT4" ShapeID="_x0000_i1164" DrawAspect="Content" ObjectID="_1486165369" r:id="rId394"/>
        </w:object>
      </w:r>
      <w:r w:rsidR="00590870" w:rsidRPr="00C30527">
        <w:rPr>
          <w:rFonts w:ascii="Times New Roman" w:hAnsi="Times New Roman" w:cs="Times New Roman"/>
          <w:sz w:val="24"/>
          <w:szCs w:val="24"/>
        </w:rPr>
        <w:t>.</w:t>
      </w:r>
      <w:r w:rsidR="00D958FA" w:rsidRPr="00C30527">
        <w:rPr>
          <w:rFonts w:ascii="Times New Roman" w:hAnsi="Times New Roman" w:cs="Times New Roman"/>
          <w:sz w:val="24"/>
          <w:szCs w:val="24"/>
        </w:rPr>
        <w:t xml:space="preserve"> However, </w:t>
      </w:r>
      <w:r w:rsidR="00D958FA" w:rsidRPr="00C30527">
        <w:rPr>
          <w:rFonts w:ascii="Times New Roman" w:hAnsi="Times New Roman" w:cs="Times New Roman"/>
          <w:position w:val="-6"/>
          <w:sz w:val="24"/>
          <w:szCs w:val="24"/>
        </w:rPr>
        <w:object w:dxaOrig="600" w:dyaOrig="279" w14:anchorId="1D649CD1">
          <v:shape id="_x0000_i1165" type="#_x0000_t75" style="width:30.55pt;height:12.45pt" o:ole="">
            <v:imagedata r:id="rId393" o:title=""/>
          </v:shape>
          <o:OLEObject Type="Embed" ProgID="Equation.DSMT4" ShapeID="_x0000_i1165" DrawAspect="Content" ObjectID="_1486165370" r:id="rId395"/>
        </w:object>
      </w:r>
      <w:r w:rsidR="00D958FA" w:rsidRPr="00C30527">
        <w:rPr>
          <w:rFonts w:ascii="Times New Roman" w:hAnsi="Times New Roman" w:cs="Times New Roman"/>
          <w:sz w:val="24"/>
          <w:szCs w:val="24"/>
        </w:rPr>
        <w:t xml:space="preserve"> is still considered in the derivation of the </w:t>
      </w:r>
      <w:proofErr w:type="spellStart"/>
      <w:r w:rsidR="00D958FA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35591B" w:rsidRPr="00C30527">
        <w:rPr>
          <w:rFonts w:ascii="Times New Roman" w:hAnsi="Times New Roman" w:cs="Times New Roman"/>
          <w:sz w:val="24"/>
          <w:szCs w:val="24"/>
        </w:rPr>
        <w:t xml:space="preserve">. See the proof of Lemma 6 in Appendix D. </w:t>
      </w:r>
      <w:r w:rsidR="00D958FA" w:rsidRPr="00C305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5591B" w:rsidRPr="00C30527" w:rsidRDefault="0035591B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</w:p>
    <w:p w:rsidR="000A25D0" w:rsidRPr="00C30527" w:rsidRDefault="00922B47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 3</w:t>
      </w:r>
      <w:r w:rsidRPr="00C30527">
        <w:rPr>
          <w:rFonts w:ascii="Times New Roman" w:hAnsi="Times New Roman" w:cs="Times New Roman"/>
          <w:sz w:val="24"/>
          <w:szCs w:val="24"/>
        </w:rPr>
        <w:t xml:space="preserve">: </w:t>
      </w:r>
      <w:r w:rsidR="00FC37A7" w:rsidRPr="00C30527">
        <w:rPr>
          <w:rFonts w:ascii="Times New Roman" w:hAnsi="Times New Roman" w:cs="Times New Roman"/>
          <w:sz w:val="24"/>
          <w:szCs w:val="24"/>
        </w:rPr>
        <w:t>Lemma 4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C37A7" w:rsidRPr="00C30527">
        <w:rPr>
          <w:rFonts w:ascii="Times New Roman" w:hAnsi="Times New Roman" w:cs="Times New Roman"/>
          <w:sz w:val="24"/>
          <w:szCs w:val="24"/>
        </w:rPr>
        <w:t>still holds</w:t>
      </w:r>
      <w:r w:rsidRPr="00C30527">
        <w:rPr>
          <w:rFonts w:ascii="Times New Roman" w:hAnsi="Times New Roman" w:cs="Times New Roman"/>
          <w:sz w:val="24"/>
          <w:szCs w:val="24"/>
        </w:rPr>
        <w:t xml:space="preserve"> if </w:t>
      </w:r>
      <w:r w:rsidRPr="00C30527">
        <w:rPr>
          <w:position w:val="-4"/>
        </w:rPr>
        <w:object w:dxaOrig="260" w:dyaOrig="240" w14:anchorId="37E0C1BD">
          <v:shape id="_x0000_i1166" type="#_x0000_t75" style="width:12.45pt;height:11.3pt" o:ole="">
            <v:imagedata r:id="rId396" o:title=""/>
          </v:shape>
          <o:OLEObject Type="Embed" ProgID="Equation.DSMT4" ShapeID="_x0000_i1166" DrawAspect="Content" ObjectID="_1486165371" r:id="rId397"/>
        </w:object>
      </w:r>
      <w:r w:rsidRPr="00C30527"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is positive.</w:t>
      </w:r>
    </w:p>
    <w:p w:rsidR="00922B47" w:rsidRPr="00C30527" w:rsidRDefault="00922B47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ED3898" w:rsidRPr="00C30527" w:rsidRDefault="00ED389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Lemma 5</w:t>
      </w:r>
      <w:r w:rsidRPr="00C30527">
        <w:rPr>
          <w:rFonts w:ascii="Times New Roman" w:hAnsi="Times New Roman" w:cs="Times New Roman" w:hint="eastAsia"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The factor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72F03E35" wp14:editId="058F64BA">
            <wp:extent cx="876300" cy="228600"/>
            <wp:effectExtent l="0" t="0" r="0" b="0"/>
            <wp:docPr id="274" name="Picture 2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6D0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7A5614" w:rsidRPr="00C30527">
        <w:rPr>
          <w:rFonts w:ascii="Times New Roman" w:hAnsi="Times New Roman" w:cs="Times New Roman"/>
          <w:sz w:val="24"/>
          <w:szCs w:val="24"/>
        </w:rPr>
        <w:t xml:space="preserve">is </w:t>
      </w:r>
      <w:r w:rsidRPr="00C30527">
        <w:rPr>
          <w:rFonts w:ascii="Times New Roman" w:hAnsi="Times New Roman" w:cs="Times New Roman"/>
          <w:i/>
          <w:sz w:val="24"/>
          <w:szCs w:val="24"/>
        </w:rPr>
        <w:t>strictly</w:t>
      </w:r>
      <w:r w:rsidRPr="00C30527">
        <w:rPr>
          <w:rFonts w:ascii="Times New Roman" w:hAnsi="Times New Roman" w:cs="Times New Roman" w:hint="eastAsia"/>
          <w:i/>
          <w:sz w:val="24"/>
          <w:szCs w:val="24"/>
        </w:rPr>
        <w:t xml:space="preserve"> decreasing</w:t>
      </w:r>
      <w:r w:rsidR="008422A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C0DB4" w:rsidRPr="00C30527">
        <w:rPr>
          <w:rFonts w:ascii="Times New Roman" w:hAnsi="Times New Roman" w:cs="Times New Roman"/>
          <w:sz w:val="24"/>
          <w:szCs w:val="24"/>
        </w:rPr>
        <w:t>in terms of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C42B3" w:rsidRPr="00C30527">
        <w:rPr>
          <w:rFonts w:ascii="Times New Roman" w:hAnsi="Times New Roman" w:cs="Times New Roman"/>
          <w:position w:val="-12"/>
          <w:sz w:val="24"/>
          <w:szCs w:val="24"/>
        </w:rPr>
        <w:object w:dxaOrig="780" w:dyaOrig="360" w14:anchorId="530A76D0">
          <v:shape id="_x0000_i1167" type="#_x0000_t75" style="width:38.85pt;height:16.2pt" o:ole="">
            <v:imagedata r:id="rId399" o:title=""/>
          </v:shape>
          <o:OLEObject Type="Embed" ProgID="Equation.DSMT4" ShapeID="_x0000_i1167" DrawAspect="Content" ObjectID="_1486165372" r:id="rId400"/>
        </w:object>
      </w:r>
      <w:r w:rsidR="007A5614" w:rsidRPr="00C30527">
        <w:rPr>
          <w:rFonts w:ascii="Times New Roman" w:hAnsi="Times New Roman" w:cs="Times New Roman"/>
          <w:sz w:val="24"/>
          <w:szCs w:val="24"/>
        </w:rPr>
        <w:t xml:space="preserve"> and</w:t>
      </w:r>
      <w:r w:rsidR="00977BB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7A5614" w:rsidRPr="00C30527">
        <w:rPr>
          <w:rFonts w:ascii="Times New Roman" w:hAnsi="Times New Roman" w:cs="Times New Roman"/>
          <w:i/>
          <w:sz w:val="24"/>
          <w:szCs w:val="24"/>
        </w:rPr>
        <w:t>positive</w:t>
      </w:r>
      <w:r w:rsidR="007A5614" w:rsidRPr="00C30527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="007A5614" w:rsidRPr="00C30527">
        <w:rPr>
          <w:rFonts w:ascii="Times New Roman" w:hAnsi="Times New Roman" w:cs="Times New Roman"/>
          <w:sz w:val="24"/>
          <w:szCs w:val="24"/>
        </w:rPr>
        <w:t>w</w:t>
      </w:r>
      <w:r w:rsidR="00977BBF" w:rsidRPr="00C30527">
        <w:rPr>
          <w:rFonts w:ascii="Times New Roman" w:hAnsi="Times New Roman" w:cs="Times New Roman"/>
          <w:sz w:val="24"/>
          <w:szCs w:val="24"/>
        </w:rPr>
        <w:t>here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End"/>
      <w:r w:rsidR="00977BBF" w:rsidRPr="00C30527">
        <w:rPr>
          <w:position w:val="-12"/>
        </w:rPr>
        <w:object w:dxaOrig="800" w:dyaOrig="360" w14:anchorId="537CFB3A">
          <v:shape id="_x0000_i1168" type="#_x0000_t75" style="width:38.85pt;height:16.2pt" o:ole="">
            <v:imagedata r:id="rId383" o:title=""/>
          </v:shape>
          <o:OLEObject Type="Embed" ProgID="Equation.DSMT4" ShapeID="_x0000_i1168" DrawAspect="Content" ObjectID="_1486165373" r:id="rId401"/>
        </w:object>
      </w:r>
      <w:r w:rsidR="00A84A06" w:rsidRPr="00C30527">
        <w:t>.</w:t>
      </w:r>
    </w:p>
    <w:p w:rsidR="0035591B" w:rsidRPr="00C30527" w:rsidRDefault="0035591B" w:rsidP="00C30527"/>
    <w:p w:rsidR="00FC738D" w:rsidRPr="00C30527" w:rsidRDefault="00FC738D" w:rsidP="00C30527"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See Appendix</w:t>
      </w:r>
      <w:r w:rsidR="007A5614" w:rsidRPr="00C30527">
        <w:rPr>
          <w:rFonts w:ascii="Times New Roman" w:hAnsi="Times New Roman" w:cs="Times New Roman"/>
          <w:sz w:val="24"/>
          <w:szCs w:val="24"/>
        </w:rPr>
        <w:t xml:space="preserve"> C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</w:p>
    <w:p w:rsidR="00ED3898" w:rsidRPr="00C30527" w:rsidRDefault="00ED389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ED3898" w:rsidRPr="00C30527" w:rsidRDefault="00ED389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Lemma 6.</w:t>
      </w:r>
      <w:proofErr w:type="gram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For </w:t>
      </w:r>
      <w:r w:rsidR="00CD462E" w:rsidRPr="00C30527">
        <w:rPr>
          <w:rFonts w:ascii="Times New Roman" w:hAnsi="Times New Roman" w:cs="Times New Roman" w:hint="eastAsia"/>
          <w:sz w:val="24"/>
          <w:szCs w:val="24"/>
        </w:rPr>
        <w:t xml:space="preserve">an individual </w:t>
      </w:r>
      <w:proofErr w:type="gramStart"/>
      <w:r w:rsidR="00CD462E" w:rsidRPr="00C30527">
        <w:rPr>
          <w:rFonts w:ascii="Times New Roman" w:hAnsi="Times New Roman" w:cs="Times New Roman" w:hint="eastAsia"/>
          <w:sz w:val="24"/>
          <w:szCs w:val="24"/>
        </w:rPr>
        <w:t xml:space="preserve">link </w:t>
      </w:r>
      <w:proofErr w:type="gramEnd"/>
      <w:r w:rsidR="002522EC"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6917F594" wp14:editId="57352FF1">
            <wp:extent cx="381000" cy="190500"/>
            <wp:effectExtent l="0" t="0" r="0" b="0"/>
            <wp:docPr id="300" name="Picture 3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/>
                    <pic:cNvPicPr>
                      <a:picLocks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, given </w:t>
      </w:r>
      <w:r w:rsidR="0056278B" w:rsidRPr="00C30527">
        <w:rPr>
          <w:rFonts w:ascii="Times New Roman" w:hAnsi="Times New Roman" w:cs="Times New Roman"/>
          <w:sz w:val="24"/>
          <w:szCs w:val="24"/>
        </w:rPr>
        <w:t>an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RSO link flow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E7D1016" wp14:editId="0EDEE62D">
            <wp:extent cx="276225" cy="238125"/>
            <wp:effectExtent l="0" t="0" r="9525" b="9525"/>
            <wp:docPr id="301" name="Picture 3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rrowheads="1"/>
                    </pic:cNvPicPr>
                  </pic:nvPicPr>
                  <pic:blipFill>
                    <a:blip r:embed="rId4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0D04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its link travel time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1830F915" wp14:editId="29D05EF7">
            <wp:extent cx="266700" cy="238125"/>
            <wp:effectExtent l="0" t="0" r="0" b="9525"/>
            <wp:docPr id="302" name="Picture 3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92421C" w:rsidRPr="00C30527">
        <w:rPr>
          <w:rFonts w:ascii="Times New Roman" w:hAnsi="Times New Roman" w:cs="Times New Roman"/>
          <w:sz w:val="24"/>
          <w:szCs w:val="24"/>
        </w:rPr>
        <w:t>an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RUE link flow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9D7F662" wp14:editId="2D13E079">
            <wp:extent cx="304800" cy="238125"/>
            <wp:effectExtent l="0" t="0" r="0" b="9525"/>
            <wp:docPr id="303" name="Picture 3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rrowheads="1"/>
                    </pic:cNvPicPr>
                  </pic:nvPicPr>
                  <pic:blipFill>
                    <a:blip r:embed="rId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5AA5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and its link travel time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6E9757BF" wp14:editId="3F0E39C4">
            <wp:extent cx="276225" cy="238125"/>
            <wp:effectExtent l="0" t="0" r="9525" b="9525"/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4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>, the following is always true:</w:t>
      </w:r>
    </w:p>
    <w:p w:rsidR="00ED3898" w:rsidRPr="00C30527" w:rsidRDefault="00ED389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lastRenderedPageBreak/>
        <w:tab/>
      </w:r>
      <w:r w:rsidR="002522EC" w:rsidRPr="00C30527">
        <w:rPr>
          <w:noProof/>
          <w:position w:val="-16"/>
        </w:rPr>
        <w:drawing>
          <wp:inline distT="0" distB="0" distL="0" distR="0" wp14:anchorId="1FCAE5F4" wp14:editId="45E47BA3">
            <wp:extent cx="4743450" cy="276225"/>
            <wp:effectExtent l="0" t="0" r="0" b="9525"/>
            <wp:docPr id="305" name="Picture 3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/>
                    <pic:cNvPicPr>
                      <a:picLocks noChangeArrowheads="1"/>
                    </pic:cNvPicPr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="00AD031D" w:rsidRPr="00C30527">
        <w:t xml:space="preserve"> </w:t>
      </w:r>
      <w:r w:rsidR="00DB49B6"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97" w:name="ZEqnNum604087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46</w:instrText>
        </w:r>
      </w:fldSimple>
      <w:r w:rsidR="000868CE" w:rsidRPr="00C30527">
        <w:instrText>)</w:instrText>
      </w:r>
      <w:bookmarkEnd w:id="97"/>
      <w:r w:rsidR="000868CE" w:rsidRPr="00C30527">
        <w:fldChar w:fldCharType="end"/>
      </w:r>
    </w:p>
    <w:p w:rsidR="00ED3898" w:rsidRPr="00C30527" w:rsidRDefault="00ED389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sz w:val="24"/>
          <w:szCs w:val="24"/>
        </w:rPr>
        <w:t>in</w:t>
      </w:r>
      <w:proofErr w:type="gram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which </w:t>
      </w:r>
      <w:r w:rsidR="00AA4845" w:rsidRPr="00C30527">
        <w:rPr>
          <w:rFonts w:ascii="Times New Roman" w:hAnsi="Times New Roman" w:cs="Times New Roman"/>
          <w:position w:val="-12"/>
          <w:sz w:val="24"/>
          <w:szCs w:val="24"/>
        </w:rPr>
        <w:object w:dxaOrig="740" w:dyaOrig="360" w14:anchorId="6CD12571">
          <v:shape id="_x0000_i1169" type="#_x0000_t75" style="width:36.2pt;height:16.2pt" o:ole="">
            <v:imagedata r:id="rId407" o:title=""/>
          </v:shape>
          <o:OLEObject Type="Embed" ProgID="Equation.DSMT4" ShapeID="_x0000_i1169" DrawAspect="Content" ObjectID="_1486165374" r:id="rId408"/>
        </w:objec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is the </w:t>
      </w:r>
      <w:r w:rsidR="00497B95" w:rsidRPr="00C30527">
        <w:rPr>
          <w:rFonts w:ascii="Times New Roman" w:hAnsi="Times New Roman" w:cs="Times New Roman"/>
          <w:sz w:val="24"/>
          <w:szCs w:val="24"/>
        </w:rPr>
        <w:t xml:space="preserve">largest </w:t>
      </w:r>
      <w:r w:rsidRPr="00C30527">
        <w:rPr>
          <w:rFonts w:ascii="Times New Roman" w:hAnsi="Times New Roman" w:cs="Times New Roman"/>
          <w:sz w:val="24"/>
          <w:szCs w:val="24"/>
        </w:rPr>
        <w:t xml:space="preserve">degree in </w:t>
      </w:r>
      <w:r w:rsidR="00C219DF" w:rsidRPr="00C30527">
        <w:rPr>
          <w:rFonts w:ascii="Times New Roman" w:hAnsi="Times New Roman" w:cs="Times New Roman"/>
          <w:sz w:val="24"/>
          <w:szCs w:val="24"/>
        </w:rPr>
        <w:t xml:space="preserve">all of </w:t>
      </w:r>
      <w:r w:rsidRPr="00C30527">
        <w:rPr>
          <w:rFonts w:ascii="Times New Roman" w:hAnsi="Times New Roman" w:cs="Times New Roman"/>
          <w:sz w:val="24"/>
          <w:szCs w:val="24"/>
        </w:rPr>
        <w:t>the polynomial link performance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function</w:t>
      </w:r>
      <w:r w:rsidR="00497B95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, and </w:t>
      </w:r>
      <w:r w:rsidR="003F77C6" w:rsidRPr="00C30527">
        <w:rPr>
          <w:position w:val="-12"/>
        </w:rPr>
        <w:object w:dxaOrig="800" w:dyaOrig="360" w14:anchorId="2E965F5B">
          <v:shape id="_x0000_i1170" type="#_x0000_t75" style="width:38.85pt;height:16.2pt" o:ole="">
            <v:imagedata r:id="rId383" o:title=""/>
          </v:shape>
          <o:OLEObject Type="Embed" ProgID="Equation.DSMT4" ShapeID="_x0000_i1170" DrawAspect="Content" ObjectID="_1486165375" r:id="rId409"/>
        </w:object>
      </w:r>
      <w:r w:rsidRPr="00C30527">
        <w:rPr>
          <w:rFonts w:ascii="Times New Roman" w:hAnsi="Times New Roman" w:cs="Times New Roman" w:hint="eastAsia"/>
          <w:sz w:val="24"/>
          <w:szCs w:val="24"/>
        </w:rPr>
        <w:t>.</w:t>
      </w:r>
    </w:p>
    <w:p w:rsidR="00D958FA" w:rsidRPr="00C30527" w:rsidRDefault="00D958FA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D958FA" w:rsidRPr="00C30527" w:rsidRDefault="00ED389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proofErr w:type="gramStart"/>
      <w:r w:rsidR="00D958FA" w:rsidRPr="00C30527">
        <w:rPr>
          <w:rFonts w:ascii="Times New Roman" w:hAnsi="Times New Roman" w:cs="Times New Roman"/>
          <w:sz w:val="24"/>
          <w:szCs w:val="24"/>
        </w:rPr>
        <w:t>See Appendix D.</w:t>
      </w:r>
      <w:proofErr w:type="gramEnd"/>
    </w:p>
    <w:p w:rsidR="00657FF2" w:rsidRPr="00C30527" w:rsidRDefault="00657FF2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</w:p>
    <w:p w:rsidR="00657FF2" w:rsidRPr="00C30527" w:rsidRDefault="00657FF2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Proposition </w:t>
      </w:r>
      <w:r w:rsidR="00066D04" w:rsidRPr="00C30527">
        <w:rPr>
          <w:rFonts w:ascii="Times New Roman" w:hAnsi="Times New Roman" w:cs="Times New Roman"/>
          <w:b/>
          <w:sz w:val="24"/>
          <w:szCs w:val="24"/>
        </w:rPr>
        <w:t>4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For </w:t>
      </w:r>
      <w:r w:rsidR="00A31E1D" w:rsidRPr="00C30527">
        <w:rPr>
          <w:rFonts w:ascii="Times New Roman" w:hAnsi="Times New Roman" w:cs="Times New Roman" w:hint="eastAsia"/>
          <w:sz w:val="24"/>
          <w:szCs w:val="24"/>
        </w:rPr>
        <w:t xml:space="preserve">an individual </w:t>
      </w:r>
      <w:proofErr w:type="gramStart"/>
      <w:r w:rsidR="00A31E1D" w:rsidRPr="00C30527">
        <w:rPr>
          <w:rFonts w:ascii="Times New Roman" w:hAnsi="Times New Roman" w:cs="Times New Roman" w:hint="eastAsia"/>
          <w:sz w:val="24"/>
          <w:szCs w:val="24"/>
        </w:rPr>
        <w:t xml:space="preserve">link </w:t>
      </w:r>
      <w:proofErr w:type="gramEnd"/>
      <w:r w:rsidR="002522EC"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6967E651" wp14:editId="51FBA3EA">
            <wp:extent cx="381000" cy="171450"/>
            <wp:effectExtent l="0" t="0" r="0" b="0"/>
            <wp:docPr id="327" name="Picture 3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/>
                    <pic:cNvPicPr>
                      <a:picLocks noChangeArrowheads="1"/>
                    </pic:cNvPicPr>
                  </pic:nvPicPr>
                  <pic:blipFill>
                    <a:blip r:embed="rId3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, given </w:t>
      </w:r>
      <w:r w:rsidR="0056278B" w:rsidRPr="00C30527">
        <w:rPr>
          <w:rFonts w:ascii="Times New Roman" w:hAnsi="Times New Roman" w:cs="Times New Roman"/>
          <w:sz w:val="24"/>
          <w:szCs w:val="24"/>
        </w:rPr>
        <w:t>an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RSO link flow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DCC36D4" wp14:editId="5E602F4B">
            <wp:extent cx="276225" cy="238125"/>
            <wp:effectExtent l="0" t="0" r="9525" b="9525"/>
            <wp:docPr id="328" name="Picture 3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51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its link travel time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B0326A4" wp14:editId="32EE259D">
            <wp:extent cx="266700" cy="238125"/>
            <wp:effectExtent l="0" t="0" r="0" b="9525"/>
            <wp:docPr id="329" name="Picture 3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/>
                    <pic:cNvPicPr>
                      <a:picLocks noChangeArrowheads="1"/>
                    </pic:cNvPicPr>
                  </pic:nvPicPr>
                  <pic:blipFill>
                    <a:blip r:embed="rId4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51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92421C" w:rsidRPr="00C30527">
        <w:rPr>
          <w:rFonts w:ascii="Times New Roman" w:hAnsi="Times New Roman" w:cs="Times New Roman"/>
          <w:sz w:val="24"/>
          <w:szCs w:val="24"/>
        </w:rPr>
        <w:t>an</w:t>
      </w:r>
      <w:r w:rsidR="00A9025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RUE link flow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7525CF2D" wp14:editId="4689D4B4">
            <wp:extent cx="304800" cy="238125"/>
            <wp:effectExtent l="0" t="0" r="0" b="9525"/>
            <wp:docPr id="330" name="Picture 3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/>
                    <pic:cNvPicPr>
                      <a:picLocks noChangeArrowheads="1"/>
                    </pic:cNvPicPr>
                  </pic:nvPicPr>
                  <pic:blipFill>
                    <a:blip r:embed="rId4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D9F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and its link travel time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0B1D1D6" wp14:editId="30CBCD6B">
            <wp:extent cx="276225" cy="238125"/>
            <wp:effectExtent l="0" t="0" r="9525" b="9525"/>
            <wp:docPr id="331" name="Picture 3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rrowheads="1"/>
                    </pic:cNvPicPr>
                  </pic:nvPicPr>
                  <pic:blipFill>
                    <a:blip r:embed="rId4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Pr="00C30527">
        <w:rPr>
          <w:rFonts w:ascii="Times New Roman" w:hAnsi="Times New Roman" w:cs="Times New Roman"/>
          <w:sz w:val="24"/>
          <w:szCs w:val="24"/>
        </w:rPr>
        <w:t>the following is true:</w:t>
      </w:r>
    </w:p>
    <w:p w:rsidR="00A578DF" w:rsidRPr="00C30527" w:rsidRDefault="00657FF2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590870" w:rsidRPr="00C30527">
        <w:rPr>
          <w:position w:val="-36"/>
        </w:rPr>
        <w:object w:dxaOrig="6500" w:dyaOrig="800" w14:anchorId="2B9BB7AF">
          <v:shape id="_x0000_i1171" type="#_x0000_t75" style="width:324.95pt;height:38.85pt" o:ole="">
            <v:imagedata r:id="rId414" o:title=""/>
          </v:shape>
          <o:OLEObject Type="Embed" ProgID="Equation.DSMT4" ShapeID="_x0000_i1171" DrawAspect="Content" ObjectID="_1486165376" r:id="rId415"/>
        </w:object>
      </w:r>
      <w:r w:rsidR="00590870" w:rsidRPr="00C30527">
        <w:t>,</w: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98" w:name="ZEqnNum708529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47</w:instrText>
        </w:r>
      </w:fldSimple>
      <w:r w:rsidR="000868CE" w:rsidRPr="00C30527">
        <w:instrText>)</w:instrText>
      </w:r>
      <w:bookmarkEnd w:id="98"/>
      <w:r w:rsidR="000868CE" w:rsidRPr="00C30527">
        <w:fldChar w:fldCharType="end"/>
      </w:r>
    </w:p>
    <w:p w:rsidR="00657FF2" w:rsidRPr="00C30527" w:rsidRDefault="00A578DF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proofErr w:type="gramStart"/>
      <w:r w:rsidRPr="00C30527">
        <w:t>where</w:t>
      </w:r>
      <w:proofErr w:type="gramEnd"/>
      <w:r w:rsidRPr="00C30527">
        <w:t xml:space="preserve"> </w:t>
      </w:r>
      <w:r w:rsidRPr="00C30527">
        <w:rPr>
          <w:position w:val="-12"/>
        </w:rPr>
        <w:object w:dxaOrig="740" w:dyaOrig="360" w14:anchorId="0FE27FF5">
          <v:shape id="_x0000_i1172" type="#_x0000_t75" style="width:36.2pt;height:16.2pt" o:ole="">
            <v:imagedata r:id="rId407" o:title=""/>
          </v:shape>
          <o:OLEObject Type="Embed" ProgID="Equation.DSMT4" ShapeID="_x0000_i1172" DrawAspect="Content" ObjectID="_1486165377" r:id="rId416"/>
        </w:object>
      </w:r>
      <w:r w:rsidR="0025219A" w:rsidRPr="00C30527">
        <w:t xml:space="preserve"> and </w:t>
      </w:r>
      <w:r w:rsidR="0025219A" w:rsidRPr="00C30527">
        <w:rPr>
          <w:position w:val="-12"/>
        </w:rPr>
        <w:object w:dxaOrig="800" w:dyaOrig="360" w14:anchorId="7F538323">
          <v:shape id="_x0000_i1173" type="#_x0000_t75" style="width:38.85pt;height:16.2pt" o:ole="">
            <v:imagedata r:id="rId383" o:title=""/>
          </v:shape>
          <o:OLEObject Type="Embed" ProgID="Equation.DSMT4" ShapeID="_x0000_i1173" DrawAspect="Content" ObjectID="_1486165378" r:id="rId417"/>
        </w:object>
      </w:r>
      <w:r w:rsidRPr="00C30527">
        <w:t>.</w:t>
      </w:r>
    </w:p>
    <w:p w:rsidR="00657FF2" w:rsidRPr="00C30527" w:rsidRDefault="00657FF2" w:rsidP="00C30527">
      <w:pPr>
        <w:tabs>
          <w:tab w:val="center" w:pos="4536"/>
          <w:tab w:val="right" w:pos="9072"/>
        </w:tabs>
        <w:snapToGrid w:val="0"/>
        <w:rPr>
          <w:sz w:val="24"/>
          <w:szCs w:val="24"/>
        </w:rPr>
      </w:pPr>
    </w:p>
    <w:p w:rsidR="00973EF7" w:rsidRPr="00C30527" w:rsidRDefault="00657FF2" w:rsidP="00C30527">
      <w:pPr>
        <w:tabs>
          <w:tab w:val="center" w:pos="4536"/>
          <w:tab w:val="right" w:pos="9072"/>
        </w:tabs>
        <w:snapToGrid w:val="0"/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</w:p>
    <w:p w:rsidR="00195AC1" w:rsidRPr="00C30527" w:rsidRDefault="00973EF7" w:rsidP="00C30527">
      <w:pPr>
        <w:pStyle w:val="MTDisplayEquation"/>
        <w:tabs>
          <w:tab w:val="clear" w:pos="8300"/>
          <w:tab w:val="right" w:pos="9000"/>
        </w:tabs>
        <w:spacing w:afterLines="0"/>
        <w:ind w:firstLineChars="0" w:firstLine="0"/>
      </w:pPr>
      <w:proofErr w:type="gramStart"/>
      <w:r w:rsidRPr="00C30527">
        <w:t xml:space="preserve">Since </w:t>
      </w:r>
      <w:proofErr w:type="gramEnd"/>
      <w:r w:rsidRPr="00C30527">
        <w:rPr>
          <w:position w:val="-12"/>
        </w:rPr>
        <w:object w:dxaOrig="800" w:dyaOrig="360" w14:anchorId="13A33433">
          <v:shape id="_x0000_i1174" type="#_x0000_t75" style="width:38.85pt;height:16.2pt" o:ole="">
            <v:imagedata r:id="rId383" o:title=""/>
          </v:shape>
          <o:OLEObject Type="Embed" ProgID="Equation.DSMT4" ShapeID="_x0000_i1174" DrawAspect="Content" ObjectID="_1486165379" r:id="rId418"/>
        </w:object>
      </w:r>
      <w:r w:rsidRPr="00C30527">
        <w:t xml:space="preserve">, according to </w:t>
      </w:r>
      <w:r w:rsidRPr="00C30527">
        <w:rPr>
          <w:i/>
        </w:rPr>
        <w:t>Lemma 5</w:t>
      </w:r>
      <w:r w:rsidRPr="00C30527">
        <w:t xml:space="preserve">, </w:t>
      </w:r>
      <w:r w:rsidRPr="00C30527">
        <w:rPr>
          <w:position w:val="-14"/>
        </w:rPr>
        <w:object w:dxaOrig="1359" w:dyaOrig="400" w14:anchorId="771649C9">
          <v:shape id="_x0000_i1175" type="#_x0000_t75" style="width:67.5pt;height:20.35pt" o:ole="">
            <v:imagedata r:id="rId419" o:title=""/>
          </v:shape>
          <o:OLEObject Type="Embed" ProgID="Equation.DSMT4" ShapeID="_x0000_i1175" DrawAspect="Content" ObjectID="_1486165380" r:id="rId420"/>
        </w:object>
      </w:r>
      <w:r w:rsidRPr="00C30527">
        <w:t xml:space="preserve"> is positive. </w:t>
      </w:r>
      <w:r w:rsidR="00E8505E" w:rsidRPr="00C30527">
        <w:t>Hence, b</w:t>
      </w:r>
      <w:r w:rsidRPr="00C30527">
        <w:t xml:space="preserve">oth the left and right sides of </w:t>
      </w:r>
      <w:ins w:id="99" w:author="Lenovo" w:date="2014-12-28T23:35:00Z">
        <w:r w:rsidR="00562CD3" w:rsidRPr="00C30527">
          <w:fldChar w:fldCharType="begin"/>
        </w:r>
        <w:r w:rsidR="00562CD3" w:rsidRPr="00C30527">
          <w:instrText xml:space="preserve"> GOTOBUTTON ZEqnNum604087  \* MERGEFORMAT </w:instrText>
        </w:r>
        <w:r w:rsidR="00562CD3" w:rsidRPr="00C30527">
          <w:fldChar w:fldCharType="begin"/>
        </w:r>
        <w:r w:rsidR="00562CD3" w:rsidRPr="00C30527">
          <w:instrText xml:space="preserve"> REF ZEqnNum604087 \* Charformat \! \* MERGEFORMAT </w:instrText>
        </w:r>
      </w:ins>
      <w:r w:rsidR="00562CD3" w:rsidRPr="00C30527">
        <w:fldChar w:fldCharType="separate"/>
      </w:r>
      <w:ins w:id="100" w:author="ceszeto" w:date="2015-02-23T01:55:00Z">
        <w:r w:rsidR="00C30527" w:rsidRPr="00C30527">
          <w:instrText>(</w:instrText>
        </w:r>
        <w:r w:rsidR="00C30527">
          <w:instrText>46</w:instrText>
        </w:r>
        <w:r w:rsidR="00C30527" w:rsidRPr="00C30527">
          <w:instrText>)</w:instrText>
        </w:r>
      </w:ins>
      <w:ins w:id="101" w:author="Lenovo" w:date="2014-12-28T23:35:00Z">
        <w:r w:rsidR="00562CD3" w:rsidRPr="00C30527">
          <w:fldChar w:fldCharType="end"/>
        </w:r>
        <w:r w:rsidR="00562CD3" w:rsidRPr="00C30527">
          <w:fldChar w:fldCharType="end"/>
        </w:r>
        <w:r w:rsidR="00562CD3" w:rsidRPr="00C30527">
          <w:t xml:space="preserve"> in </w:t>
        </w:r>
        <w:r w:rsidR="00562CD3" w:rsidRPr="00C30527">
          <w:rPr>
            <w:i/>
          </w:rPr>
          <w:t>Lemma 6</w:t>
        </w:r>
      </w:ins>
      <w:del w:id="102" w:author="Lenovo" w:date="2014-12-28T23:35:00Z">
        <w:r w:rsidR="00D60D4D" w:rsidRPr="00C30527" w:rsidDel="00562CD3">
          <w:delText>(46)</w:delText>
        </w:r>
      </w:del>
      <w:r w:rsidR="00D60D4D" w:rsidRPr="00C30527">
        <w:t xml:space="preserve"> </w:t>
      </w:r>
      <w:r w:rsidRPr="00C30527">
        <w:t xml:space="preserve">are non-negative. </w:t>
      </w:r>
      <w:proofErr w:type="gramStart"/>
      <w:r w:rsidRPr="00C30527">
        <w:t xml:space="preserve">If </w:t>
      </w:r>
      <w:proofErr w:type="gramEnd"/>
      <w:r w:rsidRPr="00C30527">
        <w:rPr>
          <w:position w:val="-12"/>
        </w:rPr>
        <w:object w:dxaOrig="859" w:dyaOrig="380" w14:anchorId="2D19AC3E">
          <v:shape id="_x0000_i1176" type="#_x0000_t75" style="width:41.45pt;height:17.35pt" o:ole="">
            <v:imagedata r:id="rId421" o:title=""/>
          </v:shape>
          <o:OLEObject Type="Embed" ProgID="Equation.DSMT4" ShapeID="_x0000_i1176" DrawAspect="Content" ObjectID="_1486165381" r:id="rId422"/>
        </w:object>
      </w:r>
      <w:r w:rsidRPr="00C30527">
        <w:t xml:space="preserve">, both sides of </w:t>
      </w:r>
      <w:ins w:id="103" w:author="Lenovo" w:date="2014-12-29T09:27:00Z">
        <w:r w:rsidR="00421345" w:rsidRPr="00C30527">
          <w:fldChar w:fldCharType="begin"/>
        </w:r>
        <w:r w:rsidR="00421345" w:rsidRPr="00C30527">
          <w:instrText xml:space="preserve"> GOTOBUTTON ZEqnNum604087  \* MERGEFORMAT </w:instrText>
        </w:r>
        <w:r w:rsidR="00421345" w:rsidRPr="00C30527">
          <w:fldChar w:fldCharType="begin"/>
        </w:r>
        <w:r w:rsidR="00421345" w:rsidRPr="00C30527">
          <w:instrText xml:space="preserve"> REF ZEqnNum604087 \* Charformat \! \* MERGEFORMAT </w:instrText>
        </w:r>
      </w:ins>
      <w:r w:rsidR="00421345" w:rsidRPr="00C30527">
        <w:fldChar w:fldCharType="separate"/>
      </w:r>
      <w:ins w:id="104" w:author="ceszeto" w:date="2015-02-23T01:55:00Z">
        <w:r w:rsidR="00C30527" w:rsidRPr="00C30527">
          <w:instrText>(</w:instrText>
        </w:r>
        <w:r w:rsidR="00C30527">
          <w:instrText>46</w:instrText>
        </w:r>
        <w:r w:rsidR="00C30527" w:rsidRPr="00C30527">
          <w:instrText>)</w:instrText>
        </w:r>
      </w:ins>
      <w:ins w:id="105" w:author="Lenovo" w:date="2014-12-29T09:27:00Z">
        <w:r w:rsidR="00421345" w:rsidRPr="00C30527">
          <w:fldChar w:fldCharType="end"/>
        </w:r>
        <w:r w:rsidR="00421345" w:rsidRPr="00C30527">
          <w:fldChar w:fldCharType="end"/>
        </w:r>
      </w:ins>
      <w:del w:id="106" w:author="Lenovo" w:date="2014-12-29T09:27:00Z">
        <w:r w:rsidR="00D60D4D" w:rsidRPr="00C30527" w:rsidDel="00421345">
          <w:delText>(46)</w:delText>
        </w:r>
      </w:del>
      <w:r w:rsidR="00D60D4D" w:rsidRPr="00C30527">
        <w:t xml:space="preserve"> </w:t>
      </w:r>
      <w:r w:rsidRPr="00C30527">
        <w:t xml:space="preserve">are positive. Dividing </w:t>
      </w:r>
      <w:r w:rsidRPr="00C30527">
        <w:rPr>
          <w:position w:val="-14"/>
        </w:rPr>
        <w:object w:dxaOrig="1800" w:dyaOrig="400" w14:anchorId="4CF182B1">
          <v:shape id="_x0000_i1177" type="#_x0000_t75" style="width:89.35pt;height:20.35pt" o:ole="">
            <v:imagedata r:id="rId423" o:title=""/>
          </v:shape>
          <o:OLEObject Type="Embed" ProgID="Equation.DSMT4" ShapeID="_x0000_i1177" DrawAspect="Content" ObjectID="_1486165382" r:id="rId424"/>
        </w:object>
      </w:r>
      <w:r w:rsidRPr="00C30527">
        <w:t xml:space="preserve"> by the left and right sides of </w:t>
      </w:r>
      <w:ins w:id="107" w:author="Lenovo" w:date="2014-12-29T09:27:00Z">
        <w:r w:rsidR="00421345" w:rsidRPr="00C30527">
          <w:fldChar w:fldCharType="begin"/>
        </w:r>
        <w:r w:rsidR="00421345" w:rsidRPr="00C30527">
          <w:instrText xml:space="preserve"> GOTOBUTTON ZEqnNum604087  \* MERGEFORMAT </w:instrText>
        </w:r>
        <w:r w:rsidR="00421345" w:rsidRPr="00C30527">
          <w:fldChar w:fldCharType="begin"/>
        </w:r>
        <w:r w:rsidR="00421345" w:rsidRPr="00C30527">
          <w:instrText xml:space="preserve"> REF ZEqnNum604087 \* Charformat \! \* MERGEFORMAT </w:instrText>
        </w:r>
      </w:ins>
      <w:r w:rsidR="00421345" w:rsidRPr="00C30527">
        <w:fldChar w:fldCharType="separate"/>
      </w:r>
      <w:ins w:id="108" w:author="ceszeto" w:date="2015-02-23T01:55:00Z">
        <w:r w:rsidR="00C30527" w:rsidRPr="00C30527">
          <w:instrText>(</w:instrText>
        </w:r>
        <w:r w:rsidR="00C30527">
          <w:instrText>46</w:instrText>
        </w:r>
        <w:r w:rsidR="00C30527" w:rsidRPr="00C30527">
          <w:instrText>)</w:instrText>
        </w:r>
      </w:ins>
      <w:ins w:id="109" w:author="Lenovo" w:date="2014-12-29T09:27:00Z">
        <w:r w:rsidR="00421345" w:rsidRPr="00C30527">
          <w:fldChar w:fldCharType="end"/>
        </w:r>
        <w:r w:rsidR="00421345" w:rsidRPr="00C30527">
          <w:fldChar w:fldCharType="end"/>
        </w:r>
      </w:ins>
      <w:del w:id="110" w:author="Lenovo" w:date="2014-12-29T09:27:00Z">
        <w:r w:rsidR="00D60D4D" w:rsidRPr="00C30527" w:rsidDel="00421345">
          <w:delText>(46)</w:delText>
        </w:r>
      </w:del>
      <w:r w:rsidR="00D60D4D" w:rsidRPr="00C30527">
        <w:t xml:space="preserve"> </w:t>
      </w:r>
      <w:r w:rsidRPr="00C30527">
        <w:t>respectively,</w:t>
      </w:r>
      <w:r w:rsidR="00FC4E40" w:rsidRPr="00C30527">
        <w:t xml:space="preserve"> we have</w:t>
      </w:r>
    </w:p>
    <w:p w:rsidR="00657FF2" w:rsidRPr="00C30527" w:rsidRDefault="00657FF2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70"/>
        </w:rPr>
        <w:drawing>
          <wp:inline distT="0" distB="0" distL="0" distR="0" wp14:anchorId="15945113" wp14:editId="75F6F926">
            <wp:extent cx="4162425" cy="990600"/>
            <wp:effectExtent l="0" t="0" r="9525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4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</w:p>
    <w:p w:rsidR="009D4F8E" w:rsidRPr="00C30527" w:rsidRDefault="001F01C2" w:rsidP="00C30527">
      <w:pPr>
        <w:tabs>
          <w:tab w:val="center" w:pos="4536"/>
          <w:tab w:val="right" w:pos="9072"/>
        </w:tabs>
        <w:snapToGrid w:val="0"/>
        <w:rPr>
          <w:ins w:id="111" w:author="Lenovo" w:date="2014-12-29T09:45:00Z"/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When </w:t>
      </w:r>
      <w:proofErr w:type="gramEnd"/>
      <w:r w:rsidR="00973EF7" w:rsidRPr="00C30527">
        <w:rPr>
          <w:rFonts w:ascii="Times New Roman" w:hAnsi="Times New Roman" w:cs="Times New Roman"/>
          <w:position w:val="-12"/>
          <w:sz w:val="24"/>
          <w:szCs w:val="24"/>
        </w:rPr>
        <w:object w:dxaOrig="859" w:dyaOrig="380" w14:anchorId="0AC8F520">
          <v:shape id="_x0000_i1178" type="#_x0000_t75" style="width:44.5pt;height:19.25pt" o:ole="">
            <v:imagedata r:id="rId426" o:title=""/>
          </v:shape>
          <o:OLEObject Type="Embed" ProgID="Equation.DSMT4" ShapeID="_x0000_i1178" DrawAspect="Content" ObjectID="_1486165383" r:id="rId427"/>
        </w:object>
      </w:r>
      <w:r w:rsidRPr="00C30527">
        <w:rPr>
          <w:rFonts w:ascii="Times New Roman" w:hAnsi="Times New Roman" w:cs="Times New Roman"/>
          <w:sz w:val="24"/>
          <w:szCs w:val="24"/>
        </w:rPr>
        <w:t>,</w:t>
      </w:r>
      <w:ins w:id="112" w:author="Lenovo" w:date="2014-12-29T09:31:00Z">
        <w:r w:rsidR="00421345" w:rsidRPr="00C30527">
          <w:rPr>
            <w:rFonts w:ascii="Times New Roman" w:hAnsi="Times New Roman" w:cs="Times New Roman"/>
            <w:sz w:val="24"/>
            <w:szCs w:val="24"/>
          </w:rPr>
          <w:t xml:space="preserve"> there are two cases. </w:t>
        </w:r>
      </w:ins>
      <w:proofErr w:type="gramStart"/>
      <w:ins w:id="113" w:author="Lenovo" w:date="2014-12-29T09:32:00Z">
        <w:r w:rsidR="00421345" w:rsidRPr="00C30527">
          <w:rPr>
            <w:rFonts w:ascii="Times New Roman" w:hAnsi="Times New Roman" w:cs="Times New Roman"/>
            <w:sz w:val="24"/>
            <w:szCs w:val="24"/>
          </w:rPr>
          <w:t xml:space="preserve">If </w:t>
        </w:r>
      </w:ins>
      <w:proofErr w:type="gramEnd"/>
      <w:ins w:id="114" w:author="Lenovo" w:date="2014-12-29T09:32:00Z">
        <w:r w:rsidR="00421345" w:rsidRPr="00C30527">
          <w:rPr>
            <w:rFonts w:ascii="Times New Roman" w:hAnsi="Times New Roman" w:cs="Times New Roman"/>
            <w:position w:val="-12"/>
            <w:sz w:val="24"/>
            <w:szCs w:val="24"/>
          </w:rPr>
          <w:object w:dxaOrig="840" w:dyaOrig="380" w14:anchorId="0F38590D">
            <v:shape id="_x0000_i1179" type="#_x0000_t75" style="width:43.75pt;height:19.25pt" o:ole="">
              <v:imagedata r:id="rId428" o:title=""/>
            </v:shape>
            <o:OLEObject Type="Embed" ProgID="Equation.DSMT4" ShapeID="_x0000_i1179" DrawAspect="Content" ObjectID="_1486165384" r:id="rId429"/>
          </w:object>
        </w:r>
      </w:ins>
      <w:ins w:id="115" w:author="Lenovo" w:date="2014-12-29T09:33:00Z">
        <w:r w:rsidR="00421345" w:rsidRPr="00C30527">
          <w:rPr>
            <w:rFonts w:ascii="Times New Roman" w:hAnsi="Times New Roman" w:cs="Times New Roman"/>
            <w:sz w:val="24"/>
            <w:szCs w:val="24"/>
          </w:rPr>
          <w:t xml:space="preserve">, the denominator of the left side of </w:t>
        </w:r>
        <w:r w:rsidR="00421345" w:rsidRPr="00C3052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421345" w:rsidRPr="00C30527">
          <w:rPr>
            <w:rFonts w:ascii="Times New Roman" w:hAnsi="Times New Roman" w:cs="Times New Roman"/>
            <w:sz w:val="24"/>
            <w:szCs w:val="24"/>
          </w:rPr>
          <w:instrText xml:space="preserve"> GOTOBUTTON ZEqnNum708529  \* MERGEFORMAT </w:instrText>
        </w:r>
        <w:r w:rsidR="00421345" w:rsidRPr="00C3052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421345" w:rsidRPr="00C30527">
          <w:rPr>
            <w:rFonts w:ascii="Times New Roman" w:hAnsi="Times New Roman" w:cs="Times New Roman"/>
            <w:sz w:val="24"/>
            <w:szCs w:val="24"/>
          </w:rPr>
          <w:instrText xml:space="preserve"> REF ZEqnNum708529 \* Charformat \! \* MERGEFORMAT </w:instrText>
        </w:r>
      </w:ins>
      <w:r w:rsidR="00421345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ins w:id="116" w:author="ceszeto" w:date="2015-02-23T01:55:00Z">
        <w:r w:rsidR="00C30527" w:rsidRPr="00C30527">
          <w:rPr>
            <w:rFonts w:ascii="Times New Roman" w:hAnsi="Times New Roman" w:cs="Times New Roman"/>
            <w:sz w:val="24"/>
            <w:szCs w:val="24"/>
          </w:rPr>
          <w:instrText>(47)</w:instrText>
        </w:r>
      </w:ins>
      <w:ins w:id="117" w:author="Lenovo" w:date="2014-12-29T09:33:00Z">
        <w:r w:rsidR="00421345" w:rsidRPr="00C30527">
          <w:rPr>
            <w:rFonts w:ascii="Times New Roman" w:hAnsi="Times New Roman" w:cs="Times New Roman"/>
            <w:sz w:val="24"/>
            <w:szCs w:val="24"/>
          </w:rPr>
          <w:fldChar w:fldCharType="end"/>
        </w:r>
        <w:r w:rsidR="00421345" w:rsidRPr="00C30527">
          <w:rPr>
            <w:rFonts w:ascii="Times New Roman" w:hAnsi="Times New Roman" w:cs="Times New Roman"/>
            <w:sz w:val="24"/>
            <w:szCs w:val="24"/>
          </w:rPr>
          <w:fldChar w:fldCharType="end"/>
        </w:r>
        <w:r w:rsidR="00421345" w:rsidRPr="00C30527">
          <w:rPr>
            <w:rFonts w:ascii="Times New Roman" w:hAnsi="Times New Roman" w:cs="Times New Roman"/>
            <w:sz w:val="24"/>
            <w:szCs w:val="24"/>
          </w:rPr>
          <w:t xml:space="preserve"> eq</w:t>
        </w:r>
      </w:ins>
      <w:ins w:id="118" w:author="Lenovo" w:date="2014-12-29T09:34:00Z">
        <w:r w:rsidR="00421345" w:rsidRPr="00C30527">
          <w:rPr>
            <w:rFonts w:ascii="Times New Roman" w:hAnsi="Times New Roman" w:cs="Times New Roman"/>
            <w:sz w:val="24"/>
            <w:szCs w:val="24"/>
          </w:rPr>
          <w:t>uals zero. However, this case is exclusive from our consideration</w:t>
        </w:r>
      </w:ins>
      <w:ins w:id="119" w:author="Lenovo" w:date="2014-12-29T09:35:00Z">
        <w:r w:rsidR="00421345" w:rsidRPr="00C30527">
          <w:rPr>
            <w:rFonts w:ascii="Times New Roman" w:hAnsi="Times New Roman" w:cs="Times New Roman"/>
            <w:sz w:val="24"/>
            <w:szCs w:val="24"/>
          </w:rPr>
          <w:t>.</w:t>
        </w:r>
      </w:ins>
      <w:ins w:id="120" w:author="Lenovo" w:date="2014-12-29T09:34:00Z">
        <w:r w:rsidR="00421345"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gramStart"/>
        <w:r w:rsidR="00421345" w:rsidRPr="00C30527">
          <w:rPr>
            <w:rFonts w:ascii="Times New Roman" w:hAnsi="Times New Roman" w:cs="Times New Roman"/>
            <w:sz w:val="24"/>
            <w:szCs w:val="24"/>
          </w:rPr>
          <w:t>Because the link is exclusive from the network</w:t>
        </w:r>
      </w:ins>
      <w:ins w:id="121" w:author="Lenovo" w:date="2014-12-29T09:35:00Z">
        <w:r w:rsidR="00421345"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22" w:author="Lenovo" w:date="2014-12-29T09:36:00Z">
        <w:r w:rsidR="00421345" w:rsidRPr="00C30527">
          <w:rPr>
            <w:rFonts w:ascii="Times New Roman" w:hAnsi="Times New Roman" w:cs="Times New Roman"/>
            <w:sz w:val="24"/>
            <w:szCs w:val="24"/>
          </w:rPr>
          <w:t xml:space="preserve">if </w:t>
        </w:r>
      </w:ins>
      <w:ins w:id="123" w:author="Lenovo" w:date="2014-12-29T09:35:00Z">
        <w:r w:rsidR="00421345" w:rsidRPr="00C30527">
          <w:rPr>
            <w:rFonts w:ascii="Times New Roman" w:hAnsi="Times New Roman" w:cs="Times New Roman"/>
            <w:sz w:val="24"/>
            <w:szCs w:val="24"/>
          </w:rPr>
          <w:t>it is unused in all circumstances</w:t>
        </w:r>
      </w:ins>
      <w:ins w:id="124" w:author="Lenovo" w:date="2014-12-29T09:34:00Z">
        <w:r w:rsidR="00421345" w:rsidRPr="00C30527">
          <w:rPr>
            <w:rFonts w:ascii="Times New Roman" w:hAnsi="Times New Roman" w:cs="Times New Roman"/>
            <w:sz w:val="24"/>
            <w:szCs w:val="24"/>
          </w:rPr>
          <w:t>.</w:t>
        </w:r>
      </w:ins>
      <w:proofErr w:type="gramEnd"/>
      <w:ins w:id="125" w:author="Lenovo" w:date="2014-12-29T09:32:00Z">
        <w:r w:rsidR="009D1A33"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proofErr w:type="gramStart"/>
      <w:ins w:id="126" w:author="Lenovo" w:date="2014-12-29T09:31:00Z">
        <w:r w:rsidR="00421345" w:rsidRPr="00C30527">
          <w:rPr>
            <w:rFonts w:ascii="Times New Roman" w:hAnsi="Times New Roman" w:cs="Times New Roman"/>
            <w:sz w:val="24"/>
            <w:szCs w:val="24"/>
          </w:rPr>
          <w:t xml:space="preserve">If </w:t>
        </w:r>
      </w:ins>
      <w:proofErr w:type="gramEnd"/>
      <w:ins w:id="127" w:author="Lenovo" w:date="2014-12-29T09:31:00Z">
        <w:r w:rsidR="00421345" w:rsidRPr="00C30527">
          <w:rPr>
            <w:rFonts w:ascii="Times New Roman" w:hAnsi="Times New Roman" w:cs="Times New Roman"/>
            <w:position w:val="-12"/>
            <w:sz w:val="24"/>
            <w:szCs w:val="24"/>
          </w:rPr>
          <w:object w:dxaOrig="840" w:dyaOrig="380" w14:anchorId="5209AF56">
            <v:shape id="_x0000_i1180" type="#_x0000_t75" style="width:43.75pt;height:19.25pt" o:ole="">
              <v:imagedata r:id="rId430" o:title=""/>
            </v:shape>
            <o:OLEObject Type="Embed" ProgID="Equation.DSMT4" ShapeID="_x0000_i1180" DrawAspect="Content" ObjectID="_1486165385" r:id="rId431"/>
          </w:object>
        </w:r>
      </w:ins>
      <w:ins w:id="128" w:author="Lenovo" w:date="2014-12-29T09:32:00Z">
        <w:r w:rsidR="00421345" w:rsidRPr="00C30527">
          <w:rPr>
            <w:rFonts w:ascii="Times New Roman" w:hAnsi="Times New Roman" w:cs="Times New Roman"/>
            <w:sz w:val="24"/>
            <w:szCs w:val="24"/>
          </w:rPr>
          <w:t>,</w:t>
        </w:r>
      </w:ins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ins w:id="129" w:author="Lenovo" w:date="2014-12-29T09:45:00Z">
        <w:r w:rsidR="009D1A33" w:rsidRPr="00C30527">
          <w:rPr>
            <w:rFonts w:ascii="Times New Roman" w:hAnsi="Times New Roman" w:cs="Times New Roman"/>
            <w:sz w:val="24"/>
            <w:szCs w:val="24"/>
          </w:rPr>
          <w:t>the denomin</w:t>
        </w:r>
        <w:r w:rsidR="009D4F8E" w:rsidRPr="00C30527">
          <w:rPr>
            <w:rFonts w:ascii="Times New Roman" w:hAnsi="Times New Roman" w:cs="Times New Roman"/>
            <w:sz w:val="24"/>
            <w:szCs w:val="24"/>
          </w:rPr>
          <w:t>ator is always larger than zero because</w:t>
        </w:r>
      </w:ins>
      <w:ins w:id="130" w:author="Lenovo" w:date="2014-12-29T09:58:00Z">
        <w:r w:rsidR="00D03C32"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131" w:author="Lenovo" w:date="2014-12-29T09:58:00Z">
        <w:r w:rsidR="00D03C32" w:rsidRPr="00C30527">
          <w:rPr>
            <w:rFonts w:ascii="Times New Roman" w:hAnsi="Times New Roman" w:cs="Times New Roman"/>
            <w:position w:val="-14"/>
            <w:sz w:val="24"/>
            <w:szCs w:val="24"/>
          </w:rPr>
          <w:object w:dxaOrig="1440" w:dyaOrig="400" w14:anchorId="372F6AA7">
            <v:shape id="_x0000_i1181" type="#_x0000_t75" style="width:1in;height:20.35pt" o:ole="">
              <v:imagedata r:id="rId432" o:title=""/>
            </v:shape>
            <o:OLEObject Type="Embed" ProgID="Equation.DSMT4" ShapeID="_x0000_i1181" DrawAspect="Content" ObjectID="_1486165386" r:id="rId433"/>
          </w:object>
        </w:r>
      </w:ins>
      <w:ins w:id="132" w:author="Lenovo" w:date="2014-12-29T09:59:00Z">
        <w:r w:rsidR="00D03C32" w:rsidRPr="00C30527">
          <w:rPr>
            <w:rFonts w:ascii="Times New Roman" w:hAnsi="Times New Roman" w:cs="Times New Roman"/>
            <w:sz w:val="24"/>
            <w:szCs w:val="24"/>
          </w:rPr>
          <w:t xml:space="preserve"> and</w:t>
        </w:r>
      </w:ins>
    </w:p>
    <w:p w:rsidR="009D4F8E" w:rsidRPr="00C30527" w:rsidRDefault="009D4F8E" w:rsidP="00C30527">
      <w:pPr>
        <w:pStyle w:val="MTDisplayEquation"/>
        <w:tabs>
          <w:tab w:val="clear" w:pos="8300"/>
          <w:tab w:val="right" w:pos="9000"/>
        </w:tabs>
        <w:spacing w:afterLines="0"/>
        <w:rPr>
          <w:ins w:id="133" w:author="Lenovo" w:date="2014-12-29T09:49:00Z"/>
        </w:rPr>
      </w:pPr>
      <w:ins w:id="134" w:author="Lenovo" w:date="2014-12-29T09:49:00Z">
        <w:r w:rsidRPr="00C30527">
          <w:tab/>
        </w:r>
      </w:ins>
      <w:ins w:id="135" w:author="Lenovo" w:date="2014-12-29T09:49:00Z">
        <w:r w:rsidR="00D8524E" w:rsidRPr="00C30527">
          <w:rPr>
            <w:position w:val="-32"/>
          </w:rPr>
          <w:object w:dxaOrig="7360" w:dyaOrig="760" w14:anchorId="3F9E9D7B">
            <v:shape id="_x0000_i1182" type="#_x0000_t75" style="width:367.9pt;height:38.05pt" o:ole="">
              <v:imagedata r:id="rId434" o:title=""/>
            </v:shape>
            <o:OLEObject Type="Embed" ProgID="Equation.DSMT4" ShapeID="_x0000_i1182" DrawAspect="Content" ObjectID="_1486165387" r:id="rId435"/>
          </w:object>
        </w:r>
      </w:ins>
      <w:ins w:id="136" w:author="Lenovo" w:date="2014-12-29T09:49:00Z">
        <w:r w:rsidRPr="00C30527">
          <w:t xml:space="preserve"> </w:t>
        </w:r>
        <w:r w:rsidRPr="00C30527">
          <w:tab/>
        </w:r>
        <w:commentRangeStart w:id="137"/>
        <w:commentRangeStart w:id="138"/>
        <w:r w:rsidRPr="00C30527">
          <w:fldChar w:fldCharType="begin"/>
        </w:r>
        <w:r w:rsidRPr="00C30527">
          <w:instrText xml:space="preserve"> MACROBUTTON MTPlaceRef \* MERGEFORMAT </w:instrText>
        </w:r>
        <w:r w:rsidRPr="00C30527">
          <w:fldChar w:fldCharType="begin"/>
        </w:r>
        <w:r w:rsidRPr="00C30527">
          <w:instrText xml:space="preserve"> SEQ MTEqn \h \* MERGEFORMAT </w:instrText>
        </w:r>
      </w:ins>
      <w:del w:id="139" w:author="ceszeto" w:date="2015-02-23T01:53:00Z">
        <w:r w:rsidR="005C1D14" w:rsidRPr="00C30527" w:rsidDel="005C1D14">
          <w:fldChar w:fldCharType="separate"/>
        </w:r>
      </w:del>
      <w:del w:id="140" w:author="Dept. of Civil Engg." w:date="2014-12-29T15:00:00Z">
        <w:r w:rsidRPr="00C30527">
          <w:fldChar w:fldCharType="end"/>
        </w:r>
      </w:del>
      <w:ins w:id="141" w:author="Lenovo" w:date="2014-12-29T09:49:00Z">
        <w:r w:rsidRPr="00C30527">
          <w:instrText>(</w:instrText>
        </w:r>
        <w:r w:rsidRPr="00C30527">
          <w:fldChar w:fldCharType="begin"/>
        </w:r>
        <w:r w:rsidRPr="00C30527">
          <w:instrText xml:space="preserve"> SEQ MTEqn \c \* Arabic \* MERGEFORMAT </w:instrText>
        </w:r>
      </w:ins>
      <w:r w:rsidRPr="00C30527">
        <w:fldChar w:fldCharType="separate"/>
      </w:r>
      <w:ins w:id="142" w:author="ceszeto" w:date="2015-02-23T01:55:00Z">
        <w:r w:rsidR="00C30527">
          <w:rPr>
            <w:noProof/>
          </w:rPr>
          <w:instrText>48</w:instrText>
        </w:r>
      </w:ins>
      <w:ins w:id="143" w:author="Lenovo" w:date="2014-12-29T09:49:00Z">
        <w:r w:rsidRPr="00C30527">
          <w:fldChar w:fldCharType="end"/>
        </w:r>
        <w:r w:rsidRPr="00C30527">
          <w:instrText>)</w:instrText>
        </w:r>
        <w:r w:rsidRPr="00C30527">
          <w:fldChar w:fldCharType="end"/>
        </w:r>
      </w:ins>
      <w:commentRangeEnd w:id="137"/>
      <w:ins w:id="144" w:author="Lenovo" w:date="2014-12-29T10:04:00Z">
        <w:r w:rsidR="00BC5E23" w:rsidRPr="00C30527">
          <w:rPr>
            <w:rStyle w:val="CommentReference"/>
            <w:rFonts w:asciiTheme="minorHAnsi" w:hAnsiTheme="minorHAnsi" w:cstheme="minorBidi"/>
          </w:rPr>
          <w:commentReference w:id="137"/>
        </w:r>
      </w:ins>
      <w:commentRangeEnd w:id="138"/>
      <w:ins w:id="145" w:author="Lenovo" w:date="2014-12-29T10:28:00Z">
        <w:r w:rsidR="00D8524E" w:rsidRPr="00C30527">
          <w:rPr>
            <w:rStyle w:val="CommentReference"/>
            <w:rFonts w:asciiTheme="minorHAnsi" w:hAnsiTheme="minorHAnsi" w:cstheme="minorBidi"/>
          </w:rPr>
          <w:commentReference w:id="138"/>
        </w:r>
      </w:ins>
    </w:p>
    <w:p w:rsidR="00657FF2" w:rsidRPr="00C30527" w:rsidRDefault="009D4F8E" w:rsidP="00C30527">
      <w:pPr>
        <w:tabs>
          <w:tab w:val="center" w:pos="4536"/>
          <w:tab w:val="right" w:pos="9072"/>
        </w:tabs>
        <w:snapToGrid w:val="0"/>
        <w:rPr>
          <w:ins w:id="146" w:author="Lenovo" w:date="2014-12-29T09:39:00Z"/>
          <w:rFonts w:ascii="Times New Roman" w:hAnsi="Times New Roman" w:cs="Times New Roman"/>
          <w:sz w:val="24"/>
          <w:szCs w:val="24"/>
          <w:vertAlign w:val="superscript"/>
        </w:rPr>
      </w:pPr>
      <w:ins w:id="147" w:author="Lenovo" w:date="2014-12-29T09:45:00Z">
        <w:r w:rsidRPr="00C30527">
          <w:rPr>
            <w:rFonts w:ascii="Times New Roman" w:hAnsi="Times New Roman" w:cs="Times New Roman"/>
            <w:sz w:val="24"/>
            <w:szCs w:val="24"/>
          </w:rPr>
          <w:t xml:space="preserve">However, </w:t>
        </w:r>
      </w:ins>
      <w:ins w:id="148" w:author="Lenovo" w:date="2014-12-29T09:46:00Z">
        <w:r w:rsidRPr="00C30527">
          <w:rPr>
            <w:rFonts w:ascii="Times New Roman" w:hAnsi="Times New Roman" w:cs="Times New Roman"/>
            <w:sz w:val="24"/>
            <w:szCs w:val="24"/>
          </w:rPr>
          <w:t>t</w:t>
        </w:r>
      </w:ins>
      <w:del w:id="149" w:author="Lenovo" w:date="2014-12-29T09:46:00Z">
        <w:r w:rsidR="001F01C2" w:rsidRPr="00C30527" w:rsidDel="009D1A33">
          <w:rPr>
            <w:rFonts w:ascii="Times New Roman" w:hAnsi="Times New Roman" w:cs="Times New Roman"/>
            <w:sz w:val="24"/>
            <w:szCs w:val="24"/>
          </w:rPr>
          <w:delText>t</w:delText>
        </w:r>
      </w:del>
      <w:r w:rsidR="001F01C2" w:rsidRPr="00C30527">
        <w:rPr>
          <w:rFonts w:ascii="Times New Roman" w:hAnsi="Times New Roman" w:cs="Times New Roman"/>
          <w:sz w:val="24"/>
          <w:szCs w:val="24"/>
        </w:rPr>
        <w:t xml:space="preserve">he left side of </w:t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219FC" w:rsidRPr="00C30527">
        <w:rPr>
          <w:rFonts w:ascii="Times New Roman" w:hAnsi="Times New Roman" w:cs="Times New Roman"/>
          <w:sz w:val="24"/>
          <w:szCs w:val="24"/>
        </w:rPr>
        <w:instrText xml:space="preserve"> GOTOBUTTON ZEqnNum708529  \* MERGEFORMAT </w:instrText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219FC" w:rsidRPr="00C30527">
        <w:rPr>
          <w:rFonts w:ascii="Times New Roman" w:hAnsi="Times New Roman" w:cs="Times New Roman"/>
          <w:sz w:val="24"/>
          <w:szCs w:val="24"/>
        </w:rPr>
        <w:instrText xml:space="preserve"> REF ZEqnNum708529 \* Charformat \! \* MERGEFORMAT </w:instrText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(47)</w:instrText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F01C2" w:rsidRPr="00C30527">
        <w:rPr>
          <w:rFonts w:ascii="Times New Roman" w:hAnsi="Times New Roman" w:cs="Times New Roman"/>
          <w:sz w:val="24"/>
          <w:szCs w:val="24"/>
        </w:rPr>
        <w:t xml:space="preserve"> </w:t>
      </w:r>
      <w:ins w:id="150" w:author="Lenovo" w:date="2014-12-29T10:33:00Z">
        <w:r w:rsidR="00D8524E" w:rsidRPr="00C30527">
          <w:rPr>
            <w:rFonts w:ascii="Times New Roman" w:hAnsi="Times New Roman" w:cs="Times New Roman"/>
            <w:sz w:val="24"/>
            <w:szCs w:val="24"/>
          </w:rPr>
          <w:t xml:space="preserve">still </w:t>
        </w:r>
      </w:ins>
      <w:r w:rsidR="001F01C2" w:rsidRPr="00C30527">
        <w:rPr>
          <w:rFonts w:ascii="Times New Roman" w:hAnsi="Times New Roman" w:cs="Times New Roman"/>
          <w:sz w:val="24"/>
          <w:szCs w:val="24"/>
        </w:rPr>
        <w:t>equals zero</w:t>
      </w:r>
      <w:ins w:id="151" w:author="Lenovo" w:date="2014-12-29T09:57:00Z">
        <w:r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D03C32" w:rsidRPr="00C30527">
          <w:rPr>
            <w:rFonts w:ascii="Times New Roman" w:hAnsi="Times New Roman" w:cs="Times New Roman"/>
            <w:sz w:val="24"/>
            <w:szCs w:val="24"/>
          </w:rPr>
          <w:t>(</w:t>
        </w:r>
        <w:r w:rsidRPr="00C30527">
          <w:rPr>
            <w:rFonts w:ascii="Times New Roman" w:hAnsi="Times New Roman" w:cs="Times New Roman"/>
            <w:sz w:val="24"/>
            <w:szCs w:val="24"/>
          </w:rPr>
          <w:t>because the numerator is zero</w:t>
        </w:r>
        <w:r w:rsidR="00D03C32" w:rsidRPr="00C30527">
          <w:rPr>
            <w:rFonts w:ascii="Times New Roman" w:hAnsi="Times New Roman" w:cs="Times New Roman"/>
            <w:sz w:val="24"/>
            <w:szCs w:val="24"/>
          </w:rPr>
          <w:t>)</w:t>
        </w:r>
      </w:ins>
      <w:r w:rsidR="001F01C2" w:rsidRPr="00C30527">
        <w:rPr>
          <w:rFonts w:ascii="Times New Roman" w:hAnsi="Times New Roman" w:cs="Times New Roman"/>
          <w:sz w:val="24"/>
          <w:szCs w:val="24"/>
        </w:rPr>
        <w:t xml:space="preserve">, which is obviously </w:t>
      </w:r>
      <w:r w:rsidR="004A372B" w:rsidRPr="00C30527">
        <w:rPr>
          <w:rFonts w:ascii="Times New Roman" w:hAnsi="Times New Roman" w:cs="Times New Roman"/>
          <w:sz w:val="24"/>
          <w:szCs w:val="24"/>
        </w:rPr>
        <w:t>not greater</w:t>
      </w:r>
      <w:r w:rsidR="001F01C2" w:rsidRPr="00C30527">
        <w:rPr>
          <w:rFonts w:ascii="Times New Roman" w:hAnsi="Times New Roman" w:cs="Times New Roman"/>
          <w:sz w:val="24"/>
          <w:szCs w:val="24"/>
        </w:rPr>
        <w:t xml:space="preserve"> than the right side </w:t>
      </w:r>
      <w:proofErr w:type="gramStart"/>
      <w:r w:rsidR="001F01C2" w:rsidRPr="00C30527">
        <w:rPr>
          <w:rFonts w:ascii="Times New Roman" w:hAnsi="Times New Roman" w:cs="Times New Roman"/>
          <w:sz w:val="24"/>
          <w:szCs w:val="24"/>
        </w:rPr>
        <w:t>of</w:t>
      </w:r>
      <w:r w:rsidR="00590870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1219F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219FC" w:rsidRPr="00C30527">
        <w:rPr>
          <w:rFonts w:ascii="Times New Roman" w:hAnsi="Times New Roman" w:cs="Times New Roman"/>
          <w:sz w:val="24"/>
          <w:szCs w:val="24"/>
        </w:rPr>
        <w:instrText xml:space="preserve"> GOTOBUTTON ZEqnNum708529  \* MERGEFORMAT </w:instrText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219FC" w:rsidRPr="00C30527">
        <w:rPr>
          <w:rFonts w:ascii="Times New Roman" w:hAnsi="Times New Roman" w:cs="Times New Roman"/>
          <w:sz w:val="24"/>
          <w:szCs w:val="24"/>
        </w:rPr>
        <w:instrText xml:space="preserve"> REF ZEqnNum708529 \* Charformat \! \* MERGEFORMAT </w:instrText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(47)</w:instrText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219F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F01C2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657FF2" w:rsidRPr="00C30527">
        <w:rPr>
          <w:rFonts w:ascii="Times New Roman" w:hAnsi="Times New Roman" w:cs="Times New Roman" w:hint="eastAsia"/>
          <w:sz w:val="24"/>
          <w:szCs w:val="24"/>
        </w:rPr>
        <w:t>This completes the proof.</w:t>
      </w:r>
      <w:r w:rsidR="00273AE4"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 ■</w:t>
      </w:r>
    </w:p>
    <w:p w:rsidR="009D1A33" w:rsidRPr="00C30527" w:rsidDel="00D03C32" w:rsidRDefault="009D1A33" w:rsidP="00C30527">
      <w:pPr>
        <w:tabs>
          <w:tab w:val="center" w:pos="4536"/>
          <w:tab w:val="right" w:pos="9072"/>
        </w:tabs>
        <w:snapToGrid w:val="0"/>
        <w:rPr>
          <w:del w:id="152" w:author="Lenovo" w:date="2014-12-29T09:57:00Z"/>
          <w:rFonts w:ascii="Times New Roman" w:hAnsi="Times New Roman" w:cs="Times New Roman"/>
          <w:b/>
          <w:sz w:val="24"/>
          <w:szCs w:val="24"/>
        </w:rPr>
      </w:pPr>
    </w:p>
    <w:p w:rsidR="001F01C2" w:rsidRPr="00C30527" w:rsidRDefault="001F01C2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606EDD" w:rsidRPr="00C30527" w:rsidRDefault="00066D0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Proposition 5</w:t>
      </w:r>
      <w:r w:rsidR="00606EDD" w:rsidRPr="00C30527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="00606EDD" w:rsidRPr="00C30527">
        <w:rPr>
          <w:rFonts w:hint="eastAsia"/>
          <w:b/>
        </w:rPr>
        <w:t xml:space="preserve"> </w:t>
      </w:r>
      <w:r w:rsidR="00606EDD" w:rsidRPr="00C30527">
        <w:rPr>
          <w:rFonts w:ascii="Times New Roman" w:hAnsi="Times New Roman" w:cs="Times New Roman" w:hint="eastAsia"/>
          <w:sz w:val="24"/>
          <w:szCs w:val="24"/>
        </w:rPr>
        <w:t xml:space="preserve">For reliability-based traffic assignment, </w:t>
      </w:r>
      <w:r w:rsidR="00606EDD" w:rsidRPr="00C30527">
        <w:rPr>
          <w:rFonts w:ascii="Times New Roman" w:hAnsi="Times New Roman" w:cs="Times New Roman"/>
          <w:sz w:val="24"/>
          <w:szCs w:val="24"/>
        </w:rPr>
        <w:t xml:space="preserve">define </w:t>
      </w:r>
      <w:r w:rsidR="00606EDD" w:rsidRPr="00C30527">
        <w:rPr>
          <w:rFonts w:ascii="Times New Roman" w:hAnsi="Times New Roman" w:cs="Times New Roman"/>
          <w:position w:val="-12"/>
          <w:sz w:val="24"/>
          <w:szCs w:val="24"/>
        </w:rPr>
        <w:object w:dxaOrig="700" w:dyaOrig="360" w14:anchorId="5A707F80">
          <v:shape id="_x0000_i1183" type="#_x0000_t75" style="width:33.95pt;height:16.2pt" o:ole="">
            <v:imagedata r:id="rId437" o:title=""/>
          </v:shape>
          <o:OLEObject Type="Embed" ProgID="Equation.DSMT4" ShapeID="_x0000_i1183" DrawAspect="Content" ObjectID="_1486165388" r:id="rId438"/>
        </w:object>
      </w:r>
      <w:r w:rsidR="00606EDD" w:rsidRPr="00C30527">
        <w:rPr>
          <w:rFonts w:ascii="Times New Roman" w:hAnsi="Times New Roman" w:cs="Times New Roman"/>
          <w:sz w:val="24"/>
          <w:szCs w:val="24"/>
        </w:rPr>
        <w:t xml:space="preserve"> as follow</w:t>
      </w:r>
      <w:r w:rsidR="003C0F60" w:rsidRPr="00C30527">
        <w:rPr>
          <w:rFonts w:ascii="Times New Roman" w:hAnsi="Times New Roman" w:cs="Times New Roman"/>
          <w:sz w:val="24"/>
          <w:szCs w:val="24"/>
        </w:rPr>
        <w:t>s</w:t>
      </w:r>
      <w:r w:rsidR="00606EDD" w:rsidRPr="00C30527">
        <w:rPr>
          <w:rFonts w:ascii="Times New Roman" w:hAnsi="Times New Roman" w:cs="Times New Roman"/>
          <w:sz w:val="24"/>
          <w:szCs w:val="24"/>
        </w:rPr>
        <w:t>:</w:t>
      </w:r>
    </w:p>
    <w:p w:rsidR="00606EDD" w:rsidRPr="00C30527" w:rsidRDefault="00606EDD" w:rsidP="00C30527">
      <w:pPr>
        <w:pStyle w:val="MTDisplayEquation"/>
        <w:tabs>
          <w:tab w:val="clear" w:pos="8300"/>
          <w:tab w:val="right" w:pos="9000"/>
        </w:tabs>
        <w:spacing w:afterLines="0"/>
      </w:pPr>
      <w:r w:rsidRPr="00C30527">
        <w:tab/>
      </w:r>
      <w:r w:rsidRPr="00C30527">
        <w:rPr>
          <w:position w:val="-64"/>
        </w:rPr>
        <w:object w:dxaOrig="5800" w:dyaOrig="1219" w14:anchorId="28D83827">
          <v:shape id="_x0000_i1184" type="#_x0000_t75" style="width:289.9pt;height:60.3pt" o:ole="">
            <v:imagedata r:id="rId439" o:title=""/>
          </v:shape>
          <o:OLEObject Type="Embed" ProgID="Equation.DSMT4" ShapeID="_x0000_i1184" DrawAspect="Content" ObjectID="_1486165389" r:id="rId440"/>
        </w:object>
      </w:r>
      <w:r w:rsidRPr="00C30527">
        <w:t xml:space="preserve">,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ins w:id="153" w:author="ceszeto" w:date="2015-02-23T01:55:00Z">
          <w:r w:rsidR="00C30527">
            <w:rPr>
              <w:noProof/>
            </w:rPr>
            <w:instrText>49</w:instrText>
          </w:r>
        </w:ins>
        <w:ins w:id="154" w:author="Dept. of Civil Engg." w:date="2014-12-29T15:01:00Z">
          <w:del w:id="155" w:author="ceszeto" w:date="2015-02-23T01:53:00Z">
            <w:r w:rsidR="005A3977" w:rsidRPr="00C30527" w:rsidDel="005C1D14">
              <w:rPr>
                <w:noProof/>
              </w:rPr>
              <w:delInstrText>49</w:delInstrText>
            </w:r>
          </w:del>
        </w:ins>
        <w:ins w:id="156" w:author="Lenovo" w:date="2014-12-29T10:50:00Z">
          <w:del w:id="157" w:author="ceszeto" w:date="2015-02-23T01:53:00Z">
            <w:r w:rsidR="0044782A" w:rsidRPr="00C30527" w:rsidDel="005C1D14">
              <w:rPr>
                <w:noProof/>
              </w:rPr>
              <w:delInstrText>49</w:delInstrText>
            </w:r>
          </w:del>
        </w:ins>
        <w:del w:id="158" w:author="ceszeto" w:date="2015-02-23T01:53:00Z">
          <w:r w:rsidR="002A528F" w:rsidRPr="00C30527" w:rsidDel="005C1D14">
            <w:rPr>
              <w:noProof/>
            </w:rPr>
            <w:delInstrText>49</w:delInstrText>
          </w:r>
        </w:del>
      </w:fldSimple>
      <w:r w:rsidR="000868CE" w:rsidRPr="00C30527">
        <w:instrText>)</w:instrText>
      </w:r>
      <w:r w:rsidR="000868CE" w:rsidRPr="00C30527">
        <w:fldChar w:fldCharType="end"/>
      </w:r>
      <w:r w:rsidRPr="00C30527">
        <w:t xml:space="preserve"> </w:t>
      </w:r>
    </w:p>
    <w:p w:rsidR="00606EDD" w:rsidRPr="00C30527" w:rsidRDefault="00606EDD" w:rsidP="00C30527">
      <w:pPr>
        <w:pStyle w:val="MTDisplayEquation"/>
        <w:tabs>
          <w:tab w:val="clear" w:pos="8300"/>
          <w:tab w:val="right" w:pos="9000"/>
        </w:tabs>
        <w:spacing w:afterLines="0"/>
        <w:ind w:firstLineChars="0" w:firstLine="0"/>
      </w:pPr>
      <w:proofErr w:type="gramStart"/>
      <w:r w:rsidRPr="00C30527">
        <w:t xml:space="preserve">where </w:t>
      </w:r>
      <w:proofErr w:type="gramEnd"/>
      <w:r w:rsidRPr="00C30527">
        <w:rPr>
          <w:noProof/>
          <w:position w:val="-12"/>
        </w:rPr>
        <w:drawing>
          <wp:inline distT="0" distB="0" distL="0" distR="0" wp14:anchorId="1EC1304D" wp14:editId="7466B96F">
            <wp:extent cx="533400" cy="228600"/>
            <wp:effectExtent l="0" t="0" r="0" b="0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. Then, </w:t>
      </w:r>
    </w:p>
    <w:p w:rsidR="00606EDD" w:rsidRPr="00C30527" w:rsidRDefault="00606EDD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r w:rsidRPr="00C30527">
        <w:tab/>
      </w:r>
      <w:r w:rsidRPr="00C30527">
        <w:rPr>
          <w:position w:val="-12"/>
        </w:rPr>
        <w:object w:dxaOrig="1200" w:dyaOrig="360" w14:anchorId="04F09EFA">
          <v:shape id="_x0000_i1185" type="#_x0000_t75" style="width:60.3pt;height:16.2pt" o:ole="">
            <v:imagedata r:id="rId442" o:title=""/>
          </v:shape>
          <o:OLEObject Type="Embed" ProgID="Equation.DSMT4" ShapeID="_x0000_i1185" DrawAspect="Content" ObjectID="_1486165390" r:id="rId443"/>
        </w:object>
      </w:r>
      <w:r w:rsidRPr="00C30527">
        <w:t xml:space="preserve">.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159" w:name="ZEqnNum249726"/>
      <w:r w:rsidR="000868CE" w:rsidRPr="00C30527">
        <w:instrText>(</w:instrText>
      </w:r>
      <w:fldSimple w:instr=" SEQ MTEqn \c \* Arabic \* MERGEFORMAT ">
        <w:ins w:id="160" w:author="ceszeto" w:date="2015-02-23T01:55:00Z">
          <w:r w:rsidR="00C30527">
            <w:rPr>
              <w:noProof/>
            </w:rPr>
            <w:instrText>50</w:instrText>
          </w:r>
        </w:ins>
        <w:ins w:id="161" w:author="Dept. of Civil Engg." w:date="2014-12-29T15:01:00Z">
          <w:del w:id="162" w:author="ceszeto" w:date="2015-02-23T01:53:00Z">
            <w:r w:rsidR="005A3977" w:rsidRPr="00C30527" w:rsidDel="005C1D14">
              <w:rPr>
                <w:noProof/>
              </w:rPr>
              <w:delInstrText>50</w:delInstrText>
            </w:r>
          </w:del>
        </w:ins>
        <w:ins w:id="163" w:author="Lenovo" w:date="2014-12-29T10:50:00Z">
          <w:del w:id="164" w:author="ceszeto" w:date="2015-02-23T01:53:00Z">
            <w:r w:rsidR="0044782A" w:rsidRPr="00C30527" w:rsidDel="005C1D14">
              <w:rPr>
                <w:noProof/>
              </w:rPr>
              <w:delInstrText>50</w:delInstrText>
            </w:r>
          </w:del>
        </w:ins>
        <w:del w:id="165" w:author="ceszeto" w:date="2015-02-23T01:53:00Z">
          <w:r w:rsidR="002A528F" w:rsidRPr="00C30527" w:rsidDel="005C1D14">
            <w:rPr>
              <w:noProof/>
            </w:rPr>
            <w:delInstrText>50</w:delInstrText>
          </w:r>
        </w:del>
      </w:fldSimple>
      <w:r w:rsidR="000868CE" w:rsidRPr="00C30527">
        <w:instrText>)</w:instrText>
      </w:r>
      <w:bookmarkEnd w:id="159"/>
      <w:r w:rsidR="000868CE" w:rsidRPr="00C30527">
        <w:fldChar w:fldCharType="end"/>
      </w:r>
    </w:p>
    <w:p w:rsidR="00606EDD" w:rsidRPr="00C30527" w:rsidRDefault="00606EDD" w:rsidP="00C30527"/>
    <w:p w:rsidR="00606EDD" w:rsidRPr="00C30527" w:rsidRDefault="00606EDD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Substituting </w:t>
      </w:r>
      <w:r w:rsidRPr="00C30527">
        <w:rPr>
          <w:noProof/>
          <w:position w:val="-6"/>
        </w:rPr>
        <w:drawing>
          <wp:inline distT="0" distB="0" distL="0" distR="0" wp14:anchorId="23E4D1C2" wp14:editId="1C4FD1D3">
            <wp:extent cx="314960" cy="203200"/>
            <wp:effectExtent l="0" t="0" r="8890" b="6350"/>
            <wp:docPr id="245" name="Picture 2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5"/>
                    <pic:cNvPicPr>
                      <a:picLocks noChangeArrowheads="1"/>
                    </pic:cNvPicPr>
                  </pic:nvPicPr>
                  <pic:blipFill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r w:rsidRPr="00C30527">
        <w:rPr>
          <w:noProof/>
          <w:position w:val="-6"/>
        </w:rPr>
        <w:drawing>
          <wp:inline distT="0" distB="0" distL="0" distR="0" wp14:anchorId="3D315708" wp14:editId="28E49D68">
            <wp:extent cx="304800" cy="203200"/>
            <wp:effectExtent l="0" t="0" r="0" b="6350"/>
            <wp:docPr id="250" name="Picture 2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7"/>
                    <pic:cNvPicPr>
                      <a:picLocks noChangeArrowheads="1"/>
                    </pic:cNvPicPr>
                  </pic:nvPicPr>
                  <pic:blipFill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sz w:val="24"/>
          <w:szCs w:val="24"/>
        </w:rPr>
        <w:t xml:space="preserve"> </w:t>
      </w:r>
      <w:r w:rsidR="00066D04" w:rsidRPr="00C30527">
        <w:rPr>
          <w:rFonts w:ascii="Times New Roman" w:hAnsi="Times New Roman" w:cs="Times New Roman"/>
          <w:sz w:val="24"/>
          <w:szCs w:val="24"/>
        </w:rPr>
        <w:t xml:space="preserve">into the equalities in </w:t>
      </w:r>
      <w:r w:rsidR="00066D04" w:rsidRPr="00C30527">
        <w:rPr>
          <w:rFonts w:ascii="Times New Roman" w:hAnsi="Times New Roman" w:cs="Times New Roman"/>
          <w:i/>
          <w:sz w:val="24"/>
          <w:szCs w:val="24"/>
        </w:rPr>
        <w:t>Lemma 1</w:t>
      </w:r>
      <w:r w:rsidR="003C0F60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066D04" w:rsidRPr="00C30527">
        <w:rPr>
          <w:rFonts w:ascii="Times New Roman" w:hAnsi="Times New Roman" w:cs="Times New Roman"/>
          <w:sz w:val="24"/>
          <w:szCs w:val="24"/>
        </w:rPr>
        <w:t>respectively, we obtain</w:t>
      </w:r>
    </w:p>
    <w:p w:rsidR="00606EDD" w:rsidRPr="00C30527" w:rsidRDefault="00606EDD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Pr="00C30527">
        <w:rPr>
          <w:noProof/>
          <w:position w:val="-28"/>
        </w:rPr>
        <w:drawing>
          <wp:inline distT="0" distB="0" distL="0" distR="0" wp14:anchorId="65776DE7" wp14:editId="31C02FEE">
            <wp:extent cx="2667000" cy="342900"/>
            <wp:effectExtent l="0" t="0" r="0" b="0"/>
            <wp:docPr id="252" name="Picture 2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rrowheads="1"/>
                    </pic:cNvPicPr>
                  </pic:nvPicPr>
                  <pic:blipFill>
                    <a:blip r:embed="rId4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proofErr w:type="gramStart"/>
      <w:r w:rsidRPr="00C30527">
        <w:rPr>
          <w:rFonts w:hint="eastAsia"/>
        </w:rPr>
        <w:t>and</w:t>
      </w:r>
      <w:proofErr w:type="gramEnd"/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166" w:name="ZEqnNum564794"/>
      <w:r w:rsidR="000868CE" w:rsidRPr="00C30527">
        <w:instrText>(</w:instrText>
      </w:r>
      <w:fldSimple w:instr=" SEQ MTEqn \c \* Arabic \* MERGEFORMAT ">
        <w:ins w:id="167" w:author="ceszeto" w:date="2015-02-23T01:55:00Z">
          <w:r w:rsidR="00C30527">
            <w:rPr>
              <w:noProof/>
            </w:rPr>
            <w:instrText>51</w:instrText>
          </w:r>
        </w:ins>
        <w:ins w:id="168" w:author="Dept. of Civil Engg." w:date="2014-12-29T15:01:00Z">
          <w:del w:id="169" w:author="ceszeto" w:date="2015-02-23T01:53:00Z">
            <w:r w:rsidR="005A3977" w:rsidRPr="00C30527" w:rsidDel="005C1D14">
              <w:rPr>
                <w:noProof/>
              </w:rPr>
              <w:delInstrText>51</w:delInstrText>
            </w:r>
          </w:del>
        </w:ins>
        <w:ins w:id="170" w:author="Lenovo" w:date="2014-12-29T10:50:00Z">
          <w:del w:id="171" w:author="ceszeto" w:date="2015-02-23T01:53:00Z">
            <w:r w:rsidR="0044782A" w:rsidRPr="00C30527" w:rsidDel="005C1D14">
              <w:rPr>
                <w:noProof/>
              </w:rPr>
              <w:delInstrText>51</w:delInstrText>
            </w:r>
          </w:del>
        </w:ins>
        <w:del w:id="172" w:author="ceszeto" w:date="2015-02-23T01:53:00Z">
          <w:r w:rsidR="002A528F" w:rsidRPr="00C30527" w:rsidDel="005C1D14">
            <w:rPr>
              <w:noProof/>
            </w:rPr>
            <w:delInstrText>51</w:delInstrText>
          </w:r>
        </w:del>
      </w:fldSimple>
      <w:r w:rsidR="000868CE" w:rsidRPr="00C30527">
        <w:instrText>)</w:instrText>
      </w:r>
      <w:bookmarkEnd w:id="166"/>
      <w:r w:rsidR="000868CE" w:rsidRPr="00C30527">
        <w:fldChar w:fldCharType="end"/>
      </w:r>
    </w:p>
    <w:p w:rsidR="00606EDD" w:rsidRPr="00C30527" w:rsidRDefault="00606EDD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Pr="00C30527">
        <w:rPr>
          <w:noProof/>
          <w:position w:val="-28"/>
        </w:rPr>
        <w:drawing>
          <wp:inline distT="0" distB="0" distL="0" distR="0" wp14:anchorId="34FB7E5A" wp14:editId="2F2B01B6">
            <wp:extent cx="1981200" cy="342900"/>
            <wp:effectExtent l="0" t="0" r="0" b="0"/>
            <wp:docPr id="253" name="Picture 2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rrowheads="1"/>
                    </pic:cNvPicPr>
                  </pic:nvPicPr>
                  <pic:blipFill>
                    <a:blip r:embed="rId4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173" w:name="ZEqnNum214680"/>
      <w:r w:rsidR="000868CE" w:rsidRPr="00C30527">
        <w:instrText>(</w:instrText>
      </w:r>
      <w:fldSimple w:instr=" SEQ MTEqn \c \* Arabic \* MERGEFORMAT ">
        <w:ins w:id="174" w:author="ceszeto" w:date="2015-02-23T01:55:00Z">
          <w:r w:rsidR="00C30527">
            <w:rPr>
              <w:noProof/>
            </w:rPr>
            <w:instrText>52</w:instrText>
          </w:r>
        </w:ins>
        <w:ins w:id="175" w:author="Dept. of Civil Engg." w:date="2014-12-29T15:01:00Z">
          <w:del w:id="176" w:author="ceszeto" w:date="2015-02-23T01:53:00Z">
            <w:r w:rsidR="005A3977" w:rsidRPr="00C30527" w:rsidDel="005C1D14">
              <w:rPr>
                <w:noProof/>
              </w:rPr>
              <w:delInstrText>52</w:delInstrText>
            </w:r>
          </w:del>
        </w:ins>
        <w:ins w:id="177" w:author="Lenovo" w:date="2014-12-29T10:50:00Z">
          <w:del w:id="178" w:author="ceszeto" w:date="2015-02-23T01:53:00Z">
            <w:r w:rsidR="0044782A" w:rsidRPr="00C30527" w:rsidDel="005C1D14">
              <w:rPr>
                <w:noProof/>
              </w:rPr>
              <w:delInstrText>52</w:delInstrText>
            </w:r>
          </w:del>
        </w:ins>
        <w:del w:id="179" w:author="ceszeto" w:date="2015-02-23T01:53:00Z">
          <w:r w:rsidR="002A528F" w:rsidRPr="00C30527" w:rsidDel="005C1D14">
            <w:rPr>
              <w:noProof/>
            </w:rPr>
            <w:delInstrText>52</w:delInstrText>
          </w:r>
        </w:del>
      </w:fldSimple>
      <w:r w:rsidR="000868CE" w:rsidRPr="00C30527">
        <w:instrText>)</w:instrText>
      </w:r>
      <w:bookmarkEnd w:id="173"/>
      <w:r w:rsidR="000868CE" w:rsidRPr="00C30527">
        <w:fldChar w:fldCharType="end"/>
      </w:r>
    </w:p>
    <w:p w:rsidR="00606EDD" w:rsidRPr="00C30527" w:rsidRDefault="00066D0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B</w:t>
      </w:r>
      <w:r w:rsidR="00606EDD" w:rsidRPr="00C30527">
        <w:rPr>
          <w:rFonts w:ascii="Times New Roman" w:hAnsi="Times New Roman" w:cs="Times New Roman"/>
          <w:sz w:val="24"/>
          <w:szCs w:val="24"/>
        </w:rPr>
        <w:t xml:space="preserve">oth the left and right sides of </w:t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A71088" w:rsidRPr="00C30527">
        <w:rPr>
          <w:rFonts w:ascii="Times New Roman" w:hAnsi="Times New Roman" w:cs="Times New Roman"/>
          <w:sz w:val="24"/>
          <w:szCs w:val="24"/>
        </w:rPr>
        <w:instrText xml:space="preserve"> GOTOBUTTON ZEqnNum564794  \* MERGEFORMAT </w:instrText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A71088" w:rsidRPr="00C30527">
        <w:rPr>
          <w:rFonts w:ascii="Times New Roman" w:hAnsi="Times New Roman" w:cs="Times New Roman"/>
          <w:sz w:val="24"/>
          <w:szCs w:val="24"/>
        </w:rPr>
        <w:instrText xml:space="preserve"> REF ZEqnNum564794 \* Charformat \! \* MERGEFORMAT </w:instrText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ins w:id="180" w:author="ceszeto" w:date="2015-02-23T01:55:00Z">
        <w:r w:rsidR="00C30527" w:rsidRPr="00C30527">
          <w:rPr>
            <w:rFonts w:ascii="Times New Roman" w:hAnsi="Times New Roman" w:cs="Times New Roman"/>
            <w:sz w:val="24"/>
            <w:szCs w:val="24"/>
          </w:rPr>
          <w:instrText>(51)</w:instrText>
        </w:r>
      </w:ins>
      <w:ins w:id="181" w:author="Dept. of Civil Engg." w:date="2014-12-29T15:01:00Z">
        <w:del w:id="182" w:author="ceszeto" w:date="2015-02-23T01:53:00Z">
          <w:r w:rsidR="005A3977" w:rsidRPr="00C30527" w:rsidDel="005C1D14">
            <w:rPr>
              <w:rFonts w:ascii="Times New Roman" w:hAnsi="Times New Roman" w:cs="Times New Roman"/>
              <w:sz w:val="24"/>
              <w:szCs w:val="24"/>
            </w:rPr>
            <w:delInstrText>(51)</w:delInstrText>
          </w:r>
        </w:del>
      </w:ins>
      <w:ins w:id="183" w:author="Lenovo" w:date="2014-12-29T10:50:00Z">
        <w:del w:id="184" w:author="ceszeto" w:date="2015-02-23T01:53:00Z">
          <w:r w:rsidR="0044782A" w:rsidRPr="00C30527" w:rsidDel="005C1D14">
            <w:rPr>
              <w:rFonts w:ascii="Times New Roman" w:hAnsi="Times New Roman" w:cs="Times New Roman"/>
              <w:sz w:val="24"/>
              <w:szCs w:val="24"/>
            </w:rPr>
            <w:delInstrText>(51)</w:delInstrText>
          </w:r>
        </w:del>
      </w:ins>
      <w:del w:id="185" w:author="ceszeto" w:date="2015-02-23T01:53:00Z">
        <w:r w:rsidR="002A528F" w:rsidRPr="00C30527" w:rsidDel="005C1D14">
          <w:rPr>
            <w:rFonts w:ascii="Times New Roman" w:hAnsi="Times New Roman" w:cs="Times New Roman"/>
            <w:sz w:val="24"/>
            <w:szCs w:val="24"/>
          </w:rPr>
          <w:delInstrText>(51)</w:delInstrText>
        </w:r>
      </w:del>
      <w:r w:rsidR="00A7108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606EDD" w:rsidRPr="00C30527"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A71088" w:rsidRPr="00C30527">
        <w:rPr>
          <w:rFonts w:ascii="Times New Roman" w:hAnsi="Times New Roman" w:cs="Times New Roman"/>
          <w:sz w:val="24"/>
          <w:szCs w:val="24"/>
        </w:rPr>
        <w:instrText xml:space="preserve"> GOTOBUTTON ZEqnNum214680  \* MERGEFORMAT </w:instrText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A71088" w:rsidRPr="00C30527">
        <w:rPr>
          <w:rFonts w:ascii="Times New Roman" w:hAnsi="Times New Roman" w:cs="Times New Roman"/>
          <w:sz w:val="24"/>
          <w:szCs w:val="24"/>
        </w:rPr>
        <w:instrText xml:space="preserve"> REF ZEqnNum214680 \* Charformat \! \* MERGEFORMAT </w:instrText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ins w:id="186" w:author="ceszeto" w:date="2015-02-23T01:55:00Z">
        <w:r w:rsidR="00C30527" w:rsidRPr="00C30527">
          <w:rPr>
            <w:rFonts w:ascii="Times New Roman" w:hAnsi="Times New Roman" w:cs="Times New Roman"/>
            <w:sz w:val="24"/>
            <w:szCs w:val="24"/>
          </w:rPr>
          <w:instrText>(52)</w:instrText>
        </w:r>
      </w:ins>
      <w:ins w:id="187" w:author="Dept. of Civil Engg." w:date="2014-12-29T15:01:00Z">
        <w:del w:id="188" w:author="ceszeto" w:date="2015-02-23T01:53:00Z">
          <w:r w:rsidR="005A3977" w:rsidRPr="00C30527" w:rsidDel="005C1D14">
            <w:rPr>
              <w:rFonts w:ascii="Times New Roman" w:hAnsi="Times New Roman" w:cs="Times New Roman"/>
              <w:sz w:val="24"/>
              <w:szCs w:val="24"/>
            </w:rPr>
            <w:delInstrText>(52)</w:delInstrText>
          </w:r>
        </w:del>
      </w:ins>
      <w:ins w:id="189" w:author="Lenovo" w:date="2014-12-29T10:50:00Z">
        <w:del w:id="190" w:author="ceszeto" w:date="2015-02-23T01:53:00Z">
          <w:r w:rsidR="0044782A" w:rsidRPr="00C30527" w:rsidDel="005C1D14">
            <w:rPr>
              <w:rFonts w:ascii="Times New Roman" w:hAnsi="Times New Roman" w:cs="Times New Roman"/>
              <w:sz w:val="24"/>
              <w:szCs w:val="24"/>
            </w:rPr>
            <w:delInstrText>(52)</w:delInstrText>
          </w:r>
        </w:del>
      </w:ins>
      <w:del w:id="191" w:author="ceszeto" w:date="2015-02-23T01:53:00Z">
        <w:r w:rsidR="002A528F" w:rsidRPr="00C30527" w:rsidDel="005C1D14">
          <w:rPr>
            <w:rFonts w:ascii="Times New Roman" w:hAnsi="Times New Roman" w:cs="Times New Roman"/>
            <w:sz w:val="24"/>
            <w:szCs w:val="24"/>
          </w:rPr>
          <w:delInstrText>(52)</w:delInstrText>
        </w:r>
      </w:del>
      <w:r w:rsidR="00A7108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606EDD" w:rsidRPr="00C30527">
        <w:rPr>
          <w:rFonts w:ascii="Times New Roman" w:hAnsi="Times New Roman" w:cs="Times New Roman"/>
          <w:sz w:val="24"/>
          <w:szCs w:val="24"/>
        </w:rPr>
        <w:t xml:space="preserve"> are positive due to</w:t>
      </w:r>
      <w:r w:rsidRPr="00C30527">
        <w:rPr>
          <w:rFonts w:ascii="Times New Roman" w:hAnsi="Times New Roman" w:cs="Times New Roman"/>
          <w:sz w:val="24"/>
          <w:szCs w:val="24"/>
        </w:rPr>
        <w:t xml:space="preserve"> A2. </w:t>
      </w:r>
      <w:r w:rsidR="00D7142F" w:rsidRPr="00C30527">
        <w:rPr>
          <w:rFonts w:ascii="Times New Roman" w:hAnsi="Times New Roman" w:cs="Times New Roman"/>
          <w:sz w:val="24"/>
          <w:szCs w:val="24"/>
        </w:rPr>
        <w:t>Therefore, b</w:t>
      </w:r>
      <w:r w:rsidR="00606EDD" w:rsidRPr="00C30527">
        <w:rPr>
          <w:rFonts w:ascii="Times New Roman" w:hAnsi="Times New Roman" w:cs="Times New Roman"/>
          <w:sz w:val="24"/>
          <w:szCs w:val="24"/>
        </w:rPr>
        <w:t xml:space="preserve">oth sides of </w:t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A71088" w:rsidRPr="00C30527">
        <w:rPr>
          <w:rFonts w:ascii="Times New Roman" w:hAnsi="Times New Roman" w:cs="Times New Roman"/>
          <w:sz w:val="24"/>
          <w:szCs w:val="24"/>
        </w:rPr>
        <w:instrText xml:space="preserve"> GOTOBUTTON ZEqnNum214680  \* MERGEFORMAT </w:instrText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A71088" w:rsidRPr="00C30527">
        <w:rPr>
          <w:rFonts w:ascii="Times New Roman" w:hAnsi="Times New Roman" w:cs="Times New Roman"/>
          <w:sz w:val="24"/>
          <w:szCs w:val="24"/>
        </w:rPr>
        <w:instrText xml:space="preserve"> REF ZEqnNum214680 \* Charformat \! \* MERGEFORMAT </w:instrText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ins w:id="192" w:author="ceszeto" w:date="2015-02-23T01:55:00Z">
        <w:r w:rsidR="00C30527" w:rsidRPr="00C30527">
          <w:rPr>
            <w:rFonts w:ascii="Times New Roman" w:hAnsi="Times New Roman" w:cs="Times New Roman"/>
            <w:sz w:val="24"/>
            <w:szCs w:val="24"/>
          </w:rPr>
          <w:instrText>(52)</w:instrText>
        </w:r>
      </w:ins>
      <w:ins w:id="193" w:author="Dept. of Civil Engg." w:date="2014-12-29T15:01:00Z">
        <w:del w:id="194" w:author="ceszeto" w:date="2015-02-23T01:53:00Z">
          <w:r w:rsidR="005A3977" w:rsidRPr="00C30527" w:rsidDel="005C1D14">
            <w:rPr>
              <w:rFonts w:ascii="Times New Roman" w:hAnsi="Times New Roman" w:cs="Times New Roman"/>
              <w:sz w:val="24"/>
              <w:szCs w:val="24"/>
            </w:rPr>
            <w:delInstrText>(52)</w:delInstrText>
          </w:r>
        </w:del>
      </w:ins>
      <w:ins w:id="195" w:author="Lenovo" w:date="2014-12-29T10:50:00Z">
        <w:del w:id="196" w:author="ceszeto" w:date="2015-02-23T01:53:00Z">
          <w:r w:rsidR="0044782A" w:rsidRPr="00C30527" w:rsidDel="005C1D14">
            <w:rPr>
              <w:rFonts w:ascii="Times New Roman" w:hAnsi="Times New Roman" w:cs="Times New Roman"/>
              <w:sz w:val="24"/>
              <w:szCs w:val="24"/>
            </w:rPr>
            <w:delInstrText>(52)</w:delInstrText>
          </w:r>
        </w:del>
      </w:ins>
      <w:del w:id="197" w:author="ceszeto" w:date="2015-02-23T01:53:00Z">
        <w:r w:rsidR="002A528F" w:rsidRPr="00C30527" w:rsidDel="005C1D14">
          <w:rPr>
            <w:rFonts w:ascii="Times New Roman" w:hAnsi="Times New Roman" w:cs="Times New Roman"/>
            <w:sz w:val="24"/>
            <w:szCs w:val="24"/>
          </w:rPr>
          <w:delInstrText>(52)</w:delInstrText>
        </w:r>
      </w:del>
      <w:r w:rsidR="00A7108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606EDD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06EDD" w:rsidRPr="00C30527">
        <w:rPr>
          <w:rFonts w:ascii="Times New Roman" w:hAnsi="Times New Roman" w:cs="Times New Roman"/>
          <w:sz w:val="24"/>
          <w:szCs w:val="24"/>
        </w:rPr>
        <w:t xml:space="preserve">can be divided </w:t>
      </w:r>
      <w:proofErr w:type="gramStart"/>
      <w:r w:rsidR="00606EDD" w:rsidRPr="00C30527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End"/>
      <w:r w:rsidR="00606EDD" w:rsidRPr="00C30527">
        <w:rPr>
          <w:rFonts w:ascii="Times New Roman" w:hAnsi="Times New Roman" w:cs="Times New Roman"/>
          <w:noProof/>
          <w:position w:val="-28"/>
          <w:sz w:val="24"/>
          <w:szCs w:val="24"/>
        </w:rPr>
        <w:drawing>
          <wp:inline distT="0" distB="0" distL="0" distR="0" wp14:anchorId="1FED73BE" wp14:editId="737E0494">
            <wp:extent cx="971550" cy="342900"/>
            <wp:effectExtent l="0" t="0" r="0" b="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4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EDD" w:rsidRPr="00C30527">
        <w:rPr>
          <w:rFonts w:ascii="Times New Roman" w:hAnsi="Times New Roman" w:cs="Times New Roman"/>
          <w:sz w:val="24"/>
          <w:szCs w:val="24"/>
        </w:rPr>
        <w:t>, to obtain</w:t>
      </w:r>
    </w:p>
    <w:p w:rsidR="00606EDD" w:rsidRPr="00C30527" w:rsidRDefault="00606EDD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Pr="00C30527">
        <w:rPr>
          <w:position w:val="-46"/>
        </w:rPr>
        <w:object w:dxaOrig="4360" w:dyaOrig="1040" w14:anchorId="6A7F24CE">
          <v:shape id="_x0000_i1186" type="#_x0000_t75" style="width:3in;height:51.65pt" o:ole="">
            <v:imagedata r:id="rId449" o:title=""/>
          </v:shape>
          <o:OLEObject Type="Embed" ProgID="Equation.DSMT4" ShapeID="_x0000_i1186" DrawAspect="Content" ObjectID="_1486165391" r:id="rId450"/>
        </w:objec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198" w:name="ZEqnNum975657"/>
      <w:r w:rsidR="000868CE" w:rsidRPr="00C30527">
        <w:instrText>(</w:instrText>
      </w:r>
      <w:fldSimple w:instr=" SEQ MTEqn \c \* Arabic \* MERGEFORMAT ">
        <w:ins w:id="199" w:author="ceszeto" w:date="2015-02-23T01:55:00Z">
          <w:r w:rsidR="00C30527">
            <w:rPr>
              <w:noProof/>
            </w:rPr>
            <w:instrText>53</w:instrText>
          </w:r>
        </w:ins>
        <w:ins w:id="200" w:author="Dept. of Civil Engg." w:date="2014-12-29T15:01:00Z">
          <w:del w:id="201" w:author="ceszeto" w:date="2015-02-23T01:53:00Z">
            <w:r w:rsidR="005A3977" w:rsidRPr="00C30527" w:rsidDel="005C1D14">
              <w:rPr>
                <w:noProof/>
              </w:rPr>
              <w:delInstrText>53</w:delInstrText>
            </w:r>
          </w:del>
        </w:ins>
        <w:ins w:id="202" w:author="Lenovo" w:date="2014-12-29T10:50:00Z">
          <w:del w:id="203" w:author="ceszeto" w:date="2015-02-23T01:53:00Z">
            <w:r w:rsidR="0044782A" w:rsidRPr="00C30527" w:rsidDel="005C1D14">
              <w:rPr>
                <w:noProof/>
              </w:rPr>
              <w:delInstrText>53</w:delInstrText>
            </w:r>
          </w:del>
        </w:ins>
        <w:del w:id="204" w:author="ceszeto" w:date="2015-02-23T01:53:00Z">
          <w:r w:rsidR="002A528F" w:rsidRPr="00C30527" w:rsidDel="005C1D14">
            <w:rPr>
              <w:noProof/>
            </w:rPr>
            <w:delInstrText>53</w:delInstrText>
          </w:r>
        </w:del>
      </w:fldSimple>
      <w:r w:rsidR="000868CE" w:rsidRPr="00C30527">
        <w:instrText>)</w:instrText>
      </w:r>
      <w:bookmarkEnd w:id="198"/>
      <w:r w:rsidR="000868CE" w:rsidRPr="00C30527">
        <w:fldChar w:fldCharType="end"/>
      </w:r>
    </w:p>
    <w:p w:rsidR="00606EDD" w:rsidRPr="00C30527" w:rsidRDefault="00F85EA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According to </w:t>
      </w:r>
      <w:proofErr w:type="gramStart"/>
      <w:r w:rsidR="00606EDD" w:rsidRPr="00C30527">
        <w:rPr>
          <w:rFonts w:ascii="Times New Roman" w:hAnsi="Times New Roman" w:cs="Times New Roman"/>
          <w:sz w:val="24"/>
          <w:szCs w:val="24"/>
        </w:rPr>
        <w:t>condition</w:t>
      </w:r>
      <w:r w:rsidR="007779B8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A7108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A71088" w:rsidRPr="00C30527">
        <w:rPr>
          <w:rFonts w:ascii="Times New Roman" w:hAnsi="Times New Roman" w:cs="Times New Roman"/>
          <w:sz w:val="24"/>
          <w:szCs w:val="24"/>
        </w:rPr>
        <w:instrText xml:space="preserve"> GOTOBUTTON ZEqnNum214680  \* MERGEFORMAT </w:instrText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A71088" w:rsidRPr="00C30527">
        <w:rPr>
          <w:rFonts w:ascii="Times New Roman" w:hAnsi="Times New Roman" w:cs="Times New Roman"/>
          <w:sz w:val="24"/>
          <w:szCs w:val="24"/>
        </w:rPr>
        <w:instrText xml:space="preserve"> REF ZEqnNum214680 \* Charformat \! \* MERGEFORMAT </w:instrText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ins w:id="205" w:author="ceszeto" w:date="2015-02-23T01:55:00Z">
        <w:r w:rsidR="00C30527" w:rsidRPr="00C30527">
          <w:rPr>
            <w:rFonts w:ascii="Times New Roman" w:hAnsi="Times New Roman" w:cs="Times New Roman"/>
            <w:sz w:val="24"/>
            <w:szCs w:val="24"/>
          </w:rPr>
          <w:instrText>(52)</w:instrText>
        </w:r>
      </w:ins>
      <w:ins w:id="206" w:author="Dept. of Civil Engg." w:date="2014-12-29T15:01:00Z">
        <w:del w:id="207" w:author="ceszeto" w:date="2015-02-23T01:53:00Z">
          <w:r w:rsidR="005A3977" w:rsidRPr="00C30527" w:rsidDel="005C1D14">
            <w:rPr>
              <w:rFonts w:ascii="Times New Roman" w:hAnsi="Times New Roman" w:cs="Times New Roman"/>
              <w:sz w:val="24"/>
              <w:szCs w:val="24"/>
            </w:rPr>
            <w:delInstrText>(52)</w:delInstrText>
          </w:r>
        </w:del>
      </w:ins>
      <w:ins w:id="208" w:author="Lenovo" w:date="2014-12-29T10:50:00Z">
        <w:del w:id="209" w:author="ceszeto" w:date="2015-02-23T01:53:00Z">
          <w:r w:rsidR="0044782A" w:rsidRPr="00C30527" w:rsidDel="005C1D14">
            <w:rPr>
              <w:rFonts w:ascii="Times New Roman" w:hAnsi="Times New Roman" w:cs="Times New Roman"/>
              <w:sz w:val="24"/>
              <w:szCs w:val="24"/>
            </w:rPr>
            <w:delInstrText>(52)</w:delInstrText>
          </w:r>
        </w:del>
      </w:ins>
      <w:del w:id="210" w:author="ceszeto" w:date="2015-02-23T01:53:00Z">
        <w:r w:rsidR="002A528F" w:rsidRPr="00C30527" w:rsidDel="005C1D14">
          <w:rPr>
            <w:rFonts w:ascii="Times New Roman" w:hAnsi="Times New Roman" w:cs="Times New Roman"/>
            <w:sz w:val="24"/>
            <w:szCs w:val="24"/>
          </w:rPr>
          <w:delInstrText>(52)</w:delInstrText>
        </w:r>
      </w:del>
      <w:r w:rsidR="00A7108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606EDD" w:rsidRPr="00C30527">
        <w:rPr>
          <w:rFonts w:ascii="Times New Roman" w:hAnsi="Times New Roman" w:cs="Times New Roman"/>
          <w:sz w:val="24"/>
          <w:szCs w:val="24"/>
        </w:rPr>
        <w:t xml:space="preserve">, the left side of </w:t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A71088" w:rsidRPr="00C30527">
        <w:rPr>
          <w:rFonts w:ascii="Times New Roman" w:hAnsi="Times New Roman" w:cs="Times New Roman"/>
          <w:sz w:val="24"/>
          <w:szCs w:val="24"/>
        </w:rPr>
        <w:instrText xml:space="preserve"> GOTOBUTTON ZEqnNum975657  \* MERGEFORMAT </w:instrText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A71088" w:rsidRPr="00C30527">
        <w:rPr>
          <w:rFonts w:ascii="Times New Roman" w:hAnsi="Times New Roman" w:cs="Times New Roman"/>
          <w:sz w:val="24"/>
          <w:szCs w:val="24"/>
        </w:rPr>
        <w:instrText xml:space="preserve"> REF ZEqnNum975657 \* Charformat \! \* MERGEFORMAT </w:instrText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ins w:id="211" w:author="ceszeto" w:date="2015-02-23T01:55:00Z">
        <w:r w:rsidR="00C30527" w:rsidRPr="00C30527">
          <w:rPr>
            <w:rFonts w:ascii="Times New Roman" w:hAnsi="Times New Roman" w:cs="Times New Roman"/>
            <w:sz w:val="24"/>
            <w:szCs w:val="24"/>
          </w:rPr>
          <w:instrText>(53)</w:instrText>
        </w:r>
      </w:ins>
      <w:ins w:id="212" w:author="Dept. of Civil Engg." w:date="2014-12-29T15:01:00Z">
        <w:del w:id="213" w:author="ceszeto" w:date="2015-02-23T01:53:00Z">
          <w:r w:rsidR="005A3977" w:rsidRPr="00C30527" w:rsidDel="005C1D14">
            <w:rPr>
              <w:rFonts w:ascii="Times New Roman" w:hAnsi="Times New Roman" w:cs="Times New Roman"/>
              <w:sz w:val="24"/>
              <w:szCs w:val="24"/>
            </w:rPr>
            <w:delInstrText>(53)</w:delInstrText>
          </w:r>
        </w:del>
      </w:ins>
      <w:ins w:id="214" w:author="Lenovo" w:date="2014-12-29T10:50:00Z">
        <w:del w:id="215" w:author="ceszeto" w:date="2015-02-23T01:53:00Z">
          <w:r w:rsidR="0044782A" w:rsidRPr="00C30527" w:rsidDel="005C1D14">
            <w:rPr>
              <w:rFonts w:ascii="Times New Roman" w:hAnsi="Times New Roman" w:cs="Times New Roman"/>
              <w:sz w:val="24"/>
              <w:szCs w:val="24"/>
            </w:rPr>
            <w:delInstrText>(53)</w:delInstrText>
          </w:r>
        </w:del>
      </w:ins>
      <w:del w:id="216" w:author="ceszeto" w:date="2015-02-23T01:53:00Z">
        <w:r w:rsidR="002A528F" w:rsidRPr="00C30527" w:rsidDel="005C1D14">
          <w:rPr>
            <w:rFonts w:ascii="Times New Roman" w:hAnsi="Times New Roman" w:cs="Times New Roman"/>
            <w:sz w:val="24"/>
            <w:szCs w:val="24"/>
          </w:rPr>
          <w:delInstrText>(53)</w:delInstrText>
        </w:r>
      </w:del>
      <w:r w:rsidR="00A7108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A7108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606EDD" w:rsidRPr="00C30527">
        <w:rPr>
          <w:rFonts w:ascii="Times New Roman" w:hAnsi="Times New Roman" w:cs="Times New Roman"/>
          <w:sz w:val="24"/>
          <w:szCs w:val="24"/>
        </w:rPr>
        <w:t xml:space="preserve"> is bounded by </w:t>
      </w:r>
      <w:r w:rsidR="00606EDD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4482A9B0" wp14:editId="63B48B98">
            <wp:extent cx="234315" cy="234315"/>
            <wp:effectExtent l="0" t="0" r="0" b="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6"/>
                    <pic:cNvPicPr>
                      <a:picLocks noChangeAspect="1" noChangeArrowheads="1"/>
                    </pic:cNvPicPr>
                  </pic:nvPicPr>
                  <pic:blipFill>
                    <a:blip r:embed="rId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EDD" w:rsidRPr="00C30527">
        <w:rPr>
          <w:rFonts w:ascii="Times New Roman" w:hAnsi="Times New Roman" w:cs="Times New Roman"/>
          <w:sz w:val="24"/>
          <w:szCs w:val="24"/>
        </w:rPr>
        <w:t>, leading to</w:t>
      </w:r>
    </w:p>
    <w:p w:rsidR="007779B8" w:rsidRPr="00C30527" w:rsidRDefault="00606EDD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3E053F" w:rsidRPr="00C30527">
        <w:rPr>
          <w:position w:val="-46"/>
        </w:rPr>
        <w:object w:dxaOrig="3040" w:dyaOrig="1040" w14:anchorId="46973AD6">
          <v:shape id="_x0000_i1187" type="#_x0000_t75" style="width:150.4pt;height:51.65pt" o:ole="">
            <v:imagedata r:id="rId452" o:title=""/>
          </v:shape>
          <o:OLEObject Type="Embed" ProgID="Equation.DSMT4" ShapeID="_x0000_i1187" DrawAspect="Content" ObjectID="_1486165392" r:id="rId453"/>
        </w:object>
      </w:r>
      <w:r w:rsidR="003E053F" w:rsidRPr="00C30527">
        <w:t>.</w: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217" w:name="ZEqnNum345137"/>
      <w:r w:rsidR="000868CE" w:rsidRPr="00C30527">
        <w:instrText>(</w:instrText>
      </w:r>
      <w:fldSimple w:instr=" SEQ MTEqn \c \* Arabic \* MERGEFORMAT ">
        <w:ins w:id="218" w:author="ceszeto" w:date="2015-02-23T01:55:00Z">
          <w:r w:rsidR="00C30527">
            <w:rPr>
              <w:noProof/>
            </w:rPr>
            <w:instrText>54</w:instrText>
          </w:r>
        </w:ins>
        <w:ins w:id="219" w:author="Dept. of Civil Engg." w:date="2014-12-29T15:01:00Z">
          <w:del w:id="220" w:author="ceszeto" w:date="2015-02-23T01:53:00Z">
            <w:r w:rsidR="005A3977" w:rsidRPr="00C30527" w:rsidDel="005C1D14">
              <w:rPr>
                <w:noProof/>
              </w:rPr>
              <w:delInstrText>54</w:delInstrText>
            </w:r>
          </w:del>
        </w:ins>
        <w:ins w:id="221" w:author="Lenovo" w:date="2014-12-29T10:50:00Z">
          <w:del w:id="222" w:author="ceszeto" w:date="2015-02-23T01:53:00Z">
            <w:r w:rsidR="0044782A" w:rsidRPr="00C30527" w:rsidDel="005C1D14">
              <w:rPr>
                <w:noProof/>
              </w:rPr>
              <w:delInstrText>54</w:delInstrText>
            </w:r>
          </w:del>
        </w:ins>
        <w:del w:id="223" w:author="ceszeto" w:date="2015-02-23T01:53:00Z">
          <w:r w:rsidR="002A528F" w:rsidRPr="00C30527" w:rsidDel="005C1D14">
            <w:rPr>
              <w:noProof/>
            </w:rPr>
            <w:delInstrText>54</w:delInstrText>
          </w:r>
        </w:del>
      </w:fldSimple>
      <w:r w:rsidR="000868CE" w:rsidRPr="00C30527">
        <w:instrText>)</w:instrText>
      </w:r>
      <w:bookmarkEnd w:id="217"/>
      <w:r w:rsidR="000868CE" w:rsidRPr="00C30527">
        <w:fldChar w:fldCharType="end"/>
      </w:r>
    </w:p>
    <w:p w:rsidR="006F4539" w:rsidRPr="00C30527" w:rsidRDefault="001C37D4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r w:rsidRPr="00C30527">
        <w:t>B</w:t>
      </w:r>
      <w:r w:rsidR="0034354C" w:rsidRPr="00C30527">
        <w:t xml:space="preserve">ecause </w:t>
      </w:r>
      <w:r w:rsidR="006F4539" w:rsidRPr="00C30527">
        <w:rPr>
          <w:position w:val="-30"/>
        </w:rPr>
        <w:object w:dxaOrig="3440" w:dyaOrig="720" w14:anchorId="32B8FE8E">
          <v:shape id="_x0000_i1188" type="#_x0000_t75" style="width:172.25pt;height:36.2pt" o:ole="">
            <v:imagedata r:id="rId454" o:title=""/>
          </v:shape>
          <o:OLEObject Type="Embed" ProgID="Equation.DSMT4" ShapeID="_x0000_i1188" DrawAspect="Content" ObjectID="_1486165393" r:id="rId455"/>
        </w:object>
      </w:r>
      <w:r w:rsidR="006F4539" w:rsidRPr="00C30527">
        <w:t xml:space="preserve"> </w:t>
      </w:r>
      <w:r w:rsidR="0034354C" w:rsidRPr="00C30527">
        <w:t xml:space="preserve">is non-negative (see </w:t>
      </w:r>
      <w:r w:rsidR="0034354C" w:rsidRPr="00C30527">
        <w:rPr>
          <w:i/>
        </w:rPr>
        <w:t>Lemma 3</w:t>
      </w:r>
      <w:r w:rsidR="0034354C" w:rsidRPr="00C30527">
        <w:t xml:space="preserve">) and </w:t>
      </w:r>
      <w:r w:rsidR="0034354C" w:rsidRPr="00C30527">
        <w:rPr>
          <w:position w:val="-4"/>
        </w:rPr>
        <w:object w:dxaOrig="260" w:dyaOrig="240" w14:anchorId="7E0A6D1E">
          <v:shape id="_x0000_i1189" type="#_x0000_t75" style="width:12.45pt;height:11.3pt" o:ole="">
            <v:imagedata r:id="rId456" o:title=""/>
          </v:shape>
          <o:OLEObject Type="Embed" ProgID="Equation.DSMT4" ShapeID="_x0000_i1189" DrawAspect="Content" ObjectID="_1486165394" r:id="rId457"/>
        </w:object>
      </w:r>
      <w:r w:rsidR="0034354C" w:rsidRPr="00C30527">
        <w:t xml:space="preserve"> is positive</w:t>
      </w:r>
      <w:r w:rsidR="006F4539" w:rsidRPr="00C30527">
        <w:t xml:space="preserve">, the denominator </w:t>
      </w:r>
      <w:r w:rsidR="000359C6" w:rsidRPr="00C30527">
        <w:t xml:space="preserve">on the right side </w:t>
      </w:r>
      <w:r w:rsidR="006F4539" w:rsidRPr="00C30527">
        <w:t>of</w:t>
      </w:r>
      <w:r w:rsidR="000359C6" w:rsidRPr="00C30527">
        <w:t xml:space="preserve"> </w:t>
      </w:r>
      <w:r w:rsidR="00641125" w:rsidRPr="00C30527">
        <w:fldChar w:fldCharType="begin"/>
      </w:r>
      <w:r w:rsidR="00641125" w:rsidRPr="00C30527">
        <w:instrText xml:space="preserve"> GOTOBUTTON ZEqnNum345137  \* MERGEFORMAT </w:instrText>
      </w:r>
      <w:fldSimple w:instr=" REF ZEqnNum345137 \* Charformat \! \* MERGEFORMAT ">
        <w:ins w:id="224" w:author="ceszeto" w:date="2015-02-23T01:55:00Z">
          <w:r w:rsidR="00C30527" w:rsidRPr="00C30527">
            <w:instrText>(</w:instrText>
          </w:r>
          <w:r w:rsidR="00C30527">
            <w:instrText>54</w:instrText>
          </w:r>
          <w:r w:rsidR="00C30527" w:rsidRPr="00C30527">
            <w:instrText>)</w:instrText>
          </w:r>
        </w:ins>
        <w:ins w:id="225" w:author="Dept. of Civil Engg." w:date="2014-12-29T15:01:00Z">
          <w:del w:id="226" w:author="ceszeto" w:date="2015-02-23T01:53:00Z">
            <w:r w:rsidR="005A3977" w:rsidRPr="00C30527" w:rsidDel="005C1D14">
              <w:delInstrText>(54)</w:delInstrText>
            </w:r>
          </w:del>
        </w:ins>
        <w:ins w:id="227" w:author="Lenovo" w:date="2014-12-29T10:50:00Z">
          <w:del w:id="228" w:author="ceszeto" w:date="2015-02-23T01:53:00Z">
            <w:r w:rsidR="0044782A" w:rsidRPr="00C30527" w:rsidDel="005C1D14">
              <w:delInstrText>(54)</w:delInstrText>
            </w:r>
          </w:del>
        </w:ins>
        <w:del w:id="229" w:author="ceszeto" w:date="2015-02-23T01:53:00Z">
          <w:r w:rsidR="002A528F" w:rsidRPr="00C30527" w:rsidDel="005C1D14">
            <w:delInstrText>(54)</w:delInstrText>
          </w:r>
        </w:del>
      </w:fldSimple>
      <w:r w:rsidR="00641125" w:rsidRPr="00C30527">
        <w:fldChar w:fldCharType="end"/>
      </w:r>
      <w:r w:rsidR="000359C6" w:rsidRPr="00C30527">
        <w:t xml:space="preserve"> has this property:</w:t>
      </w:r>
    </w:p>
    <w:p w:rsidR="006F4539" w:rsidRPr="00C30527" w:rsidRDefault="0071696C" w:rsidP="00C30527">
      <w:pPr>
        <w:pStyle w:val="MTDisplayEquation"/>
        <w:tabs>
          <w:tab w:val="clear" w:pos="8300"/>
          <w:tab w:val="right" w:pos="9000"/>
        </w:tabs>
        <w:spacing w:afterLines="0"/>
      </w:pPr>
      <w:r w:rsidRPr="00C30527">
        <w:tab/>
      </w:r>
      <w:r w:rsidRPr="00C30527">
        <w:rPr>
          <w:position w:val="-30"/>
        </w:rPr>
        <w:object w:dxaOrig="6180" w:dyaOrig="720" w14:anchorId="71090870">
          <v:shape id="_x0000_i1190" type="#_x0000_t75" style="width:309.1pt;height:36.2pt" o:ole="">
            <v:imagedata r:id="rId458" o:title=""/>
          </v:shape>
          <o:OLEObject Type="Embed" ProgID="Equation.DSMT4" ShapeID="_x0000_i1190" DrawAspect="Content" ObjectID="_1486165395" r:id="rId459"/>
        </w:object>
      </w:r>
      <w:r w:rsidRPr="00C30527">
        <w:t xml:space="preserve">.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230" w:name="ZEqnNum749480"/>
      <w:r w:rsidR="000868CE" w:rsidRPr="00C30527">
        <w:instrText>(</w:instrText>
      </w:r>
      <w:fldSimple w:instr=" SEQ MTEqn \c \* Arabic \* MERGEFORMAT ">
        <w:ins w:id="231" w:author="ceszeto" w:date="2015-02-23T01:55:00Z">
          <w:r w:rsidR="00C30527">
            <w:rPr>
              <w:noProof/>
            </w:rPr>
            <w:instrText>55</w:instrText>
          </w:r>
        </w:ins>
        <w:ins w:id="232" w:author="Dept. of Civil Engg." w:date="2014-12-29T15:01:00Z">
          <w:del w:id="233" w:author="ceszeto" w:date="2015-02-23T01:53:00Z">
            <w:r w:rsidR="005A3977" w:rsidRPr="00C30527" w:rsidDel="005C1D14">
              <w:rPr>
                <w:noProof/>
              </w:rPr>
              <w:delInstrText>55</w:delInstrText>
            </w:r>
          </w:del>
        </w:ins>
        <w:ins w:id="234" w:author="Lenovo" w:date="2014-12-29T10:50:00Z">
          <w:del w:id="235" w:author="ceszeto" w:date="2015-02-23T01:53:00Z">
            <w:r w:rsidR="0044782A" w:rsidRPr="00C30527" w:rsidDel="005C1D14">
              <w:rPr>
                <w:noProof/>
              </w:rPr>
              <w:delInstrText>55</w:delInstrText>
            </w:r>
          </w:del>
        </w:ins>
        <w:del w:id="236" w:author="ceszeto" w:date="2015-02-23T01:53:00Z">
          <w:r w:rsidR="002A528F" w:rsidRPr="00C30527" w:rsidDel="005C1D14">
            <w:rPr>
              <w:noProof/>
            </w:rPr>
            <w:delInstrText>55</w:delInstrText>
          </w:r>
        </w:del>
      </w:fldSimple>
      <w:r w:rsidR="000868CE" w:rsidRPr="00C30527">
        <w:instrText>)</w:instrText>
      </w:r>
      <w:bookmarkEnd w:id="230"/>
      <w:r w:rsidR="000868CE" w:rsidRPr="00C30527">
        <w:fldChar w:fldCharType="end"/>
      </w:r>
    </w:p>
    <w:p w:rsidR="007779B8" w:rsidRPr="00C30527" w:rsidRDefault="0034354C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r w:rsidRPr="00C30527">
        <w:t xml:space="preserve">Furthermore, </w:t>
      </w:r>
      <w:r w:rsidR="00753F5E" w:rsidRPr="00C30527">
        <w:t>based on</w:t>
      </w:r>
      <w:r w:rsidR="007779B8" w:rsidRPr="00C30527">
        <w:t xml:space="preserve"> </w:t>
      </w:r>
      <w:r w:rsidR="007779B8" w:rsidRPr="00C30527">
        <w:rPr>
          <w:i/>
        </w:rPr>
        <w:t>Lemma</w:t>
      </w:r>
      <w:r w:rsidR="00753F5E" w:rsidRPr="00C30527">
        <w:rPr>
          <w:i/>
        </w:rPr>
        <w:t>s</w:t>
      </w:r>
      <w:r w:rsidR="007779B8" w:rsidRPr="00C30527">
        <w:rPr>
          <w:i/>
        </w:rPr>
        <w:t xml:space="preserve"> </w:t>
      </w:r>
      <w:r w:rsidR="00753F5E" w:rsidRPr="00C30527">
        <w:rPr>
          <w:i/>
        </w:rPr>
        <w:t xml:space="preserve">5 </w:t>
      </w:r>
      <w:r w:rsidR="00753F5E" w:rsidRPr="00C30527">
        <w:t>and</w:t>
      </w:r>
      <w:r w:rsidR="00753F5E" w:rsidRPr="00C30527">
        <w:rPr>
          <w:i/>
        </w:rPr>
        <w:t xml:space="preserve"> </w:t>
      </w:r>
      <w:r w:rsidR="007779B8" w:rsidRPr="00C30527">
        <w:rPr>
          <w:i/>
        </w:rPr>
        <w:t>6</w:t>
      </w:r>
      <w:r w:rsidR="00CF37F1" w:rsidRPr="00C30527">
        <w:t xml:space="preserve"> and the non</w:t>
      </w:r>
      <w:ins w:id="237" w:author="Lenovo" w:date="2014-12-29T10:26:00Z">
        <w:r w:rsidR="008D6F0E" w:rsidRPr="00C30527">
          <w:t>-</w:t>
        </w:r>
      </w:ins>
      <w:r w:rsidR="00CF37F1" w:rsidRPr="00C30527">
        <w:t>negativity of link flow and travel time,</w:t>
      </w:r>
      <w:r w:rsidR="007779B8" w:rsidRPr="00C30527">
        <w:t xml:space="preserve"> we have </w:t>
      </w:r>
    </w:p>
    <w:p w:rsidR="007779B8" w:rsidRPr="00C30527" w:rsidRDefault="00956704" w:rsidP="00C30527">
      <w:pPr>
        <w:pStyle w:val="MTDisplayEquation"/>
        <w:tabs>
          <w:tab w:val="clear" w:pos="8300"/>
          <w:tab w:val="right" w:pos="9000"/>
        </w:tabs>
        <w:spacing w:afterLines="0"/>
      </w:pPr>
      <w:r w:rsidRPr="00C30527">
        <w:tab/>
      </w:r>
      <w:r w:rsidR="0007339B" w:rsidRPr="00C30527">
        <w:rPr>
          <w:position w:val="-16"/>
        </w:rPr>
        <w:object w:dxaOrig="7780" w:dyaOrig="440" w14:anchorId="0295AA4D">
          <v:shape id="_x0000_i1191" type="#_x0000_t75" style="width:368.3pt;height:22.25pt" o:ole="">
            <v:imagedata r:id="rId460" o:title=""/>
          </v:shape>
          <o:OLEObject Type="Embed" ProgID="Equation.DSMT4" ShapeID="_x0000_i1191" DrawAspect="Content" ObjectID="_1486165396" r:id="rId461"/>
        </w:objec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238" w:name="ZEqnNum202017"/>
      <w:r w:rsidR="000868CE" w:rsidRPr="00C30527">
        <w:instrText>(</w:instrText>
      </w:r>
      <w:fldSimple w:instr=" SEQ MTEqn \c \* Arabic \* MERGEFORMAT ">
        <w:ins w:id="239" w:author="ceszeto" w:date="2015-02-23T01:55:00Z">
          <w:r w:rsidR="00C30527">
            <w:rPr>
              <w:noProof/>
            </w:rPr>
            <w:instrText>56</w:instrText>
          </w:r>
        </w:ins>
        <w:ins w:id="240" w:author="Dept. of Civil Engg." w:date="2014-12-29T15:01:00Z">
          <w:del w:id="241" w:author="ceszeto" w:date="2015-02-23T01:53:00Z">
            <w:r w:rsidR="005A3977" w:rsidRPr="00C30527" w:rsidDel="005C1D14">
              <w:rPr>
                <w:noProof/>
              </w:rPr>
              <w:delInstrText>56</w:delInstrText>
            </w:r>
          </w:del>
        </w:ins>
        <w:ins w:id="242" w:author="Lenovo" w:date="2014-12-29T10:50:00Z">
          <w:del w:id="243" w:author="ceszeto" w:date="2015-02-23T01:53:00Z">
            <w:r w:rsidR="0044782A" w:rsidRPr="00C30527" w:rsidDel="005C1D14">
              <w:rPr>
                <w:noProof/>
              </w:rPr>
              <w:delInstrText>56</w:delInstrText>
            </w:r>
          </w:del>
        </w:ins>
        <w:del w:id="244" w:author="ceszeto" w:date="2015-02-23T01:53:00Z">
          <w:r w:rsidR="002A528F" w:rsidRPr="00C30527" w:rsidDel="005C1D14">
            <w:rPr>
              <w:noProof/>
            </w:rPr>
            <w:delInstrText>56</w:delInstrText>
          </w:r>
        </w:del>
      </w:fldSimple>
      <w:r w:rsidR="000868CE" w:rsidRPr="00C30527">
        <w:instrText>)</w:instrText>
      </w:r>
      <w:bookmarkEnd w:id="238"/>
      <w:r w:rsidR="000868CE" w:rsidRPr="00C30527">
        <w:fldChar w:fldCharType="end"/>
      </w:r>
    </w:p>
    <w:p w:rsidR="005724DE" w:rsidRPr="00C30527" w:rsidRDefault="00CF37F1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proofErr w:type="gramStart"/>
      <w:r w:rsidRPr="00C30527">
        <w:t>where</w:t>
      </w:r>
      <w:proofErr w:type="gramEnd"/>
      <w:r w:rsidRPr="00C30527">
        <w:t xml:space="preserve"> the second inequality become</w:t>
      </w:r>
      <w:r w:rsidR="008475E6" w:rsidRPr="00C30527">
        <w:t>s</w:t>
      </w:r>
      <w:r w:rsidRPr="00C30527">
        <w:t xml:space="preserve"> strict when </w:t>
      </w:r>
      <w:r w:rsidRPr="00C30527">
        <w:rPr>
          <w:position w:val="-12"/>
        </w:rPr>
        <w:object w:dxaOrig="859" w:dyaOrig="380" w14:anchorId="42B2F7F5">
          <v:shape id="_x0000_i1192" type="#_x0000_t75" style="width:41.45pt;height:17.35pt" o:ole="">
            <v:imagedata r:id="rId421" o:title=""/>
          </v:shape>
          <o:OLEObject Type="Embed" ProgID="Equation.DSMT4" ShapeID="_x0000_i1192" DrawAspect="Content" ObjectID="_1486165397" r:id="rId462"/>
        </w:object>
      </w:r>
      <w:r w:rsidR="008475E6" w:rsidRPr="00C30527">
        <w:t xml:space="preserve"> holds</w:t>
      </w:r>
      <w:r w:rsidRPr="00C30527">
        <w:t xml:space="preserve"> and becomes equality when </w:t>
      </w:r>
      <w:r w:rsidR="00BA7015" w:rsidRPr="00C30527">
        <w:rPr>
          <w:position w:val="-12"/>
        </w:rPr>
        <w:object w:dxaOrig="859" w:dyaOrig="380" w14:anchorId="66DF3D62">
          <v:shape id="_x0000_i1193" type="#_x0000_t75" style="width:44.5pt;height:19.25pt" o:ole="">
            <v:imagedata r:id="rId426" o:title=""/>
          </v:shape>
          <o:OLEObject Type="Embed" ProgID="Equation.DSMT4" ShapeID="_x0000_i1193" DrawAspect="Content" ObjectID="_1486165398" r:id="rId463"/>
        </w:object>
      </w:r>
      <w:r w:rsidR="008475E6" w:rsidRPr="00C30527">
        <w:t xml:space="preserve"> holds</w:t>
      </w:r>
      <w:r w:rsidRPr="00C30527">
        <w:t>. Because demand is positive</w:t>
      </w:r>
      <w:r w:rsidR="00131F75" w:rsidRPr="00C30527">
        <w:t xml:space="preserve"> by definition</w:t>
      </w:r>
      <w:r w:rsidRPr="00C30527">
        <w:t>, not all RUE link flows (</w:t>
      </w:r>
      <w:r w:rsidRPr="00C30527">
        <w:rPr>
          <w:position w:val="-12"/>
        </w:rPr>
        <w:object w:dxaOrig="480" w:dyaOrig="380" w14:anchorId="1D42BF1B">
          <v:shape id="_x0000_i1194" type="#_x0000_t75" style="width:24.5pt;height:17.35pt" o:ole="">
            <v:imagedata r:id="rId464" o:title=""/>
          </v:shape>
          <o:OLEObject Type="Embed" ProgID="Equation.DSMT4" ShapeID="_x0000_i1194" DrawAspect="Content" ObjectID="_1486165399" r:id="rId465"/>
        </w:object>
      </w:r>
      <w:r w:rsidRPr="00C30527">
        <w:t>) are zero</w:t>
      </w:r>
      <w:r w:rsidR="00131F75" w:rsidRPr="00C30527">
        <w:t xml:space="preserve">. </w:t>
      </w:r>
      <w:r w:rsidR="000359C6" w:rsidRPr="00C30527">
        <w:t xml:space="preserve">Hence, </w:t>
      </w:r>
      <w:r w:rsidR="00121BD5" w:rsidRPr="00C30527">
        <w:t>tak</w:t>
      </w:r>
      <w:r w:rsidR="008475E6" w:rsidRPr="00C30527">
        <w:t>ing</w:t>
      </w:r>
      <w:r w:rsidR="00121BD5" w:rsidRPr="00C30527">
        <w:t xml:space="preserve"> </w:t>
      </w:r>
      <w:r w:rsidR="000359C6" w:rsidRPr="00C30527">
        <w:t>s</w:t>
      </w:r>
      <w:r w:rsidR="00131F75" w:rsidRPr="00C30527">
        <w:t>umm</w:t>
      </w:r>
      <w:r w:rsidR="00121BD5" w:rsidRPr="00C30527">
        <w:t>ation on</w:t>
      </w:r>
      <w:r w:rsidR="00131F75" w:rsidRPr="00C30527">
        <w:t xml:space="preserve"> both sides of </w:t>
      </w:r>
      <w:r w:rsidR="00A71088" w:rsidRPr="00C30527">
        <w:fldChar w:fldCharType="begin"/>
      </w:r>
      <w:r w:rsidR="00A71088" w:rsidRPr="00C30527">
        <w:instrText xml:space="preserve"> GOTOBUTTON ZEqnNum202017  \* MERGEFORMAT </w:instrText>
      </w:r>
      <w:fldSimple w:instr=" REF ZEqnNum202017 \* Charformat \! \* MERGEFORMAT ">
        <w:ins w:id="245" w:author="ceszeto" w:date="2015-02-23T01:55:00Z">
          <w:r w:rsidR="00C30527" w:rsidRPr="00C30527">
            <w:instrText>(</w:instrText>
          </w:r>
          <w:r w:rsidR="00C30527">
            <w:instrText>56</w:instrText>
          </w:r>
          <w:r w:rsidR="00C30527" w:rsidRPr="00C30527">
            <w:instrText>)</w:instrText>
          </w:r>
        </w:ins>
        <w:ins w:id="246" w:author="Dept. of Civil Engg." w:date="2014-12-29T15:01:00Z">
          <w:del w:id="247" w:author="ceszeto" w:date="2015-02-23T01:53:00Z">
            <w:r w:rsidR="005A3977" w:rsidRPr="00C30527" w:rsidDel="005C1D14">
              <w:delInstrText>(56)</w:delInstrText>
            </w:r>
          </w:del>
        </w:ins>
        <w:ins w:id="248" w:author="Lenovo" w:date="2014-12-29T10:50:00Z">
          <w:del w:id="249" w:author="ceszeto" w:date="2015-02-23T01:53:00Z">
            <w:r w:rsidR="0044782A" w:rsidRPr="00C30527" w:rsidDel="005C1D14">
              <w:delInstrText>(56)</w:delInstrText>
            </w:r>
          </w:del>
        </w:ins>
        <w:del w:id="250" w:author="ceszeto" w:date="2015-02-23T01:53:00Z">
          <w:r w:rsidR="002A528F" w:rsidRPr="00C30527" w:rsidDel="005C1D14">
            <w:delInstrText>(56)</w:delInstrText>
          </w:r>
        </w:del>
      </w:fldSimple>
      <w:r w:rsidR="00A71088" w:rsidRPr="00C30527">
        <w:fldChar w:fldCharType="end"/>
      </w:r>
      <w:r w:rsidR="00131F75" w:rsidRPr="00C30527">
        <w:t xml:space="preserve"> </w:t>
      </w:r>
      <w:proofErr w:type="spellStart"/>
      <w:r w:rsidR="00131F75" w:rsidRPr="00C30527">
        <w:t>over all</w:t>
      </w:r>
      <w:proofErr w:type="spellEnd"/>
      <w:r w:rsidR="00131F75" w:rsidRPr="00C30527">
        <w:t xml:space="preserve"> links, we get</w:t>
      </w:r>
    </w:p>
    <w:p w:rsidR="0034354C" w:rsidRPr="00C30527" w:rsidRDefault="007779B8" w:rsidP="00C30527">
      <w:pPr>
        <w:pStyle w:val="MTDisplayEquation"/>
        <w:tabs>
          <w:tab w:val="clear" w:pos="8300"/>
          <w:tab w:val="right" w:pos="9000"/>
        </w:tabs>
        <w:spacing w:afterLines="0"/>
      </w:pPr>
      <w:r w:rsidRPr="00C30527">
        <w:tab/>
      </w:r>
      <w:r w:rsidR="0007339B" w:rsidRPr="00C30527">
        <w:rPr>
          <w:position w:val="-30"/>
        </w:rPr>
        <w:object w:dxaOrig="5260" w:dyaOrig="720" w14:anchorId="24AA34DE">
          <v:shape id="_x0000_i1195" type="#_x0000_t75" style="width:259.75pt;height:36.2pt" o:ole="">
            <v:imagedata r:id="rId466" o:title=""/>
          </v:shape>
          <o:OLEObject Type="Embed" ProgID="Equation.DSMT4" ShapeID="_x0000_i1195" DrawAspect="Content" ObjectID="_1486165400" r:id="rId467"/>
        </w:object>
      </w:r>
      <w:r w:rsidRPr="00C30527">
        <w:t xml:space="preserve">.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251" w:name="ZEqnNum371249"/>
      <w:r w:rsidR="000868CE" w:rsidRPr="00C30527">
        <w:instrText>(</w:instrText>
      </w:r>
      <w:fldSimple w:instr=" SEQ MTEqn \c \* Arabic \* MERGEFORMAT ">
        <w:ins w:id="252" w:author="ceszeto" w:date="2015-02-23T01:55:00Z">
          <w:r w:rsidR="00C30527">
            <w:rPr>
              <w:noProof/>
            </w:rPr>
            <w:instrText>57</w:instrText>
          </w:r>
        </w:ins>
        <w:ins w:id="253" w:author="Dept. of Civil Engg." w:date="2014-12-29T15:01:00Z">
          <w:del w:id="254" w:author="ceszeto" w:date="2015-02-23T01:53:00Z">
            <w:r w:rsidR="005A3977" w:rsidRPr="00C30527" w:rsidDel="005C1D14">
              <w:rPr>
                <w:noProof/>
              </w:rPr>
              <w:delInstrText>57</w:delInstrText>
            </w:r>
          </w:del>
        </w:ins>
        <w:ins w:id="255" w:author="Lenovo" w:date="2014-12-29T10:50:00Z">
          <w:del w:id="256" w:author="ceszeto" w:date="2015-02-23T01:53:00Z">
            <w:r w:rsidR="0044782A" w:rsidRPr="00C30527" w:rsidDel="005C1D14">
              <w:rPr>
                <w:noProof/>
              </w:rPr>
              <w:delInstrText>57</w:delInstrText>
            </w:r>
          </w:del>
        </w:ins>
        <w:del w:id="257" w:author="ceszeto" w:date="2015-02-23T01:53:00Z">
          <w:r w:rsidR="002A528F" w:rsidRPr="00C30527" w:rsidDel="005C1D14">
            <w:rPr>
              <w:noProof/>
            </w:rPr>
            <w:delInstrText>57</w:delInstrText>
          </w:r>
        </w:del>
      </w:fldSimple>
      <w:r w:rsidR="000868CE" w:rsidRPr="00C30527">
        <w:instrText>)</w:instrText>
      </w:r>
      <w:bookmarkEnd w:id="251"/>
      <w:r w:rsidR="000868CE" w:rsidRPr="00C30527">
        <w:fldChar w:fldCharType="end"/>
      </w:r>
    </w:p>
    <w:p w:rsidR="001C37D4" w:rsidRPr="00C30527" w:rsidRDefault="000359C6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  <w:rPr>
          <w:color w:val="FF0000"/>
        </w:rPr>
      </w:pPr>
      <w:r w:rsidRPr="00C30527">
        <w:rPr>
          <w:color w:val="000000" w:themeColor="text1"/>
        </w:rPr>
        <w:t xml:space="preserve">Dividing the numerator on the right side of </w:t>
      </w:r>
      <w:r w:rsidR="00A71088" w:rsidRPr="00C30527">
        <w:rPr>
          <w:color w:val="000000" w:themeColor="text1"/>
        </w:rPr>
        <w:fldChar w:fldCharType="begin"/>
      </w:r>
      <w:r w:rsidR="00A71088" w:rsidRPr="00C30527">
        <w:rPr>
          <w:color w:val="000000" w:themeColor="text1"/>
        </w:rPr>
        <w:instrText xml:space="preserve"> GOTOBUTTON ZEqnNum345137  \* MERGEFORMAT </w:instrText>
      </w:r>
      <w:r w:rsidR="00A71088" w:rsidRPr="00C30527">
        <w:rPr>
          <w:color w:val="000000" w:themeColor="text1"/>
        </w:rPr>
        <w:fldChar w:fldCharType="begin"/>
      </w:r>
      <w:r w:rsidR="00A71088" w:rsidRPr="00C30527">
        <w:rPr>
          <w:color w:val="000000" w:themeColor="text1"/>
        </w:rPr>
        <w:instrText xml:space="preserve"> REF ZEqnNum345137 \* Charformat \! \* MERGEFORMAT </w:instrText>
      </w:r>
      <w:r w:rsidR="00A71088" w:rsidRPr="00C30527">
        <w:rPr>
          <w:color w:val="000000" w:themeColor="text1"/>
        </w:rPr>
        <w:fldChar w:fldCharType="separate"/>
      </w:r>
      <w:ins w:id="258" w:author="ceszeto" w:date="2015-02-23T01:55:00Z">
        <w:r w:rsidR="00C30527" w:rsidRPr="00C30527">
          <w:rPr>
            <w:color w:val="000000" w:themeColor="text1"/>
          </w:rPr>
          <w:instrText>(54)</w:instrText>
        </w:r>
      </w:ins>
      <w:ins w:id="259" w:author="Dept. of Civil Engg." w:date="2014-12-29T15:01:00Z">
        <w:del w:id="260" w:author="ceszeto" w:date="2015-02-23T01:53:00Z">
          <w:r w:rsidR="005A3977" w:rsidRPr="00C30527" w:rsidDel="005C1D14">
            <w:rPr>
              <w:color w:val="000000" w:themeColor="text1"/>
            </w:rPr>
            <w:delInstrText>(54)</w:delInstrText>
          </w:r>
        </w:del>
      </w:ins>
      <w:ins w:id="261" w:author="Lenovo" w:date="2014-12-29T10:50:00Z">
        <w:del w:id="262" w:author="ceszeto" w:date="2015-02-23T01:53:00Z">
          <w:r w:rsidR="0044782A" w:rsidRPr="00C30527" w:rsidDel="005C1D14">
            <w:rPr>
              <w:color w:val="000000" w:themeColor="text1"/>
            </w:rPr>
            <w:delInstrText>(54)</w:delInstrText>
          </w:r>
        </w:del>
      </w:ins>
      <w:del w:id="263" w:author="ceszeto" w:date="2015-02-23T01:53:00Z">
        <w:r w:rsidR="002A528F" w:rsidRPr="00C30527" w:rsidDel="005C1D14">
          <w:rPr>
            <w:color w:val="000000" w:themeColor="text1"/>
          </w:rPr>
          <w:delInstrText>(54)</w:delInstrText>
        </w:r>
      </w:del>
      <w:r w:rsidR="00A71088" w:rsidRPr="00C30527">
        <w:rPr>
          <w:color w:val="000000" w:themeColor="text1"/>
        </w:rPr>
        <w:fldChar w:fldCharType="end"/>
      </w:r>
      <w:r w:rsidR="00A71088" w:rsidRPr="00C30527">
        <w:rPr>
          <w:color w:val="000000" w:themeColor="text1"/>
        </w:rPr>
        <w:fldChar w:fldCharType="end"/>
      </w:r>
      <w:r w:rsidRPr="00C30527">
        <w:rPr>
          <w:color w:val="000000" w:themeColor="text1"/>
        </w:rPr>
        <w:t xml:space="preserve"> by both the left and right sides of </w:t>
      </w:r>
      <w:ins w:id="264" w:author="Lenovo" w:date="2014-12-28T23:37:00Z">
        <w:r w:rsidR="00562CD3" w:rsidRPr="00C30527">
          <w:rPr>
            <w:color w:val="000000" w:themeColor="text1"/>
          </w:rPr>
          <w:fldChar w:fldCharType="begin"/>
        </w:r>
        <w:r w:rsidR="00562CD3" w:rsidRPr="00C30527">
          <w:rPr>
            <w:color w:val="000000" w:themeColor="text1"/>
          </w:rPr>
          <w:instrText xml:space="preserve"> GOTOBUTTON ZEqnNum749480  \* MERGEFORMAT </w:instrText>
        </w:r>
        <w:r w:rsidR="00562CD3" w:rsidRPr="00C30527">
          <w:rPr>
            <w:color w:val="000000" w:themeColor="text1"/>
          </w:rPr>
          <w:fldChar w:fldCharType="begin"/>
        </w:r>
        <w:r w:rsidR="00562CD3" w:rsidRPr="00C30527">
          <w:rPr>
            <w:color w:val="000000" w:themeColor="text1"/>
          </w:rPr>
          <w:instrText xml:space="preserve"> REF ZEqnNum749480 \* Charformat \! \* MERGEFORMAT </w:instrText>
        </w:r>
      </w:ins>
      <w:r w:rsidR="00562CD3" w:rsidRPr="00C30527">
        <w:rPr>
          <w:color w:val="000000" w:themeColor="text1"/>
        </w:rPr>
        <w:fldChar w:fldCharType="separate"/>
      </w:r>
      <w:ins w:id="265" w:author="ceszeto" w:date="2015-02-23T01:55:00Z">
        <w:r w:rsidR="00C30527" w:rsidRPr="00C30527">
          <w:rPr>
            <w:color w:val="000000" w:themeColor="text1"/>
          </w:rPr>
          <w:instrText>(55)</w:instrText>
        </w:r>
      </w:ins>
      <w:ins w:id="266" w:author="Lenovo" w:date="2014-12-28T23:37:00Z">
        <w:r w:rsidR="00562CD3" w:rsidRPr="00C30527">
          <w:rPr>
            <w:color w:val="000000" w:themeColor="text1"/>
          </w:rPr>
          <w:fldChar w:fldCharType="end"/>
        </w:r>
        <w:r w:rsidR="00562CD3" w:rsidRPr="00C30527">
          <w:rPr>
            <w:color w:val="000000" w:themeColor="text1"/>
          </w:rPr>
          <w:fldChar w:fldCharType="end"/>
        </w:r>
      </w:ins>
      <w:del w:id="267" w:author="Lenovo" w:date="2014-12-28T23:37:00Z">
        <w:r w:rsidR="002D4F8F" w:rsidRPr="00C30527" w:rsidDel="00562CD3">
          <w:rPr>
            <w:color w:val="000000" w:themeColor="text1"/>
          </w:rPr>
          <w:delText>(5</w:delText>
        </w:r>
        <w:r w:rsidR="009A571C" w:rsidRPr="00C30527" w:rsidDel="00562CD3">
          <w:rPr>
            <w:color w:val="000000" w:themeColor="text1"/>
          </w:rPr>
          <w:delText>4</w:delText>
        </w:r>
        <w:r w:rsidR="002D4F8F" w:rsidRPr="00C30527" w:rsidDel="00562CD3">
          <w:rPr>
            <w:color w:val="000000" w:themeColor="text1"/>
          </w:rPr>
          <w:delText>)</w:delText>
        </w:r>
      </w:del>
      <w:r w:rsidR="002D4F8F" w:rsidRPr="00C30527">
        <w:rPr>
          <w:color w:val="000000" w:themeColor="text1"/>
        </w:rPr>
        <w:t xml:space="preserve"> </w:t>
      </w:r>
      <w:r w:rsidRPr="00C30527">
        <w:rPr>
          <w:color w:val="000000" w:themeColor="text1"/>
        </w:rPr>
        <w:t>respectively, we hav</w:t>
      </w:r>
      <w:r w:rsidR="001C37D4" w:rsidRPr="00C30527">
        <w:rPr>
          <w:color w:val="000000" w:themeColor="text1"/>
        </w:rPr>
        <w:t xml:space="preserve">e </w:t>
      </w:r>
    </w:p>
    <w:p w:rsidR="007779B8" w:rsidRPr="00C30527" w:rsidRDefault="0071696C" w:rsidP="00C30527">
      <w:pPr>
        <w:pStyle w:val="MTDisplayEquation"/>
        <w:tabs>
          <w:tab w:val="clear" w:pos="8300"/>
          <w:tab w:val="right" w:pos="9000"/>
        </w:tabs>
        <w:spacing w:afterLines="0"/>
        <w:ind w:firstLineChars="0" w:firstLine="0"/>
      </w:pPr>
      <w:r w:rsidRPr="00C30527">
        <w:tab/>
      </w:r>
      <w:r w:rsidRPr="00C30527">
        <w:rPr>
          <w:position w:val="-46"/>
        </w:rPr>
        <w:object w:dxaOrig="3400" w:dyaOrig="1040" w14:anchorId="1066F214">
          <v:shape id="_x0000_i1196" type="#_x0000_t75" style="width:169.65pt;height:51.65pt" o:ole="">
            <v:imagedata r:id="rId468" o:title=""/>
          </v:shape>
          <o:OLEObject Type="Embed" ProgID="Equation.DSMT4" ShapeID="_x0000_i1196" DrawAspect="Content" ObjectID="_1486165401" r:id="rId469"/>
        </w:object>
      </w:r>
      <w:r w:rsidRPr="00C30527">
        <w:t xml:space="preserve">.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268" w:name="ZEqnNum697758"/>
      <w:r w:rsidR="000868CE" w:rsidRPr="00C30527">
        <w:instrText>(</w:instrText>
      </w:r>
      <w:fldSimple w:instr=" SEQ MTEqn \c \* Arabic \* MERGEFORMAT ">
        <w:ins w:id="269" w:author="ceszeto" w:date="2015-02-23T01:55:00Z">
          <w:r w:rsidR="00C30527">
            <w:rPr>
              <w:noProof/>
            </w:rPr>
            <w:instrText>58</w:instrText>
          </w:r>
        </w:ins>
        <w:ins w:id="270" w:author="Dept. of Civil Engg." w:date="2014-12-29T15:01:00Z">
          <w:del w:id="271" w:author="ceszeto" w:date="2015-02-23T01:53:00Z">
            <w:r w:rsidR="005A3977" w:rsidRPr="00C30527" w:rsidDel="005C1D14">
              <w:rPr>
                <w:noProof/>
              </w:rPr>
              <w:delInstrText>58</w:delInstrText>
            </w:r>
          </w:del>
        </w:ins>
        <w:ins w:id="272" w:author="Lenovo" w:date="2014-12-29T10:50:00Z">
          <w:del w:id="273" w:author="ceszeto" w:date="2015-02-23T01:53:00Z">
            <w:r w:rsidR="0044782A" w:rsidRPr="00C30527" w:rsidDel="005C1D14">
              <w:rPr>
                <w:noProof/>
              </w:rPr>
              <w:delInstrText>58</w:delInstrText>
            </w:r>
          </w:del>
        </w:ins>
        <w:del w:id="274" w:author="ceszeto" w:date="2015-02-23T01:53:00Z">
          <w:r w:rsidR="002A528F" w:rsidRPr="00C30527" w:rsidDel="005C1D14">
            <w:rPr>
              <w:noProof/>
            </w:rPr>
            <w:delInstrText>58</w:delInstrText>
          </w:r>
        </w:del>
      </w:fldSimple>
      <w:r w:rsidR="000868CE" w:rsidRPr="00C30527">
        <w:instrText>)</w:instrText>
      </w:r>
      <w:bookmarkEnd w:id="268"/>
      <w:r w:rsidR="000868CE" w:rsidRPr="00C30527">
        <w:fldChar w:fldCharType="end"/>
      </w:r>
    </w:p>
    <w:p w:rsidR="00606EDD" w:rsidRPr="00C30527" w:rsidRDefault="00121BD5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r w:rsidRPr="00C30527">
        <w:t xml:space="preserve">Based on </w:t>
      </w:r>
      <w:r w:rsidR="0007339B" w:rsidRPr="00C30527">
        <w:fldChar w:fldCharType="begin"/>
      </w:r>
      <w:r w:rsidR="0007339B" w:rsidRPr="00C30527">
        <w:instrText xml:space="preserve"> GOTOBUTTON ZEqnNum345137  \* MERGEFORMAT </w:instrText>
      </w:r>
      <w:fldSimple w:instr=" REF ZEqnNum345137 \* Charformat \! \* MERGEFORMAT ">
        <w:ins w:id="275" w:author="ceszeto" w:date="2015-02-23T01:55:00Z">
          <w:r w:rsidR="00C30527" w:rsidRPr="00C30527">
            <w:instrText>(</w:instrText>
          </w:r>
          <w:r w:rsidR="00C30527">
            <w:instrText>54</w:instrText>
          </w:r>
          <w:r w:rsidR="00C30527" w:rsidRPr="00C30527">
            <w:instrText>)</w:instrText>
          </w:r>
        </w:ins>
        <w:ins w:id="276" w:author="Dept. of Civil Engg." w:date="2014-12-29T15:01:00Z">
          <w:del w:id="277" w:author="ceszeto" w:date="2015-02-23T01:53:00Z">
            <w:r w:rsidR="005A3977" w:rsidRPr="00C30527" w:rsidDel="005C1D14">
              <w:delInstrText>(54)</w:delInstrText>
            </w:r>
          </w:del>
        </w:ins>
        <w:ins w:id="278" w:author="Lenovo" w:date="2014-12-29T10:50:00Z">
          <w:del w:id="279" w:author="ceszeto" w:date="2015-02-23T01:53:00Z">
            <w:r w:rsidR="0044782A" w:rsidRPr="00C30527" w:rsidDel="005C1D14">
              <w:delInstrText>(54)</w:delInstrText>
            </w:r>
          </w:del>
        </w:ins>
        <w:del w:id="280" w:author="ceszeto" w:date="2015-02-23T01:53:00Z">
          <w:r w:rsidR="002A528F" w:rsidRPr="00C30527" w:rsidDel="005C1D14">
            <w:delInstrText>(54)</w:delInstrText>
          </w:r>
        </w:del>
      </w:fldSimple>
      <w:r w:rsidR="0007339B" w:rsidRPr="00C30527">
        <w:fldChar w:fldCharType="end"/>
      </w:r>
      <w:r w:rsidRPr="00C30527">
        <w:t xml:space="preserve"> </w:t>
      </w:r>
      <w:proofErr w:type="gramStart"/>
      <w:r w:rsidRPr="00C30527">
        <w:t xml:space="preserve">and </w:t>
      </w:r>
      <w:proofErr w:type="gramEnd"/>
      <w:r w:rsidR="0007339B" w:rsidRPr="00C30527">
        <w:fldChar w:fldCharType="begin"/>
      </w:r>
      <w:r w:rsidR="0007339B" w:rsidRPr="00C30527">
        <w:instrText xml:space="preserve"> GOTOBUTTON ZEqnNum697758  \* MERGEFORMAT </w:instrText>
      </w:r>
      <w:fldSimple w:instr=" REF ZEqnNum697758 \* Charformat \! \* MERGEFORMAT ">
        <w:ins w:id="281" w:author="ceszeto" w:date="2015-02-23T01:55:00Z">
          <w:r w:rsidR="00C30527" w:rsidRPr="00C30527">
            <w:instrText>(</w:instrText>
          </w:r>
          <w:r w:rsidR="00C30527">
            <w:instrText>58</w:instrText>
          </w:r>
          <w:r w:rsidR="00C30527" w:rsidRPr="00C30527">
            <w:instrText>)</w:instrText>
          </w:r>
        </w:ins>
        <w:ins w:id="282" w:author="Dept. of Civil Engg." w:date="2014-12-29T15:01:00Z">
          <w:del w:id="283" w:author="ceszeto" w:date="2015-02-23T01:53:00Z">
            <w:r w:rsidR="005A3977" w:rsidRPr="00C30527" w:rsidDel="005C1D14">
              <w:delInstrText>(58)</w:delInstrText>
            </w:r>
          </w:del>
        </w:ins>
        <w:ins w:id="284" w:author="Lenovo" w:date="2014-12-29T10:50:00Z">
          <w:del w:id="285" w:author="ceszeto" w:date="2015-02-23T01:53:00Z">
            <w:r w:rsidR="0044782A" w:rsidRPr="00C30527" w:rsidDel="005C1D14">
              <w:delInstrText>(58)</w:delInstrText>
            </w:r>
          </w:del>
        </w:ins>
        <w:del w:id="286" w:author="ceszeto" w:date="2015-02-23T01:53:00Z">
          <w:r w:rsidR="002A528F" w:rsidRPr="00C30527" w:rsidDel="005C1D14">
            <w:delInstrText>(58)</w:delInstrText>
          </w:r>
        </w:del>
      </w:fldSimple>
      <w:r w:rsidR="0007339B" w:rsidRPr="00C30527">
        <w:fldChar w:fldCharType="end"/>
      </w:r>
      <w:r w:rsidRPr="00C30527">
        <w:t xml:space="preserve">, we obtain </w:t>
      </w:r>
      <w:r w:rsidR="0007339B" w:rsidRPr="00C30527">
        <w:fldChar w:fldCharType="begin"/>
      </w:r>
      <w:r w:rsidR="0007339B" w:rsidRPr="00C30527">
        <w:instrText xml:space="preserve"> GOTOBUTTON ZEqnNum249726  \* MERGEFORMAT </w:instrText>
      </w:r>
      <w:fldSimple w:instr=" REF ZEqnNum249726 \* Charformat \! \* MERGEFORMAT ">
        <w:ins w:id="287" w:author="ceszeto" w:date="2015-02-23T01:55:00Z">
          <w:r w:rsidR="00C30527" w:rsidRPr="00C30527">
            <w:instrText>(</w:instrText>
          </w:r>
          <w:r w:rsidR="00C30527">
            <w:instrText>50</w:instrText>
          </w:r>
          <w:r w:rsidR="00C30527" w:rsidRPr="00C30527">
            <w:instrText>)</w:instrText>
          </w:r>
        </w:ins>
        <w:ins w:id="288" w:author="Dept. of Civil Engg." w:date="2014-12-29T15:01:00Z">
          <w:del w:id="289" w:author="ceszeto" w:date="2015-02-23T01:53:00Z">
            <w:r w:rsidR="005A3977" w:rsidRPr="00C30527" w:rsidDel="005C1D14">
              <w:delInstrText>(50)</w:delInstrText>
            </w:r>
          </w:del>
        </w:ins>
        <w:ins w:id="290" w:author="Lenovo" w:date="2014-12-29T10:50:00Z">
          <w:del w:id="291" w:author="ceszeto" w:date="2015-02-23T01:53:00Z">
            <w:r w:rsidR="0044782A" w:rsidRPr="00C30527" w:rsidDel="005C1D14">
              <w:delInstrText>(50)</w:delInstrText>
            </w:r>
          </w:del>
        </w:ins>
        <w:del w:id="292" w:author="ceszeto" w:date="2015-02-23T01:53:00Z">
          <w:r w:rsidR="002A528F" w:rsidRPr="00C30527" w:rsidDel="005C1D14">
            <w:delInstrText>(50)</w:delInstrText>
          </w:r>
        </w:del>
      </w:fldSimple>
      <w:r w:rsidR="0007339B" w:rsidRPr="00C30527">
        <w:fldChar w:fldCharType="end"/>
      </w:r>
      <w:r w:rsidRPr="00C30527">
        <w:t xml:space="preserve">. </w:t>
      </w:r>
      <w:r w:rsidR="00606EDD" w:rsidRPr="00C30527">
        <w:t>This completes the proof.</w:t>
      </w:r>
      <w:r w:rsidR="00606EDD" w:rsidRPr="00C30527">
        <w:rPr>
          <w:vertAlign w:val="superscript"/>
        </w:rPr>
        <w:t xml:space="preserve"> ■</w:t>
      </w:r>
    </w:p>
    <w:p w:rsidR="00606EDD" w:rsidRPr="00C30527" w:rsidRDefault="00606EDD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  <w:u w:val="single"/>
        </w:rPr>
      </w:pPr>
    </w:p>
    <w:p w:rsidR="00606EDD" w:rsidRPr="00C30527" w:rsidRDefault="00C261D1" w:rsidP="00C30527">
      <w:pPr>
        <w:tabs>
          <w:tab w:val="center" w:pos="4536"/>
          <w:tab w:val="right" w:pos="9072"/>
        </w:tabs>
        <w:snapToGrid w:val="0"/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Proposition 6.</w:t>
      </w:r>
      <w:proofErr w:type="gramEnd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For reliability-based traffic assignment, </w:t>
      </w:r>
      <w:r w:rsidR="00606EDD" w:rsidRPr="00C30527">
        <w:rPr>
          <w:rFonts w:ascii="Times New Roman" w:hAnsi="Times New Roman" w:cs="Times New Roman"/>
          <w:sz w:val="24"/>
          <w:szCs w:val="24"/>
        </w:rPr>
        <w:t>the following is true:</w:t>
      </w:r>
    </w:p>
    <w:p w:rsidR="00606EDD" w:rsidRPr="00C30527" w:rsidRDefault="00C261D1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r w:rsidRPr="00C30527">
        <w:tab/>
      </w:r>
      <w:r w:rsidR="0025219A" w:rsidRPr="00C30527">
        <w:rPr>
          <w:position w:val="-30"/>
        </w:rPr>
        <w:object w:dxaOrig="2380" w:dyaOrig="680" w14:anchorId="5861A150">
          <v:shape id="_x0000_i1197" type="#_x0000_t75" style="width:118.75pt;height:33.95pt" o:ole="">
            <v:imagedata r:id="rId470" o:title=""/>
          </v:shape>
          <o:OLEObject Type="Embed" ProgID="Equation.DSMT4" ShapeID="_x0000_i1197" DrawAspect="Content" ObjectID="_1486165402" r:id="rId471"/>
        </w:object>
      </w:r>
      <w:r w:rsidR="00606EDD" w:rsidRPr="00C30527">
        <w:t>,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293" w:name="ZEqnNum592317"/>
      <w:r w:rsidR="000868CE" w:rsidRPr="00C30527">
        <w:instrText>(</w:instrText>
      </w:r>
      <w:fldSimple w:instr=" SEQ MTEqn \c \* Arabic \* MERGEFORMAT ">
        <w:ins w:id="294" w:author="ceszeto" w:date="2015-02-23T01:55:00Z">
          <w:r w:rsidR="00C30527">
            <w:rPr>
              <w:noProof/>
            </w:rPr>
            <w:instrText>59</w:instrText>
          </w:r>
        </w:ins>
        <w:ins w:id="295" w:author="Dept. of Civil Engg." w:date="2014-12-29T15:01:00Z">
          <w:del w:id="296" w:author="ceszeto" w:date="2015-02-23T01:53:00Z">
            <w:r w:rsidR="005A3977" w:rsidRPr="00C30527" w:rsidDel="005C1D14">
              <w:rPr>
                <w:noProof/>
              </w:rPr>
              <w:delInstrText>59</w:delInstrText>
            </w:r>
          </w:del>
        </w:ins>
        <w:ins w:id="297" w:author="Lenovo" w:date="2014-12-29T10:50:00Z">
          <w:del w:id="298" w:author="ceszeto" w:date="2015-02-23T01:53:00Z">
            <w:r w:rsidR="0044782A" w:rsidRPr="00C30527" w:rsidDel="005C1D14">
              <w:rPr>
                <w:noProof/>
              </w:rPr>
              <w:delInstrText>59</w:delInstrText>
            </w:r>
          </w:del>
        </w:ins>
        <w:del w:id="299" w:author="ceszeto" w:date="2015-02-23T01:53:00Z">
          <w:r w:rsidR="002A528F" w:rsidRPr="00C30527" w:rsidDel="005C1D14">
            <w:rPr>
              <w:noProof/>
            </w:rPr>
            <w:delInstrText>59</w:delInstrText>
          </w:r>
        </w:del>
      </w:fldSimple>
      <w:r w:rsidR="000868CE" w:rsidRPr="00C30527">
        <w:instrText>)</w:instrText>
      </w:r>
      <w:bookmarkEnd w:id="293"/>
      <w:r w:rsidR="000868CE" w:rsidRPr="00C30527">
        <w:fldChar w:fldCharType="end"/>
      </w:r>
    </w:p>
    <w:p w:rsidR="00C261D1" w:rsidRPr="00C30527" w:rsidRDefault="00606EDD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proofErr w:type="gramStart"/>
      <w:r w:rsidRPr="00C30527">
        <w:t>where</w:t>
      </w:r>
      <w:proofErr w:type="gramEnd"/>
      <w:r w:rsidRPr="00C30527">
        <w:t xml:space="preserve"> </w:t>
      </w:r>
      <w:r w:rsidRPr="00C30527">
        <w:rPr>
          <w:noProof/>
          <w:position w:val="-12"/>
        </w:rPr>
        <w:drawing>
          <wp:inline distT="0" distB="0" distL="0" distR="0" wp14:anchorId="205C2B13" wp14:editId="0AED3E1D">
            <wp:extent cx="533400" cy="22860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0"/>
                    <pic:cNvPicPr>
                      <a:picLocks noChangeAspect="1" noChangeArrowheads="1"/>
                    </pic:cNvPicPr>
                  </pic:nvPicPr>
                  <pic:blipFill>
                    <a:blip r:embed="rId4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66A1" w:rsidRPr="00C30527">
        <w:t xml:space="preserve"> and </w:t>
      </w:r>
      <w:r w:rsidR="00F966A1" w:rsidRPr="00C30527">
        <w:rPr>
          <w:noProof/>
          <w:position w:val="-20"/>
        </w:rPr>
        <w:drawing>
          <wp:inline distT="0" distB="0" distL="0" distR="0" wp14:anchorId="4A749994" wp14:editId="7634A1B2">
            <wp:extent cx="971550" cy="304800"/>
            <wp:effectExtent l="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4E18" w:rsidRPr="00C30527">
        <w:t>.</w:t>
      </w:r>
    </w:p>
    <w:p w:rsidR="00C261D1" w:rsidRPr="00C30527" w:rsidRDefault="00C261D1" w:rsidP="00C30527">
      <w:pPr>
        <w:tabs>
          <w:tab w:val="center" w:pos="4536"/>
          <w:tab w:val="right" w:pos="9072"/>
        </w:tabs>
        <w:snapToGrid w:val="0"/>
        <w:rPr>
          <w:sz w:val="24"/>
          <w:szCs w:val="24"/>
        </w:rPr>
      </w:pPr>
    </w:p>
    <w:p w:rsidR="00EE243C" w:rsidRPr="00C30527" w:rsidRDefault="00C261D1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del w:id="300" w:author="Lenovo" w:date="2014-12-26T15:46:00Z">
        <w:r w:rsidRPr="00C30527" w:rsidDel="0020154E">
          <w:rPr>
            <w:rFonts w:ascii="Times New Roman" w:hAnsi="Times New Roman" w:cs="Times New Roman" w:hint="eastAsia"/>
            <w:color w:val="000000" w:themeColor="text1"/>
            <w:sz w:val="24"/>
            <w:szCs w:val="24"/>
          </w:rPr>
          <w:delText>According</w:delText>
        </w:r>
      </w:del>
      <w:del w:id="301" w:author="Dept. of Civil Engg." w:date="2014-12-27T22:20:00Z">
        <w:r w:rsidRPr="00C30527" w:rsidDel="004A05A1">
          <w:rPr>
            <w:rFonts w:ascii="Times New Roman" w:hAnsi="Times New Roman" w:cs="Times New Roman" w:hint="eastAsia"/>
            <w:color w:val="000000" w:themeColor="text1"/>
            <w:sz w:val="24"/>
            <w:szCs w:val="24"/>
          </w:rPr>
          <w:delText xml:space="preserve"> </w:delText>
        </w:r>
      </w:del>
      <w:ins w:id="302" w:author="Dept. of Civil Engg." w:date="2014-12-27T22:08:00Z">
        <w:r w:rsidR="00585C89" w:rsidRPr="00C30527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ins>
      <w:ins w:id="303" w:author="Lenovo" w:date="2014-12-26T15:46:00Z">
        <w:r w:rsidR="0020154E" w:rsidRPr="00C30527">
          <w:rPr>
            <w:rFonts w:ascii="Times New Roman" w:hAnsi="Times New Roman" w:cs="Times New Roman"/>
            <w:color w:val="000000" w:themeColor="text1"/>
            <w:sz w:val="24"/>
            <w:szCs w:val="24"/>
          </w:rPr>
          <w:t>Based on</w:t>
        </w:r>
      </w:ins>
      <w:ins w:id="304" w:author="Lenovo" w:date="2014-12-26T15:51:00Z">
        <w:r w:rsidR="0020154E" w:rsidRPr="00C30527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ins>
      <w:ins w:id="305" w:author="Lenovo" w:date="2014-12-29T09:37:00Z">
        <w:r w:rsidR="009D1A33" w:rsidRPr="00C30527">
          <w:rPr>
            <w:rFonts w:ascii="Times New Roman" w:hAnsi="Times New Roman" w:cs="Times New Roman"/>
            <w:color w:val="000000" w:themeColor="text1"/>
            <w:sz w:val="24"/>
            <w:szCs w:val="24"/>
          </w:rPr>
          <w:t>the proof of</w:t>
        </w:r>
      </w:ins>
      <w:ins w:id="306" w:author="Lenovo" w:date="2014-12-29T10:26:00Z">
        <w:r w:rsidR="008D6F0E" w:rsidRPr="00C30527">
          <w:rPr>
            <w:rFonts w:ascii="Times New Roman" w:hAnsi="Times New Roman" w:cs="Times New Roman"/>
            <w:color w:val="000000" w:themeColor="text1"/>
            <w:sz w:val="24"/>
            <w:szCs w:val="24"/>
          </w:rPr>
          <w:t xml:space="preserve"> </w:t>
        </w:r>
      </w:ins>
      <w:del w:id="307" w:author="Lenovo" w:date="2014-12-26T15:46:00Z">
        <w:r w:rsidRPr="00C30527" w:rsidDel="0020154E">
          <w:rPr>
            <w:rFonts w:ascii="Times New Roman" w:hAnsi="Times New Roman" w:cs="Times New Roman" w:hint="eastAsia"/>
            <w:color w:val="000000" w:themeColor="text1"/>
            <w:sz w:val="24"/>
            <w:szCs w:val="24"/>
          </w:rPr>
          <w:delText xml:space="preserve">to </w:delText>
        </w:r>
      </w:del>
      <w:r w:rsidRPr="00C30527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Proposition </w:t>
      </w:r>
      <w:commentRangeStart w:id="308"/>
      <w:ins w:id="309" w:author="Lenovo" w:date="2014-12-26T15:45:00Z">
        <w:r w:rsidR="0020154E" w:rsidRPr="00C30527">
          <w:rPr>
            <w:rFonts w:ascii="Times New Roman" w:hAnsi="Times New Roman" w:cs="Times New Roman"/>
            <w:color w:val="000000" w:themeColor="text1"/>
            <w:sz w:val="24"/>
            <w:szCs w:val="24"/>
          </w:rPr>
          <w:t>4</w:t>
        </w:r>
      </w:ins>
      <w:del w:id="310" w:author="Lenovo" w:date="2014-12-26T15:45:00Z">
        <w:r w:rsidRPr="00C30527" w:rsidDel="0020154E">
          <w:rPr>
            <w:rFonts w:ascii="Times New Roman" w:hAnsi="Times New Roman" w:cs="Times New Roman" w:hint="eastAsia"/>
            <w:color w:val="000000" w:themeColor="text1"/>
            <w:sz w:val="24"/>
            <w:szCs w:val="24"/>
          </w:rPr>
          <w:delText>5</w:delText>
        </w:r>
      </w:del>
      <w:commentRangeEnd w:id="308"/>
      <w:r w:rsidR="0020154E" w:rsidRPr="00C30527">
        <w:rPr>
          <w:rStyle w:val="CommentReference"/>
          <w:color w:val="000000" w:themeColor="text1"/>
        </w:rPr>
        <w:commentReference w:id="308"/>
      </w:r>
      <w:r w:rsidRPr="00C30527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 xml:space="preserve">, </w:t>
      </w:r>
      <w:proofErr w:type="gramStart"/>
      <w:r w:rsidR="00570367" w:rsidRPr="00C30527">
        <w:rPr>
          <w:rFonts w:ascii="Times New Roman" w:hAnsi="Times New Roman" w:cs="Times New Roman"/>
          <w:sz w:val="24"/>
          <w:szCs w:val="24"/>
        </w:rPr>
        <w:t>i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f </w:t>
      </w:r>
      <w:proofErr w:type="gramEnd"/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5C2C2F2F" wp14:editId="261B124A">
            <wp:extent cx="504825" cy="228600"/>
            <wp:effectExtent l="0" t="0" r="9525" b="0"/>
            <wp:docPr id="352" name="Picture 3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rrowheads="1"/>
                    </pic:cNvPicPr>
                  </pic:nvPicPr>
                  <pic:blipFill>
                    <a:blip r:embed="rId4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, </w:t>
      </w:r>
      <w:del w:id="311" w:author="Lenovo" w:date="2014-12-29T10:26:00Z">
        <w:r w:rsidR="00570367" w:rsidRPr="00C30527" w:rsidDel="008D6F0E">
          <w:rPr>
            <w:rFonts w:ascii="Times New Roman" w:hAnsi="Times New Roman" w:cs="Times New Roman"/>
            <w:sz w:val="24"/>
            <w:szCs w:val="24"/>
          </w:rPr>
          <w:delText xml:space="preserve">then </w:delText>
        </w:r>
      </w:del>
      <w:ins w:id="312" w:author="Lenovo" w:date="2014-12-29T10:00:00Z">
        <w:r w:rsidR="00D03C32" w:rsidRPr="00C30527">
          <w:rPr>
            <w:rFonts w:ascii="Times New Roman" w:hAnsi="Times New Roman" w:cs="Times New Roman"/>
            <w:sz w:val="24"/>
            <w:szCs w:val="24"/>
          </w:rPr>
          <w:t>the</w:t>
        </w:r>
      </w:ins>
      <w:ins w:id="313" w:author="Lenovo" w:date="2014-12-29T10:26:00Z">
        <w:r w:rsidR="008D6F0E"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del w:id="314" w:author="Lenovo" w:date="2014-12-29T10:00:00Z">
        <w:r w:rsidR="007A4D71" w:rsidRPr="00C30527" w:rsidDel="00D03C32">
          <w:rPr>
            <w:rFonts w:ascii="Times New Roman" w:hAnsi="Times New Roman" w:cs="Times New Roman"/>
            <w:sz w:val="24"/>
            <w:szCs w:val="24"/>
          </w:rPr>
          <w:delText xml:space="preserve">all of </w:delText>
        </w:r>
        <w:r w:rsidRPr="00C30527" w:rsidDel="00D03C32">
          <w:rPr>
            <w:rFonts w:ascii="Times New Roman" w:hAnsi="Times New Roman" w:cs="Times New Roman" w:hint="eastAsia"/>
            <w:sz w:val="24"/>
            <w:szCs w:val="24"/>
          </w:rPr>
          <w:delText xml:space="preserve">the </w:delText>
        </w:r>
      </w:del>
      <w:r w:rsidRPr="00C30527">
        <w:rPr>
          <w:rFonts w:ascii="Times New Roman" w:hAnsi="Times New Roman" w:cs="Times New Roman" w:hint="eastAsia"/>
          <w:sz w:val="24"/>
          <w:szCs w:val="24"/>
        </w:rPr>
        <w:t>denominator</w:t>
      </w:r>
      <w:del w:id="315" w:author="Lenovo" w:date="2014-12-29T10:00:00Z">
        <w:r w:rsidRPr="00C30527" w:rsidDel="00D03C32">
          <w:rPr>
            <w:rFonts w:ascii="Times New Roman" w:hAnsi="Times New Roman" w:cs="Times New Roman" w:hint="eastAsia"/>
            <w:sz w:val="24"/>
            <w:szCs w:val="24"/>
          </w:rPr>
          <w:delText xml:space="preserve">s </w:delText>
        </w:r>
        <w:r w:rsidR="00570367" w:rsidRPr="00C30527" w:rsidDel="00D03C32">
          <w:rPr>
            <w:rFonts w:ascii="Times New Roman" w:hAnsi="Times New Roman" w:cs="Times New Roman"/>
            <w:sz w:val="24"/>
            <w:szCs w:val="24"/>
          </w:rPr>
          <w:delText>and numerators</w:delText>
        </w:r>
      </w:del>
      <w:r w:rsidR="00570367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of the </w:t>
      </w:r>
      <w:r w:rsidR="00966D73" w:rsidRPr="00C30527">
        <w:rPr>
          <w:rFonts w:ascii="Times New Roman" w:hAnsi="Times New Roman" w:cs="Times New Roman" w:hint="eastAsia"/>
          <w:sz w:val="24"/>
          <w:szCs w:val="24"/>
        </w:rPr>
        <w:t>left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ins w:id="316" w:author="Lenovo" w:date="2014-12-29T10:00:00Z">
        <w:r w:rsidR="00D03C32" w:rsidRPr="00C30527">
          <w:rPr>
            <w:rFonts w:ascii="Times New Roman" w:hAnsi="Times New Roman" w:cs="Times New Roman"/>
            <w:sz w:val="24"/>
            <w:szCs w:val="24"/>
          </w:rPr>
          <w:t>side</w:t>
        </w:r>
      </w:ins>
      <w:del w:id="317" w:author="Lenovo" w:date="2014-12-29T10:00:00Z">
        <w:r w:rsidRPr="00C30527" w:rsidDel="00D03C32">
          <w:rPr>
            <w:rFonts w:ascii="Times New Roman" w:hAnsi="Times New Roman" w:cs="Times New Roman" w:hint="eastAsia"/>
            <w:sz w:val="24"/>
            <w:szCs w:val="24"/>
          </w:rPr>
          <w:delText xml:space="preserve">and </w:delText>
        </w:r>
        <w:r w:rsidR="00966D73" w:rsidRPr="00C30527" w:rsidDel="00D03C32">
          <w:rPr>
            <w:rFonts w:ascii="Times New Roman" w:hAnsi="Times New Roman" w:cs="Times New Roman" w:hint="eastAsia"/>
            <w:sz w:val="24"/>
            <w:szCs w:val="24"/>
          </w:rPr>
          <w:delText>right</w:delText>
        </w:r>
        <w:r w:rsidRPr="00C30527" w:rsidDel="00D03C32">
          <w:rPr>
            <w:rFonts w:ascii="Times New Roman" w:hAnsi="Times New Roman" w:cs="Times New Roman" w:hint="eastAsia"/>
            <w:sz w:val="24"/>
            <w:szCs w:val="24"/>
          </w:rPr>
          <w:delText xml:space="preserve"> side</w:delText>
        </w:r>
        <w:r w:rsidR="00CA1223" w:rsidRPr="00C30527" w:rsidDel="00D03C32">
          <w:rPr>
            <w:rFonts w:ascii="Times New Roman" w:hAnsi="Times New Roman" w:cs="Times New Roman"/>
            <w:sz w:val="24"/>
            <w:szCs w:val="24"/>
          </w:rPr>
          <w:delText>s</w:delText>
        </w:r>
      </w:del>
      <w:r w:rsidRPr="00C30527">
        <w:rPr>
          <w:rFonts w:ascii="Times New Roman" w:hAnsi="Times New Roman" w:cs="Times New Roman" w:hint="eastAsia"/>
          <w:sz w:val="24"/>
          <w:szCs w:val="24"/>
        </w:rPr>
        <w:t xml:space="preserve"> of</w:t>
      </w:r>
      <w:r w:rsidR="00570367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7339B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7339B" w:rsidRPr="00C30527">
        <w:rPr>
          <w:rFonts w:ascii="Times New Roman" w:hAnsi="Times New Roman" w:cs="Times New Roman"/>
          <w:sz w:val="24"/>
          <w:szCs w:val="24"/>
        </w:rPr>
        <w:instrText xml:space="preserve"> GOTOBUTTON ZEqnNum708529  \* MERGEFORMAT </w:instrText>
      </w:r>
      <w:r w:rsidR="0007339B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7339B" w:rsidRPr="00C30527">
        <w:rPr>
          <w:rFonts w:ascii="Times New Roman" w:hAnsi="Times New Roman" w:cs="Times New Roman"/>
          <w:sz w:val="24"/>
          <w:szCs w:val="24"/>
        </w:rPr>
        <w:instrText xml:space="preserve"> REF ZEqnNum708529 \* Charformat \! \* MERGEFORMAT </w:instrText>
      </w:r>
      <w:r w:rsidR="0007339B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(47)</w:instrText>
      </w:r>
      <w:r w:rsidR="0007339B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7339B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570367" w:rsidRPr="00C30527">
        <w:rPr>
          <w:rFonts w:ascii="Times New Roman" w:hAnsi="Times New Roman" w:cs="Times New Roman"/>
          <w:sz w:val="24"/>
          <w:szCs w:val="24"/>
        </w:rPr>
        <w:t xml:space="preserve"> </w:t>
      </w:r>
      <w:ins w:id="318" w:author="Lenovo" w:date="2014-12-29T10:01:00Z">
        <w:r w:rsidR="00D03C32" w:rsidRPr="00C30527">
          <w:rPr>
            <w:rFonts w:ascii="Times New Roman" w:hAnsi="Times New Roman" w:cs="Times New Roman"/>
            <w:sz w:val="24"/>
            <w:szCs w:val="24"/>
          </w:rPr>
          <w:t>is</w:t>
        </w:r>
      </w:ins>
      <w:del w:id="319" w:author="Lenovo" w:date="2014-12-29T10:01:00Z">
        <w:r w:rsidRPr="00C30527" w:rsidDel="00D03C32">
          <w:rPr>
            <w:rFonts w:ascii="Times New Roman" w:hAnsi="Times New Roman" w:cs="Times New Roman" w:hint="eastAsia"/>
            <w:sz w:val="24"/>
            <w:szCs w:val="24"/>
          </w:rPr>
          <w:delText>are</w:delText>
        </w:r>
      </w:del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commentRangeStart w:id="320"/>
      <w:r w:rsidRPr="00C30527">
        <w:rPr>
          <w:rFonts w:ascii="Times New Roman" w:hAnsi="Times New Roman" w:cs="Times New Roman" w:hint="eastAsia"/>
          <w:sz w:val="24"/>
          <w:szCs w:val="24"/>
        </w:rPr>
        <w:t>positive</w:t>
      </w:r>
      <w:commentRangeEnd w:id="320"/>
      <w:r w:rsidR="004A05A1" w:rsidRPr="00C30527">
        <w:rPr>
          <w:rStyle w:val="CommentReference"/>
        </w:rPr>
        <w:commentReference w:id="320"/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EE243C" w:rsidRPr="00C30527">
        <w:rPr>
          <w:rFonts w:ascii="Times New Roman" w:hAnsi="Times New Roman" w:cs="Times New Roman"/>
          <w:sz w:val="24"/>
          <w:szCs w:val="24"/>
        </w:rPr>
        <w:t xml:space="preserve">Because </w:t>
      </w:r>
      <w:r w:rsidR="00D675D1" w:rsidRPr="00C30527">
        <w:rPr>
          <w:position w:val="-60"/>
        </w:rPr>
        <w:object w:dxaOrig="2280" w:dyaOrig="1320" w14:anchorId="690CDF4D">
          <v:shape id="_x0000_i1198" type="#_x0000_t75" style="width:113.85pt;height:65.6pt" o:ole="">
            <v:imagedata r:id="rId473" o:title=""/>
          </v:shape>
          <o:OLEObject Type="Embed" ProgID="Equation.DSMT4" ShapeID="_x0000_i1198" DrawAspect="Content" ObjectID="_1486165403" r:id="rId474"/>
        </w:object>
      </w:r>
      <w:r w:rsidR="00EE243C" w:rsidRPr="00C30527">
        <w:t xml:space="preserve"> </w:t>
      </w:r>
      <w:r w:rsidR="00EE243C" w:rsidRPr="00C30527">
        <w:rPr>
          <w:rFonts w:ascii="Times New Roman" w:hAnsi="Times New Roman" w:cs="Times New Roman"/>
          <w:sz w:val="24"/>
          <w:szCs w:val="24"/>
        </w:rPr>
        <w:t>for any</w:t>
      </w:r>
      <w:r w:rsidR="00EE243C" w:rsidRPr="00C30527">
        <w:t xml:space="preserve"> </w:t>
      </w:r>
      <w:r w:rsidR="00EE243C" w:rsidRPr="00C30527">
        <w:rPr>
          <w:rFonts w:ascii="Times New Roman" w:hAnsi="Times New Roman" w:cs="Times New Roman"/>
          <w:sz w:val="24"/>
          <w:szCs w:val="24"/>
        </w:rPr>
        <w:t>given</w:t>
      </w:r>
      <w:r w:rsidR="00EE243C" w:rsidRPr="00C30527">
        <w:rPr>
          <w:rFonts w:ascii="Times New Roman" w:hAnsi="Times New Roman" w:cs="Times New Roman"/>
          <w:position w:val="-12"/>
          <w:sz w:val="24"/>
          <w:szCs w:val="24"/>
        </w:rPr>
        <w:object w:dxaOrig="760" w:dyaOrig="360" w14:anchorId="2DDF6996">
          <v:shape id="_x0000_i1199" type="#_x0000_t75" style="width:38.05pt;height:16.2pt" o:ole="">
            <v:imagedata r:id="rId475" o:title=""/>
          </v:shape>
          <o:OLEObject Type="Embed" ProgID="Equation.DSMT4" ShapeID="_x0000_i1199" DrawAspect="Content" ObjectID="_1486165404" r:id="rId476"/>
        </w:object>
      </w:r>
      <w:proofErr w:type="gramStart"/>
      <w:r w:rsidR="00EE243C" w:rsidRPr="00C30527">
        <w:rPr>
          <w:rFonts w:ascii="Times New Roman" w:hAnsi="Times New Roman" w:cs="Times New Roman"/>
          <w:sz w:val="24"/>
          <w:szCs w:val="24"/>
        </w:rPr>
        <w:t>,</w:t>
      </w:r>
      <w:r w:rsidR="00D675D1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D675D1" w:rsidRPr="00C30527">
        <w:rPr>
          <w:rFonts w:ascii="Times New Roman" w:hAnsi="Times New Roman" w:cs="Times New Roman"/>
          <w:position w:val="-12"/>
          <w:sz w:val="24"/>
          <w:szCs w:val="24"/>
        </w:rPr>
        <w:object w:dxaOrig="720" w:dyaOrig="360" w14:anchorId="6EE26672">
          <v:shape id="_x0000_i1200" type="#_x0000_t75" style="width:36.2pt;height:16.2pt" o:ole="">
            <v:imagedata r:id="rId477" o:title=""/>
          </v:shape>
          <o:OLEObject Type="Embed" ProgID="Equation.DSMT4" ShapeID="_x0000_i1200" DrawAspect="Content" ObjectID="_1486165405" r:id="rId478"/>
        </w:object>
      </w:r>
      <w:r w:rsidR="00EE243C" w:rsidRPr="00C30527">
        <w:rPr>
          <w:rFonts w:ascii="Times New Roman" w:hAnsi="Times New Roman" w:cs="Times New Roman" w:hint="eastAsia"/>
          <w:sz w:val="24"/>
          <w:szCs w:val="24"/>
        </w:rPr>
        <w:t>,</w:t>
      </w:r>
      <w:r w:rsidR="00EE243C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E243C" w:rsidRPr="00C30527">
        <w:rPr>
          <w:rFonts w:ascii="Times New Roman" w:hAnsi="Times New Roman"/>
          <w:noProof/>
          <w:position w:val="-10"/>
          <w:sz w:val="24"/>
          <w:szCs w:val="24"/>
        </w:rPr>
        <w:drawing>
          <wp:inline distT="0" distB="0" distL="0" distR="0" wp14:anchorId="77997027" wp14:editId="54708F1D">
            <wp:extent cx="880110" cy="204470"/>
            <wp:effectExtent l="0" t="0" r="0" b="5080"/>
            <wp:docPr id="485" name="Picture 4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/>
                    <pic:cNvPicPr>
                      <a:picLocks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243C" w:rsidRPr="00C30527">
        <w:rPr>
          <w:rFonts w:ascii="Times New Roman" w:hAnsi="Times New Roman"/>
          <w:sz w:val="24"/>
          <w:szCs w:val="24"/>
        </w:rPr>
        <w:t>,</w:t>
      </w:r>
      <w:r w:rsidR="00EE243C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E243C" w:rsidRPr="00C30527">
        <w:rPr>
          <w:rFonts w:ascii="Times New Roman" w:hAnsi="Times New Roman"/>
          <w:position w:val="-12"/>
          <w:sz w:val="24"/>
          <w:szCs w:val="24"/>
        </w:rPr>
        <w:object w:dxaOrig="859" w:dyaOrig="360" w14:anchorId="2D59CEFB">
          <v:shape id="_x0000_i1201" type="#_x0000_t75" style="width:41.45pt;height:16.2pt" o:ole="">
            <v:imagedata r:id="rId480" o:title=""/>
            <o:lock v:ext="edit" aspectratio="f"/>
          </v:shape>
          <o:OLEObject Type="Embed" ProgID="Equation.DSMT4" ShapeID="_x0000_i1201" DrawAspect="Content" ObjectID="_1486165406" r:id="rId481"/>
        </w:object>
      </w:r>
      <w:r w:rsidR="00EE243C" w:rsidRPr="00C30527">
        <w:rPr>
          <w:rFonts w:ascii="Times New Roman" w:hAnsi="Times New Roman" w:hint="eastAsia"/>
          <w:sz w:val="24"/>
          <w:szCs w:val="24"/>
        </w:rPr>
        <w:t>,</w:t>
      </w:r>
      <w:r w:rsidR="00EE243C" w:rsidRPr="00C30527">
        <w:rPr>
          <w:rFonts w:ascii="Times New Roman" w:hAnsi="Times New Roman"/>
          <w:sz w:val="24"/>
          <w:szCs w:val="24"/>
        </w:rPr>
        <w:t xml:space="preserve"> apply this condition to </w:t>
      </w:r>
      <w:r w:rsidR="0007339B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7339B" w:rsidRPr="00C30527">
        <w:rPr>
          <w:rFonts w:ascii="Times New Roman" w:hAnsi="Times New Roman" w:cs="Times New Roman"/>
          <w:sz w:val="24"/>
          <w:szCs w:val="24"/>
        </w:rPr>
        <w:instrText xml:space="preserve"> GOTOBUTTON ZEqnNum708529  \* MERGEFORMAT </w:instrText>
      </w:r>
      <w:r w:rsidR="0007339B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7339B" w:rsidRPr="00C30527">
        <w:rPr>
          <w:rFonts w:ascii="Times New Roman" w:hAnsi="Times New Roman" w:cs="Times New Roman"/>
          <w:sz w:val="24"/>
          <w:szCs w:val="24"/>
        </w:rPr>
        <w:instrText xml:space="preserve"> REF ZEqnNum708529 \* Charformat \! \* MERGEFORMAT </w:instrText>
      </w:r>
      <w:r w:rsidR="0007339B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(47)</w:instrText>
      </w:r>
      <w:r w:rsidR="0007339B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7339B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EE243C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8F3" w:rsidRPr="00C30527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="008848F3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E243C" w:rsidRPr="00C30527">
        <w:rPr>
          <w:rFonts w:ascii="Times New Roman" w:hAnsi="Times New Roman" w:cs="Times New Roman"/>
          <w:sz w:val="24"/>
          <w:szCs w:val="24"/>
        </w:rPr>
        <w:t>obtain</w:t>
      </w:r>
    </w:p>
    <w:p w:rsidR="00074634" w:rsidRPr="00C30527" w:rsidRDefault="00074634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48"/>
        </w:rPr>
        <w:drawing>
          <wp:inline distT="0" distB="0" distL="0" distR="0" wp14:anchorId="7D2F2A9E" wp14:editId="1582DC7F">
            <wp:extent cx="4248150" cy="685800"/>
            <wp:effectExtent l="0" t="0" r="0" b="0"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"/>
                    <pic:cNvPicPr>
                      <a:picLocks noChangeAspect="1" noChangeArrowheads="1"/>
                    </pic:cNvPicPr>
                  </pic:nvPicPr>
                  <pic:blipFill>
                    <a:blip r:embed="rId4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.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21" w:name="ZEqnNum288765"/>
      <w:r w:rsidR="000868CE" w:rsidRPr="00C30527">
        <w:instrText>(</w:instrText>
      </w:r>
      <w:fldSimple w:instr=" SEQ MTEqn \c \* Arabic \* MERGEFORMAT ">
        <w:ins w:id="322" w:author="ceszeto" w:date="2015-02-23T01:55:00Z">
          <w:r w:rsidR="00C30527">
            <w:rPr>
              <w:noProof/>
            </w:rPr>
            <w:instrText>60</w:instrText>
          </w:r>
        </w:ins>
        <w:ins w:id="323" w:author="Dept. of Civil Engg." w:date="2014-12-29T15:01:00Z">
          <w:del w:id="324" w:author="ceszeto" w:date="2015-02-23T01:53:00Z">
            <w:r w:rsidR="005A3977" w:rsidRPr="00C30527" w:rsidDel="005C1D14">
              <w:rPr>
                <w:noProof/>
              </w:rPr>
              <w:delInstrText>60</w:delInstrText>
            </w:r>
          </w:del>
        </w:ins>
        <w:ins w:id="325" w:author="Lenovo" w:date="2014-12-29T10:50:00Z">
          <w:del w:id="326" w:author="ceszeto" w:date="2015-02-23T01:53:00Z">
            <w:r w:rsidR="0044782A" w:rsidRPr="00C30527" w:rsidDel="005C1D14">
              <w:rPr>
                <w:noProof/>
              </w:rPr>
              <w:delInstrText>60</w:delInstrText>
            </w:r>
          </w:del>
        </w:ins>
        <w:del w:id="327" w:author="ceszeto" w:date="2015-02-23T01:53:00Z">
          <w:r w:rsidR="002A528F" w:rsidRPr="00C30527" w:rsidDel="005C1D14">
            <w:rPr>
              <w:noProof/>
            </w:rPr>
            <w:delInstrText>60</w:delInstrText>
          </w:r>
        </w:del>
      </w:fldSimple>
      <w:r w:rsidR="000868CE" w:rsidRPr="00C30527">
        <w:instrText>)</w:instrText>
      </w:r>
      <w:bookmarkEnd w:id="321"/>
      <w:r w:rsidR="000868CE" w:rsidRPr="00C30527">
        <w:fldChar w:fldCharType="end"/>
      </w:r>
    </w:p>
    <w:p w:rsidR="0033435E" w:rsidRPr="00C30527" w:rsidRDefault="00487216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r w:rsidRPr="00C30527">
        <w:t>The</w:t>
      </w:r>
      <w:r w:rsidR="0033435E" w:rsidRPr="00C30527">
        <w:t xml:space="preserve"> value of</w:t>
      </w:r>
      <w:r w:rsidRPr="00C30527">
        <w:t xml:space="preserve"> </w:t>
      </w:r>
      <w:r w:rsidR="002522EC" w:rsidRPr="00C30527">
        <w:rPr>
          <w:noProof/>
          <w:position w:val="-12"/>
        </w:rPr>
        <w:drawing>
          <wp:inline distT="0" distB="0" distL="0" distR="0" wp14:anchorId="5851B998" wp14:editId="5249E4AB">
            <wp:extent cx="466725" cy="228600"/>
            <wp:effectExtent l="0" t="0" r="9525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"/>
                    <pic:cNvPicPr>
                      <a:picLocks noChangeAspect="1" noChangeArrowheads="1"/>
                    </pic:cNvPicPr>
                  </pic:nvPicPr>
                  <pic:blipFill>
                    <a:blip r:embed="rId4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435E" w:rsidRPr="00C30527">
        <w:t xml:space="preserve"> is </w:t>
      </w:r>
      <w:r w:rsidR="00852410" w:rsidRPr="00C30527">
        <w:t>non-de</w:t>
      </w:r>
      <w:r w:rsidR="0033435E" w:rsidRPr="00C30527">
        <w:t xml:space="preserve">creasing with an increase in the value of </w:t>
      </w:r>
      <w:r w:rsidR="002522EC" w:rsidRPr="00C30527">
        <w:rPr>
          <w:noProof/>
          <w:position w:val="-12"/>
        </w:rPr>
        <w:drawing>
          <wp:inline distT="0" distB="0" distL="0" distR="0" wp14:anchorId="77D655E6" wp14:editId="74AA5A54">
            <wp:extent cx="171450" cy="228600"/>
            <wp:effectExtent l="0" t="0" r="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410" w:rsidRPr="00C30527">
        <w:t xml:space="preserve"> because </w:t>
      </w:r>
      <w:r w:rsidR="00852410" w:rsidRPr="00C30527">
        <w:rPr>
          <w:i/>
        </w:rPr>
        <w:t>R</w:t>
      </w:r>
      <w:r w:rsidR="00852410" w:rsidRPr="00C30527">
        <w:t xml:space="preserve"> is non-negative.</w:t>
      </w:r>
      <w:r w:rsidR="0033435E" w:rsidRPr="00C30527">
        <w:t xml:space="preserve"> </w:t>
      </w:r>
      <w:r w:rsidR="00E95765" w:rsidRPr="00C30527">
        <w:t>Moreover, t</w:t>
      </w:r>
      <w:r w:rsidR="0033435E" w:rsidRPr="00C30527">
        <w:t xml:space="preserve">he value of </w:t>
      </w:r>
      <w:r w:rsidR="002522EC" w:rsidRPr="00C30527">
        <w:rPr>
          <w:noProof/>
          <w:position w:val="-14"/>
        </w:rPr>
        <w:drawing>
          <wp:inline distT="0" distB="0" distL="0" distR="0" wp14:anchorId="4658396F" wp14:editId="41A026F9">
            <wp:extent cx="838200" cy="266700"/>
            <wp:effectExtent l="0" t="0" r="0" b="0"/>
            <wp:docPr id="359" name="Picture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435E" w:rsidRPr="00C30527">
        <w:t xml:space="preserve"> is decreasing with an increase in the value of </w:t>
      </w:r>
      <w:r w:rsidR="002522EC" w:rsidRPr="00C30527">
        <w:rPr>
          <w:noProof/>
          <w:position w:val="-12"/>
        </w:rPr>
        <w:drawing>
          <wp:inline distT="0" distB="0" distL="0" distR="0" wp14:anchorId="3803FB85" wp14:editId="0BD4E7B9">
            <wp:extent cx="171450" cy="228600"/>
            <wp:effectExtent l="0" t="0" r="0" b="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0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435E" w:rsidRPr="00C30527">
        <w:t xml:space="preserve"> </w:t>
      </w:r>
      <w:r w:rsidR="008848F3" w:rsidRPr="00C30527">
        <w:t xml:space="preserve">because </w:t>
      </w:r>
      <w:r w:rsidR="003B46DE" w:rsidRPr="00C30527">
        <w:t xml:space="preserve">the second term of </w:t>
      </w:r>
      <w:r w:rsidR="002522EC" w:rsidRPr="00C30527">
        <w:rPr>
          <w:noProof/>
          <w:position w:val="-14"/>
        </w:rPr>
        <w:drawing>
          <wp:inline distT="0" distB="0" distL="0" distR="0" wp14:anchorId="01CA65D9" wp14:editId="4CB1EDCE">
            <wp:extent cx="838200" cy="266700"/>
            <wp:effectExtent l="0" t="0" r="0" b="0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6DE" w:rsidRPr="00C30527">
        <w:t xml:space="preserve"> in </w:t>
      </w:r>
      <w:r w:rsidR="0007339B" w:rsidRPr="00C30527">
        <w:fldChar w:fldCharType="begin"/>
      </w:r>
      <w:r w:rsidR="0007339B" w:rsidRPr="00C30527">
        <w:instrText xml:space="preserve"> GOTOBUTTON ZEqnNum614549  \* MERGEFORMAT </w:instrText>
      </w:r>
      <w:fldSimple w:instr=" REF ZEqnNum614549 \* Charformat \! \* MERGEFORMAT ">
        <w:ins w:id="328" w:author="ceszeto" w:date="2015-02-23T01:55:00Z">
          <w:r w:rsidR="00C30527" w:rsidRPr="00C30527">
            <w:instrText>(</w:instrText>
          </w:r>
          <w:r w:rsidR="00C30527">
            <w:instrText>45</w:instrText>
          </w:r>
          <w:r w:rsidR="00C30527" w:rsidRPr="00C30527">
            <w:instrText>)</w:instrText>
          </w:r>
        </w:ins>
        <w:del w:id="329" w:author="ceszeto" w:date="2015-02-23T01:54:00Z">
          <w:r w:rsidR="005C1D14" w:rsidRPr="00C30527" w:rsidDel="00C30527">
            <w:delInstrText>(45)</w:delInstrText>
          </w:r>
        </w:del>
      </w:fldSimple>
      <w:r w:rsidR="0007339B" w:rsidRPr="00C30527">
        <w:fldChar w:fldCharType="end"/>
      </w:r>
      <w:r w:rsidR="003B46DE" w:rsidRPr="00C30527">
        <w:t xml:space="preserve"> must be negative and </w:t>
      </w:r>
      <w:r w:rsidR="0033435E" w:rsidRPr="00C30527">
        <w:t xml:space="preserve">the power of </w:t>
      </w:r>
      <w:r w:rsidR="003B46DE" w:rsidRPr="00C30527">
        <w:t>1+</w:t>
      </w:r>
      <w:r w:rsidR="002522EC" w:rsidRPr="00C30527">
        <w:rPr>
          <w:noProof/>
          <w:position w:val="-6"/>
        </w:rPr>
        <w:drawing>
          <wp:inline distT="0" distB="0" distL="0" distR="0" wp14:anchorId="60FCC59D" wp14:editId="5C35F758">
            <wp:extent cx="133350" cy="190500"/>
            <wp:effectExtent l="0" t="0" r="0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"/>
                    <pic:cNvPicPr>
                      <a:picLocks noChangeAspect="1" noChangeArrowheads="1"/>
                    </pic:cNvPicPr>
                  </pic:nvPicPr>
                  <pic:blipFill>
                    <a:blip r:embed="rId4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2EC" w:rsidRPr="00C30527">
        <w:rPr>
          <w:noProof/>
          <w:position w:val="-12"/>
        </w:rPr>
        <w:drawing>
          <wp:inline distT="0" distB="0" distL="0" distR="0" wp14:anchorId="1D5EC69C" wp14:editId="57F607C4">
            <wp:extent cx="171450" cy="228600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4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435E" w:rsidRPr="00C30527">
        <w:t xml:space="preserve"> </w:t>
      </w:r>
      <w:r w:rsidR="00E95765" w:rsidRPr="00C30527">
        <w:t>in</w:t>
      </w:r>
      <w:r w:rsidR="003B46DE" w:rsidRPr="00C30527">
        <w:t xml:space="preserve"> the second term</w:t>
      </w:r>
      <w:r w:rsidR="00E95765" w:rsidRPr="00C30527">
        <w:t>,</w:t>
      </w:r>
      <w:r w:rsidR="007A4D71" w:rsidRPr="00C30527">
        <w:t xml:space="preserve"> i.e.</w:t>
      </w:r>
      <w:proofErr w:type="gramStart"/>
      <w:r w:rsidR="007A4D71" w:rsidRPr="00C30527">
        <w:t xml:space="preserve">, </w:t>
      </w:r>
      <w:proofErr w:type="gramEnd"/>
      <w:r w:rsidR="002522EC" w:rsidRPr="00C30527">
        <w:rPr>
          <w:noProof/>
          <w:position w:val="-24"/>
        </w:rPr>
        <w:drawing>
          <wp:inline distT="0" distB="0" distL="0" distR="0" wp14:anchorId="1494D3C8" wp14:editId="2C8D5083">
            <wp:extent cx="361950" cy="400050"/>
            <wp:effectExtent l="0" t="0" r="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4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765" w:rsidRPr="00C30527">
        <w:t>, must be</w:t>
      </w:r>
      <w:r w:rsidR="0033435E" w:rsidRPr="00C30527">
        <w:t xml:space="preserve"> larger than 1. Thus,</w:t>
      </w:r>
    </w:p>
    <w:p w:rsidR="00074634" w:rsidRPr="00C30527" w:rsidRDefault="00074634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32"/>
        </w:rPr>
        <w:drawing>
          <wp:inline distT="0" distB="0" distL="0" distR="0" wp14:anchorId="4456758D" wp14:editId="43E87265">
            <wp:extent cx="2247900" cy="438150"/>
            <wp:effectExtent l="0" t="0" r="0" b="0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4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>.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30" w:name="ZEqnNum135284"/>
      <w:r w:rsidR="000868CE" w:rsidRPr="00C30527">
        <w:instrText>(</w:instrText>
      </w:r>
      <w:fldSimple w:instr=" SEQ MTEqn \c \* Arabic \* MERGEFORMAT ">
        <w:ins w:id="331" w:author="ceszeto" w:date="2015-02-23T01:55:00Z">
          <w:r w:rsidR="00C30527">
            <w:rPr>
              <w:noProof/>
            </w:rPr>
            <w:instrText>61</w:instrText>
          </w:r>
        </w:ins>
        <w:ins w:id="332" w:author="Dept. of Civil Engg." w:date="2014-12-29T15:01:00Z">
          <w:del w:id="333" w:author="ceszeto" w:date="2015-02-23T01:53:00Z">
            <w:r w:rsidR="005A3977" w:rsidRPr="00C30527" w:rsidDel="005C1D14">
              <w:rPr>
                <w:noProof/>
              </w:rPr>
              <w:delInstrText>61</w:delInstrText>
            </w:r>
          </w:del>
        </w:ins>
        <w:ins w:id="334" w:author="Lenovo" w:date="2014-12-29T10:50:00Z">
          <w:del w:id="335" w:author="ceszeto" w:date="2015-02-23T01:53:00Z">
            <w:r w:rsidR="0044782A" w:rsidRPr="00C30527" w:rsidDel="005C1D14">
              <w:rPr>
                <w:noProof/>
              </w:rPr>
              <w:delInstrText>61</w:delInstrText>
            </w:r>
          </w:del>
        </w:ins>
        <w:del w:id="336" w:author="ceszeto" w:date="2015-02-23T01:53:00Z">
          <w:r w:rsidR="002A528F" w:rsidRPr="00C30527" w:rsidDel="005C1D14">
            <w:rPr>
              <w:noProof/>
            </w:rPr>
            <w:delInstrText>61</w:delInstrText>
          </w:r>
        </w:del>
      </w:fldSimple>
      <w:r w:rsidR="000868CE" w:rsidRPr="00C30527">
        <w:instrText>)</w:instrText>
      </w:r>
      <w:bookmarkEnd w:id="330"/>
      <w:r w:rsidR="000868CE" w:rsidRPr="00C30527">
        <w:fldChar w:fldCharType="end"/>
      </w:r>
    </w:p>
    <w:p w:rsidR="00C261D1" w:rsidRPr="00C30527" w:rsidRDefault="005E467A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pacing w:afterLines="0"/>
        <w:ind w:firstLineChars="0" w:firstLine="0"/>
      </w:pPr>
      <w:r w:rsidRPr="00C30527">
        <w:t xml:space="preserve">From conditions </w:t>
      </w:r>
      <w:r w:rsidR="0007339B" w:rsidRPr="00C30527">
        <w:fldChar w:fldCharType="begin"/>
      </w:r>
      <w:r w:rsidR="0007339B" w:rsidRPr="00C30527">
        <w:instrText xml:space="preserve"> GOTOBUTTON ZEqnNum288765  \* MERGEFORMAT </w:instrText>
      </w:r>
      <w:fldSimple w:instr=" REF ZEqnNum288765 \* Charformat \! \* MERGEFORMAT ">
        <w:ins w:id="337" w:author="ceszeto" w:date="2015-02-23T01:55:00Z">
          <w:r w:rsidR="00C30527" w:rsidRPr="00C30527">
            <w:instrText>(</w:instrText>
          </w:r>
          <w:r w:rsidR="00C30527">
            <w:instrText>60</w:instrText>
          </w:r>
          <w:r w:rsidR="00C30527" w:rsidRPr="00C30527">
            <w:instrText>)</w:instrText>
          </w:r>
        </w:ins>
        <w:ins w:id="338" w:author="Dept. of Civil Engg." w:date="2014-12-29T15:01:00Z">
          <w:del w:id="339" w:author="ceszeto" w:date="2015-02-23T01:53:00Z">
            <w:r w:rsidR="005A3977" w:rsidRPr="00C30527" w:rsidDel="005C1D14">
              <w:delInstrText>(60)</w:delInstrText>
            </w:r>
          </w:del>
        </w:ins>
        <w:ins w:id="340" w:author="Lenovo" w:date="2014-12-29T10:50:00Z">
          <w:del w:id="341" w:author="ceszeto" w:date="2015-02-23T01:53:00Z">
            <w:r w:rsidR="0044782A" w:rsidRPr="00C30527" w:rsidDel="005C1D14">
              <w:delInstrText>(60)</w:delInstrText>
            </w:r>
          </w:del>
        </w:ins>
        <w:del w:id="342" w:author="ceszeto" w:date="2015-02-23T01:53:00Z">
          <w:r w:rsidR="002A528F" w:rsidRPr="00C30527" w:rsidDel="005C1D14">
            <w:delInstrText>(60)</w:delInstrText>
          </w:r>
        </w:del>
      </w:fldSimple>
      <w:r w:rsidR="0007339B" w:rsidRPr="00C30527">
        <w:fldChar w:fldCharType="end"/>
      </w:r>
      <w:r w:rsidRPr="00C30527">
        <w:t xml:space="preserve"> </w:t>
      </w:r>
      <w:proofErr w:type="gramStart"/>
      <w:r w:rsidRPr="00C30527">
        <w:t>and</w:t>
      </w:r>
      <w:r w:rsidR="00074634" w:rsidRPr="00C30527">
        <w:t xml:space="preserve"> </w:t>
      </w:r>
      <w:proofErr w:type="gramEnd"/>
      <w:r w:rsidR="0007339B" w:rsidRPr="00C30527">
        <w:fldChar w:fldCharType="begin"/>
      </w:r>
      <w:r w:rsidR="0007339B" w:rsidRPr="00C30527">
        <w:instrText xml:space="preserve"> GOTOBUTTON ZEqnNum135284  \* MERGEFORMAT </w:instrText>
      </w:r>
      <w:fldSimple w:instr=" REF ZEqnNum135284 \* Charformat \! \* MERGEFORMAT ">
        <w:ins w:id="343" w:author="ceszeto" w:date="2015-02-23T01:55:00Z">
          <w:r w:rsidR="00C30527" w:rsidRPr="00C30527">
            <w:instrText>(</w:instrText>
          </w:r>
          <w:r w:rsidR="00C30527">
            <w:instrText>61</w:instrText>
          </w:r>
          <w:r w:rsidR="00C30527" w:rsidRPr="00C30527">
            <w:instrText>)</w:instrText>
          </w:r>
        </w:ins>
        <w:ins w:id="344" w:author="Dept. of Civil Engg." w:date="2014-12-29T15:01:00Z">
          <w:del w:id="345" w:author="ceszeto" w:date="2015-02-23T01:53:00Z">
            <w:r w:rsidR="005A3977" w:rsidRPr="00C30527" w:rsidDel="005C1D14">
              <w:delInstrText>(61)</w:delInstrText>
            </w:r>
          </w:del>
        </w:ins>
        <w:ins w:id="346" w:author="Lenovo" w:date="2014-12-29T10:50:00Z">
          <w:del w:id="347" w:author="ceszeto" w:date="2015-02-23T01:53:00Z">
            <w:r w:rsidR="0044782A" w:rsidRPr="00C30527" w:rsidDel="005C1D14">
              <w:delInstrText>(61)</w:delInstrText>
            </w:r>
          </w:del>
        </w:ins>
        <w:del w:id="348" w:author="ceszeto" w:date="2015-02-23T01:53:00Z">
          <w:r w:rsidR="002A528F" w:rsidRPr="00C30527" w:rsidDel="005C1D14">
            <w:delInstrText>(61)</w:delInstrText>
          </w:r>
        </w:del>
      </w:fldSimple>
      <w:r w:rsidR="0007339B" w:rsidRPr="00C30527">
        <w:fldChar w:fldCharType="end"/>
      </w:r>
      <w:r w:rsidR="00D50847" w:rsidRPr="00C30527">
        <w:t>,</w:t>
      </w:r>
      <w:r w:rsidRPr="00C30527">
        <w:t xml:space="preserve"> the same statement in Proposition 6</w:t>
      </w:r>
      <w:r w:rsidR="007A4D71" w:rsidRPr="00C30527">
        <w:t xml:space="preserve"> can be </w:t>
      </w:r>
      <w:r w:rsidR="00EE3DD9" w:rsidRPr="00C30527">
        <w:t>concluded</w:t>
      </w:r>
      <w:r w:rsidRPr="00C30527">
        <w:t>.</w:t>
      </w:r>
      <w:r w:rsidRPr="00C30527">
        <w:rPr>
          <w:rFonts w:asciiTheme="minorHAnsi" w:hAnsiTheme="minorHAnsi" w:cstheme="minorBidi"/>
        </w:rPr>
        <w:t xml:space="preserve"> </w:t>
      </w:r>
      <w:r w:rsidR="00C261D1" w:rsidRPr="00C30527">
        <w:rPr>
          <w:rFonts w:hint="eastAsia"/>
        </w:rPr>
        <w:t>This completes the proof.</w:t>
      </w:r>
      <w:r w:rsidR="00273AE4" w:rsidRPr="00C30527">
        <w:rPr>
          <w:vertAlign w:val="superscript"/>
        </w:rPr>
        <w:t xml:space="preserve"> ■</w:t>
      </w:r>
    </w:p>
    <w:p w:rsidR="00ED3898" w:rsidRPr="00C30527" w:rsidRDefault="00ED389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</w:p>
    <w:p w:rsidR="00D32F61" w:rsidRPr="00C30527" w:rsidRDefault="00D32F61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Theorem 1.</w:t>
      </w:r>
      <w:proofErr w:type="gram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The </w:t>
      </w:r>
      <w:proofErr w:type="spellStart"/>
      <w:r w:rsidRPr="00C30527">
        <w:rPr>
          <w:rFonts w:ascii="Times New Roman" w:hAnsi="Times New Roman" w:cs="Times New Roman" w:hint="eastAsia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ins w:id="349" w:author="Dept. of Civil Engg." w:date="2014-12-29T23:34:00Z">
        <w:r w:rsidR="007A01AC" w:rsidRPr="00C30527">
          <w:rPr>
            <w:rFonts w:ascii="Times New Roman" w:hAnsi="Times New Roman" w:cs="Times New Roman"/>
            <w:sz w:val="24"/>
            <w:szCs w:val="24"/>
          </w:rPr>
          <w:t xml:space="preserve">of </w:t>
        </w:r>
      </w:ins>
      <w:ins w:id="350" w:author="Dept. of Civil Engg." w:date="2014-12-29T23:34:00Z">
        <w:r w:rsidR="007A01AC" w:rsidRPr="00C30527">
          <w:rPr>
            <w:rFonts w:ascii="Times New Roman" w:hAnsi="Times New Roman" w:cs="Times New Roman"/>
            <w:position w:val="-10"/>
            <w:sz w:val="24"/>
            <w:szCs w:val="24"/>
          </w:rPr>
          <w:object w:dxaOrig="840" w:dyaOrig="320">
            <v:shape id="_x0000_i1202" type="#_x0000_t75" style="width:41.85pt;height:15.85pt" o:ole="">
              <v:imagedata r:id="rId489" o:title=""/>
            </v:shape>
            <o:OLEObject Type="Embed" ProgID="Equation.DSMT4" ShapeID="_x0000_i1202" DrawAspect="Content" ObjectID="_1486165407" r:id="rId490"/>
          </w:object>
        </w:r>
      </w:ins>
      <w:r w:rsidRPr="00C30527">
        <w:rPr>
          <w:rFonts w:ascii="Times New Roman" w:hAnsi="Times New Roman" w:cs="Times New Roman" w:hint="eastAsia"/>
          <w:sz w:val="24"/>
          <w:szCs w:val="24"/>
        </w:rPr>
        <w:t xml:space="preserve">for reliability-based traffic </w:t>
      </w:r>
      <w:r w:rsidRPr="00C30527">
        <w:rPr>
          <w:rFonts w:ascii="Times New Roman" w:hAnsi="Times New Roman" w:cs="Times New Roman"/>
          <w:sz w:val="24"/>
          <w:szCs w:val="24"/>
        </w:rPr>
        <w:t>assignment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is bounded</w:t>
      </w:r>
      <w:r w:rsidR="00A90251" w:rsidRPr="00C30527">
        <w:rPr>
          <w:rFonts w:ascii="Times New Roman" w:hAnsi="Times New Roman" w:cs="Times New Roman"/>
          <w:sz w:val="24"/>
          <w:szCs w:val="24"/>
        </w:rPr>
        <w:t xml:space="preserve"> as follows</w:t>
      </w:r>
      <w:r w:rsidRPr="00C30527">
        <w:rPr>
          <w:rFonts w:ascii="Times New Roman" w:hAnsi="Times New Roman" w:cs="Times New Roman" w:hint="eastAsia"/>
          <w:sz w:val="24"/>
          <w:szCs w:val="24"/>
        </w:rPr>
        <w:t>: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32F61" w:rsidRPr="00C30527" w:rsidRDefault="00D32F61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B36D78" w:rsidRPr="00C30527">
        <w:rPr>
          <w:position w:val="-30"/>
        </w:rPr>
        <w:object w:dxaOrig="4340" w:dyaOrig="680" w14:anchorId="0A56D9F5">
          <v:shape id="_x0000_i1203" type="#_x0000_t75" style="width:217.5pt;height:33.95pt" o:ole="">
            <v:imagedata r:id="rId491" o:title=""/>
          </v:shape>
          <o:OLEObject Type="Embed" ProgID="Equation.DSMT4" ShapeID="_x0000_i1203" DrawAspect="Content" ObjectID="_1486165408" r:id="rId492"/>
        </w:object>
      </w:r>
      <w:r w:rsidR="009E4B3F" w:rsidRPr="00C30527">
        <w:t>,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51" w:name="ZEqnNum158983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62</w:instrText>
        </w:r>
      </w:fldSimple>
      <w:r w:rsidR="000868CE" w:rsidRPr="00C30527">
        <w:instrText>)</w:instrText>
      </w:r>
      <w:bookmarkEnd w:id="351"/>
      <w:r w:rsidR="000868CE" w:rsidRPr="00C30527">
        <w:fldChar w:fldCharType="end"/>
      </w:r>
    </w:p>
    <w:p w:rsidR="0071696C" w:rsidRPr="00C30527" w:rsidRDefault="00576CE3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w</w:t>
      </w:r>
      <w:r w:rsidRPr="00C30527">
        <w:rPr>
          <w:rFonts w:ascii="Times New Roman" w:hAnsi="Times New Roman" w:cs="Times New Roman" w:hint="eastAsia"/>
          <w:sz w:val="24"/>
          <w:szCs w:val="24"/>
        </w:rPr>
        <w:t>here</w:t>
      </w:r>
      <w:proofErr w:type="gramEnd"/>
      <w:r w:rsidR="005415D4" w:rsidRPr="00C30527">
        <w:t xml:space="preserve"> </w:t>
      </w:r>
      <w:r w:rsidR="0044593D" w:rsidRPr="00C30527">
        <w:t xml:space="preserve"> </w:t>
      </w:r>
    </w:p>
    <w:p w:rsidR="0071696C" w:rsidRPr="00C30527" w:rsidRDefault="0071696C" w:rsidP="00C30527">
      <w:pPr>
        <w:pStyle w:val="MTDisplayEquation"/>
        <w:tabs>
          <w:tab w:val="clear" w:pos="8300"/>
          <w:tab w:val="right" w:pos="9000"/>
        </w:tabs>
        <w:spacing w:afterLines="0"/>
      </w:pPr>
      <w:r w:rsidRPr="00C30527">
        <w:tab/>
      </w:r>
      <w:r w:rsidRPr="00C30527">
        <w:rPr>
          <w:position w:val="-20"/>
        </w:rPr>
        <w:object w:dxaOrig="1540" w:dyaOrig="460" w14:anchorId="40F44B9E">
          <v:shape id="_x0000_i1204" type="#_x0000_t75" style="width:76.9pt;height:22.6pt" o:ole="">
            <v:imagedata r:id="rId493" o:title=""/>
          </v:shape>
          <o:OLEObject Type="Embed" ProgID="Equation.DSMT4" ShapeID="_x0000_i1204" DrawAspect="Content" ObjectID="_1486165409" r:id="rId494"/>
        </w:object>
      </w:r>
      <w:r w:rsidRPr="00C30527">
        <w:t xml:space="preserve">,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52" w:name="ZEqnNum951837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63</w:instrText>
        </w:r>
      </w:fldSimple>
      <w:r w:rsidR="000868CE" w:rsidRPr="00C30527">
        <w:instrText>)</w:instrText>
      </w:r>
      <w:bookmarkEnd w:id="352"/>
      <w:r w:rsidR="000868CE" w:rsidRPr="00C30527">
        <w:fldChar w:fldCharType="end"/>
      </w:r>
    </w:p>
    <w:p w:rsidR="005415D4" w:rsidRPr="00C30527" w:rsidRDefault="0071696C" w:rsidP="00C30527">
      <w:pPr>
        <w:pStyle w:val="MTDisplayEquation"/>
        <w:tabs>
          <w:tab w:val="clear" w:pos="8300"/>
          <w:tab w:val="right" w:pos="9000"/>
        </w:tabs>
        <w:spacing w:after="156"/>
      </w:pPr>
      <w:r w:rsidRPr="00C30527">
        <w:tab/>
      </w:r>
      <w:r w:rsidRPr="00C30527">
        <w:rPr>
          <w:position w:val="-42"/>
        </w:rPr>
        <w:object w:dxaOrig="6300" w:dyaOrig="960" w14:anchorId="7705CE67">
          <v:shape id="_x0000_i1205" type="#_x0000_t75" style="width:315.15pt;height:47.85pt" o:ole="">
            <v:imagedata r:id="rId495" o:title=""/>
          </v:shape>
          <o:OLEObject Type="Embed" ProgID="Equation.DSMT4" ShapeID="_x0000_i1205" DrawAspect="Content" ObjectID="_1486165410" r:id="rId496"/>
        </w:objec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64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D32F61" w:rsidRPr="00C30527" w:rsidRDefault="005415D4" w:rsidP="00C30527">
      <w:pPr>
        <w:pStyle w:val="MTDisplayEquation"/>
        <w:tabs>
          <w:tab w:val="clear" w:pos="8300"/>
          <w:tab w:val="right" w:pos="9000"/>
        </w:tabs>
        <w:spacing w:after="156"/>
      </w:pPr>
      <w:r w:rsidRPr="00C30527">
        <w:tab/>
      </w:r>
      <w:r w:rsidR="00193E3B" w:rsidRPr="00C30527">
        <w:rPr>
          <w:position w:val="-20"/>
        </w:rPr>
        <w:object w:dxaOrig="5040" w:dyaOrig="560" w14:anchorId="34CC35BD">
          <v:shape id="_x0000_i1206" type="#_x0000_t75" style="width:249.95pt;height:28.25pt" o:ole="">
            <v:imagedata r:id="rId497" o:title=""/>
          </v:shape>
          <o:OLEObject Type="Embed" ProgID="Equation.DSMT4" ShapeID="_x0000_i1206" DrawAspect="Content" ObjectID="_1486165411" r:id="rId498"/>
        </w:object>
      </w:r>
      <w:r w:rsidR="005819E4" w:rsidRPr="00C30527">
        <w:t>, and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53" w:name="ZEqnNum972668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65</w:instrText>
        </w:r>
      </w:fldSimple>
      <w:r w:rsidR="000868CE" w:rsidRPr="00C30527">
        <w:instrText>)</w:instrText>
      </w:r>
      <w:bookmarkEnd w:id="353"/>
      <w:r w:rsidR="000868CE" w:rsidRPr="00C30527">
        <w:fldChar w:fldCharType="end"/>
      </w:r>
    </w:p>
    <w:p w:rsidR="002652EB" w:rsidRPr="00C30527" w:rsidRDefault="005819E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position w:val="-4"/>
          <w:sz w:val="24"/>
          <w:szCs w:val="24"/>
        </w:rPr>
        <w:object w:dxaOrig="220" w:dyaOrig="240" w14:anchorId="193651EE">
          <v:shape id="_x0000_i1207" type="#_x0000_t75" style="width:11.3pt;height:11.7pt" o:ole="">
            <v:imagedata r:id="rId499" o:title=""/>
          </v:shape>
          <o:OLEObject Type="Embed" ProgID="Equation.DSMT4" ShapeID="_x0000_i1207" DrawAspect="Content" ObjectID="_1486165412" r:id="rId500"/>
        </w:object>
      </w:r>
      <w:r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a small positive </w:t>
      </w:r>
      <w:r w:rsidR="00303A4B" w:rsidRPr="00C30527">
        <w:rPr>
          <w:rFonts w:ascii="Times New Roman" w:hAnsi="Times New Roman" w:cs="Times New Roman"/>
          <w:sz w:val="24"/>
          <w:szCs w:val="24"/>
        </w:rPr>
        <w:t>number</w:t>
      </w:r>
      <w:r w:rsidRPr="00C30527">
        <w:rPr>
          <w:rFonts w:ascii="Times New Roman" w:hAnsi="Times New Roman" w:cs="Times New Roman"/>
          <w:sz w:val="24"/>
          <w:szCs w:val="24"/>
        </w:rPr>
        <w:t xml:space="preserve"> less than one.</w:t>
      </w:r>
    </w:p>
    <w:p w:rsidR="00100222" w:rsidRPr="00C30527" w:rsidRDefault="00100222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</w:p>
    <w:p w:rsidR="0017348A" w:rsidRPr="00C30527" w:rsidRDefault="00D32F61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1F2C8E" w:rsidRPr="00C30527">
        <w:rPr>
          <w:rFonts w:ascii="Times New Roman" w:hAnsi="Times New Roman" w:cs="Times New Roman"/>
          <w:sz w:val="24"/>
          <w:szCs w:val="24"/>
        </w:rPr>
        <w:t xml:space="preserve">It follows directly from Propositions </w:t>
      </w:r>
      <w:r w:rsidR="00956704" w:rsidRPr="00C30527">
        <w:rPr>
          <w:rFonts w:ascii="Times New Roman" w:hAnsi="Times New Roman" w:cs="Times New Roman"/>
          <w:sz w:val="24"/>
          <w:szCs w:val="24"/>
        </w:rPr>
        <w:t>5</w:t>
      </w:r>
      <w:r w:rsidR="001F2C8E" w:rsidRPr="00C30527">
        <w:rPr>
          <w:rFonts w:ascii="Times New Roman" w:hAnsi="Times New Roman" w:cs="Times New Roman"/>
          <w:sz w:val="24"/>
          <w:szCs w:val="24"/>
        </w:rPr>
        <w:t xml:space="preserve"> and 6</w:t>
      </w:r>
      <w:r w:rsidR="009E4B3F" w:rsidRPr="00C30527">
        <w:rPr>
          <w:rFonts w:ascii="Times New Roman" w:hAnsi="Times New Roman" w:cs="Times New Roman"/>
          <w:sz w:val="24"/>
          <w:szCs w:val="24"/>
        </w:rPr>
        <w:t xml:space="preserve"> that are true for any given instance </w:t>
      </w:r>
      <w:r w:rsidR="009E4B3F" w:rsidRPr="00C30527">
        <w:rPr>
          <w:rFonts w:ascii="Times New Roman" w:hAnsi="Times New Roman" w:cs="Times New Roman"/>
          <w:i/>
          <w:sz w:val="24"/>
          <w:szCs w:val="24"/>
        </w:rPr>
        <w:t>I</w:t>
      </w:r>
      <w:r w:rsidRPr="00C30527">
        <w:rPr>
          <w:rFonts w:ascii="Times New Roman" w:hAnsi="Times New Roman" w:cs="Times New Roman" w:hint="eastAsia"/>
          <w:sz w:val="24"/>
          <w:szCs w:val="24"/>
        </w:rPr>
        <w:t>.</w:t>
      </w:r>
      <w:r w:rsidR="00273AE4"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 ■</w:t>
      </w:r>
    </w:p>
    <w:p w:rsidR="00247A8C" w:rsidRPr="00C30527" w:rsidRDefault="00247A8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17348A" w:rsidRPr="00C30527" w:rsidRDefault="00BC5E23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 1: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results in Theorem 1 implies that </w:t>
      </w:r>
      <w:r w:rsidR="002C193F" w:rsidRPr="00C30527">
        <w:rPr>
          <w:rFonts w:ascii="Times New Roman" w:hAnsi="Times New Roman" w:cs="Times New Roman"/>
          <w:position w:val="-12"/>
          <w:sz w:val="24"/>
          <w:szCs w:val="24"/>
        </w:rPr>
        <w:object w:dxaOrig="740" w:dyaOrig="360" w14:anchorId="3BFEC273">
          <v:shape id="_x0000_i1208" type="#_x0000_t75" style="width:36.2pt;height:18.1pt" o:ole="">
            <v:imagedata r:id="rId501" o:title=""/>
          </v:shape>
          <o:OLEObject Type="Embed" ProgID="Equation.DSMT4" ShapeID="_x0000_i1208" DrawAspect="Content" ObjectID="_1486165413" r:id="rId502"/>
        </w:object>
      </w:r>
      <w:r w:rsidR="00D8524E" w:rsidRPr="00C30527">
        <w:rPr>
          <w:rFonts w:ascii="Times New Roman" w:hAnsi="Times New Roman" w:cs="Times New Roman"/>
          <w:sz w:val="24"/>
          <w:szCs w:val="24"/>
        </w:rPr>
        <w:t xml:space="preserve"> </w:t>
      </w:r>
      <w:del w:id="354" w:author="Dept. of Civil Engg." w:date="2014-12-29T22:54:00Z">
        <w:r w:rsidR="00D8524E" w:rsidRPr="00C30527" w:rsidDel="00C000F0">
          <w:rPr>
            <w:rFonts w:ascii="Times New Roman" w:hAnsi="Times New Roman" w:cs="Times New Roman"/>
            <w:sz w:val="24"/>
            <w:szCs w:val="24"/>
          </w:rPr>
          <w:delText>(the worst-case ratio)</w:delText>
        </w:r>
        <w:r w:rsidRPr="00C30527" w:rsidDel="00C000F0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r w:rsidRPr="00C30527">
        <w:rPr>
          <w:rFonts w:ascii="Times New Roman" w:hAnsi="Times New Roman" w:cs="Times New Roman"/>
          <w:sz w:val="24"/>
          <w:szCs w:val="24"/>
        </w:rPr>
        <w:t xml:space="preserve">is also bounded by the </w:t>
      </w:r>
      <w:r w:rsidR="00247A8C" w:rsidRPr="00C30527">
        <w:rPr>
          <w:rFonts w:ascii="Times New Roman" w:hAnsi="Times New Roman" w:cs="Times New Roman"/>
          <w:sz w:val="24"/>
          <w:szCs w:val="24"/>
        </w:rPr>
        <w:t xml:space="preserve">right side </w:t>
      </w:r>
      <w:proofErr w:type="gramStart"/>
      <w:r w:rsidR="00247A8C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="00247A8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247A8C" w:rsidRPr="00C30527">
        <w:rPr>
          <w:rFonts w:ascii="Times New Roman" w:hAnsi="Times New Roman" w:cs="Times New Roman"/>
          <w:sz w:val="24"/>
          <w:szCs w:val="24"/>
        </w:rPr>
        <w:instrText xml:space="preserve"> GOTOBUTTON ZEqnNum158983  \* MERGEFORMAT </w:instrText>
      </w:r>
      <w:r w:rsidR="00247A8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247A8C" w:rsidRPr="00C30527">
        <w:rPr>
          <w:rFonts w:ascii="Times New Roman" w:hAnsi="Times New Roman" w:cs="Times New Roman"/>
          <w:sz w:val="24"/>
          <w:szCs w:val="24"/>
        </w:rPr>
        <w:instrText xml:space="preserve"> REF ZEqnNum158983 \* Charformat \! \* MERGEFORMAT </w:instrText>
      </w:r>
      <w:r w:rsidR="00247A8C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(62)</w:instrText>
      </w:r>
      <w:r w:rsidR="00247A8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247A8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247A8C" w:rsidRPr="00C30527">
        <w:rPr>
          <w:rFonts w:ascii="Times New Roman" w:hAnsi="Times New Roman" w:cs="Times New Roman"/>
          <w:sz w:val="24"/>
          <w:szCs w:val="24"/>
        </w:rPr>
        <w:t>.</w:t>
      </w:r>
    </w:p>
    <w:p w:rsidR="00247A8C" w:rsidRPr="00C30527" w:rsidRDefault="00247A8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E17880" w:rsidRPr="00C30527" w:rsidRDefault="00606EDD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</w:t>
      </w:r>
      <w:r w:rsidR="00BC5E23" w:rsidRPr="00C30527">
        <w:rPr>
          <w:rFonts w:ascii="Times New Roman" w:hAnsi="Times New Roman" w:cs="Times New Roman"/>
          <w:b/>
          <w:sz w:val="24"/>
          <w:szCs w:val="24"/>
        </w:rPr>
        <w:t xml:space="preserve"> 2</w:t>
      </w:r>
      <w:r w:rsidRPr="00C30527">
        <w:rPr>
          <w:rFonts w:ascii="Times New Roman" w:hAnsi="Times New Roman" w:cs="Times New Roman"/>
          <w:b/>
          <w:sz w:val="24"/>
          <w:szCs w:val="24"/>
        </w:rPr>
        <w:t>: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425C9" w:rsidRPr="00C30527">
        <w:rPr>
          <w:rFonts w:ascii="Times New Roman" w:hAnsi="Times New Roman" w:cs="Times New Roman"/>
          <w:sz w:val="24"/>
          <w:szCs w:val="24"/>
        </w:rPr>
        <w:t xml:space="preserve">Note that the right side of </w:t>
      </w:r>
      <w:r w:rsidR="00DD4A59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DD4A59" w:rsidRPr="00C30527">
        <w:rPr>
          <w:rFonts w:ascii="Times New Roman" w:hAnsi="Times New Roman" w:cs="Times New Roman"/>
          <w:sz w:val="24"/>
          <w:szCs w:val="24"/>
        </w:rPr>
        <w:instrText xml:space="preserve"> GOTOBUTTON ZEqnNum158983  \* MERGEFORMAT </w:instrText>
      </w:r>
      <w:r w:rsidR="00DD4A59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DD4A59" w:rsidRPr="00C30527">
        <w:rPr>
          <w:rFonts w:ascii="Times New Roman" w:hAnsi="Times New Roman" w:cs="Times New Roman"/>
          <w:sz w:val="24"/>
          <w:szCs w:val="24"/>
        </w:rPr>
        <w:instrText xml:space="preserve"> REF ZEqnNum158983 \* Charformat \! \* MERGEFORMAT </w:instrText>
      </w:r>
      <w:r w:rsidR="00DD4A59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(62)</w:instrText>
      </w:r>
      <w:r w:rsidR="00DD4A59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DD4A59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4425C9" w:rsidRPr="00C30527">
        <w:rPr>
          <w:rFonts w:ascii="Times New Roman" w:hAnsi="Times New Roman" w:cs="Times New Roman"/>
          <w:sz w:val="24"/>
          <w:szCs w:val="24"/>
        </w:rPr>
        <w:t xml:space="preserve"> indeed</w:t>
      </w:r>
      <w:r w:rsidR="00DE6698" w:rsidRPr="00C30527">
        <w:rPr>
          <w:rFonts w:ascii="Times New Roman" w:hAnsi="Times New Roman" w:cs="Times New Roman"/>
          <w:sz w:val="24"/>
          <w:szCs w:val="24"/>
        </w:rPr>
        <w:t xml:space="preserve"> defines</w:t>
      </w:r>
      <w:r w:rsidR="004425C9" w:rsidRPr="00C30527">
        <w:rPr>
          <w:rFonts w:ascii="Times New Roman" w:hAnsi="Times New Roman" w:cs="Times New Roman"/>
          <w:sz w:val="24"/>
          <w:szCs w:val="24"/>
        </w:rPr>
        <w:t xml:space="preserve"> a</w:t>
      </w:r>
      <w:r w:rsidR="004425C9" w:rsidRPr="00C30527">
        <w:rPr>
          <w:rFonts w:ascii="Times New Roman" w:hAnsi="Times New Roman" w:cs="Times New Roman"/>
          <w:i/>
          <w:sz w:val="24"/>
          <w:szCs w:val="24"/>
        </w:rPr>
        <w:t xml:space="preserve"> set </w:t>
      </w:r>
      <w:r w:rsidR="004425C9" w:rsidRPr="00C30527">
        <w:rPr>
          <w:rFonts w:ascii="Times New Roman" w:hAnsi="Times New Roman" w:cs="Times New Roman"/>
          <w:sz w:val="24"/>
          <w:szCs w:val="24"/>
        </w:rPr>
        <w:t xml:space="preserve">of upper bounds </w:t>
      </w:r>
      <w:r w:rsidR="00DE6698" w:rsidRPr="00C30527">
        <w:rPr>
          <w:rFonts w:ascii="Times New Roman" w:hAnsi="Times New Roman" w:cs="Times New Roman"/>
          <w:sz w:val="24"/>
          <w:szCs w:val="24"/>
        </w:rPr>
        <w:t xml:space="preserve">of the </w:t>
      </w:r>
      <w:proofErr w:type="spellStart"/>
      <w:r w:rsidR="00DE6698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DE669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425C9" w:rsidRPr="00C30527">
        <w:rPr>
          <w:rFonts w:ascii="Times New Roman" w:hAnsi="Times New Roman" w:cs="Times New Roman"/>
          <w:sz w:val="24"/>
          <w:szCs w:val="24"/>
        </w:rPr>
        <w:t xml:space="preserve">because </w:t>
      </w:r>
      <w:r w:rsidR="004425C9" w:rsidRPr="00C30527">
        <w:rPr>
          <w:rFonts w:ascii="Times New Roman" w:hAnsi="Times New Roman" w:cs="Times New Roman"/>
          <w:position w:val="-4"/>
          <w:sz w:val="24"/>
          <w:szCs w:val="24"/>
        </w:rPr>
        <w:object w:dxaOrig="260" w:dyaOrig="240" w14:anchorId="53F1C8C3">
          <v:shape id="_x0000_i1209" type="#_x0000_t75" style="width:12.45pt;height:12.45pt" o:ole="">
            <v:imagedata r:id="rId503" o:title=""/>
          </v:shape>
          <o:OLEObject Type="Embed" ProgID="Equation.DSMT4" ShapeID="_x0000_i1209" DrawAspect="Content" ObjectID="_1486165414" r:id="rId504"/>
        </w:object>
      </w:r>
      <w:r w:rsidR="004425C9" w:rsidRPr="00C30527">
        <w:rPr>
          <w:rFonts w:ascii="Times New Roman" w:hAnsi="Times New Roman" w:cs="Times New Roman"/>
          <w:sz w:val="24"/>
          <w:szCs w:val="24"/>
        </w:rPr>
        <w:t xml:space="preserve"> can take any values </w:t>
      </w:r>
      <w:proofErr w:type="gramStart"/>
      <w:r w:rsidR="004425C9" w:rsidRPr="00C30527">
        <w:rPr>
          <w:rFonts w:ascii="Times New Roman" w:hAnsi="Times New Roman" w:cs="Times New Roman"/>
          <w:sz w:val="24"/>
          <w:szCs w:val="24"/>
        </w:rPr>
        <w:t xml:space="preserve">within </w:t>
      </w:r>
      <w:proofErr w:type="gramEnd"/>
      <w:r w:rsidR="004425C9" w:rsidRPr="00C30527">
        <w:rPr>
          <w:rFonts w:ascii="Times New Roman" w:hAnsi="Times New Roman" w:cs="Times New Roman"/>
          <w:position w:val="-12"/>
          <w:sz w:val="24"/>
          <w:szCs w:val="24"/>
        </w:rPr>
        <w:object w:dxaOrig="380" w:dyaOrig="360" w14:anchorId="7DAFCE9B">
          <v:shape id="_x0000_i1210" type="#_x0000_t75" style="width:17.35pt;height:16.2pt" o:ole="">
            <v:imagedata r:id="rId505" o:title=""/>
          </v:shape>
          <o:OLEObject Type="Embed" ProgID="Equation.DSMT4" ShapeID="_x0000_i1210" DrawAspect="Content" ObjectID="_1486165415" r:id="rId506"/>
        </w:object>
      </w:r>
      <w:r w:rsidR="004425C9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E17880" w:rsidRPr="00C30527">
        <w:rPr>
          <w:rFonts w:ascii="Times New Roman" w:hAnsi="Times New Roman" w:cs="Times New Roman"/>
          <w:sz w:val="24"/>
          <w:szCs w:val="24"/>
        </w:rPr>
        <w:t xml:space="preserve">In practice, the minimum upper bound is the </w:t>
      </w:r>
      <w:r w:rsidR="00E17880" w:rsidRPr="00C30527">
        <w:rPr>
          <w:rFonts w:ascii="Times New Roman" w:hAnsi="Times New Roman" w:cs="Times New Roman"/>
          <w:sz w:val="24"/>
          <w:szCs w:val="24"/>
        </w:rPr>
        <w:lastRenderedPageBreak/>
        <w:t xml:space="preserve">most preferable. Denote it </w:t>
      </w:r>
      <w:proofErr w:type="gramStart"/>
      <w:r w:rsidR="00E17880" w:rsidRPr="00C30527">
        <w:rPr>
          <w:rFonts w:ascii="Times New Roman" w:hAnsi="Times New Roman" w:cs="Times New Roman"/>
          <w:sz w:val="24"/>
          <w:szCs w:val="24"/>
        </w:rPr>
        <w:t xml:space="preserve">as </w:t>
      </w:r>
      <w:proofErr w:type="gramEnd"/>
      <w:r w:rsidR="00E17880" w:rsidRPr="00C30527">
        <w:rPr>
          <w:rFonts w:ascii="Times New Roman" w:hAnsi="Times New Roman" w:cs="Times New Roman"/>
          <w:noProof/>
          <w:color w:val="FF0000"/>
          <w:position w:val="-12"/>
          <w:sz w:val="24"/>
          <w:szCs w:val="24"/>
        </w:rPr>
        <w:drawing>
          <wp:inline distT="0" distB="0" distL="0" distR="0" wp14:anchorId="4779742B" wp14:editId="196A698B">
            <wp:extent cx="293370" cy="240665"/>
            <wp:effectExtent l="0" t="0" r="0" b="6985"/>
            <wp:docPr id="510" name="Picture 5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20"/>
                    <pic:cNvPicPr>
                      <a:picLocks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7880" w:rsidRPr="00C30527">
        <w:rPr>
          <w:rFonts w:ascii="Times New Roman" w:hAnsi="Times New Roman" w:cs="Times New Roman"/>
          <w:sz w:val="24"/>
          <w:szCs w:val="24"/>
        </w:rPr>
        <w:t xml:space="preserve">, which is attained at a particular value </w:t>
      </w:r>
      <w:r w:rsidR="0000798B" w:rsidRPr="00C30527">
        <w:rPr>
          <w:rFonts w:ascii="Times New Roman" w:hAnsi="Times New Roman" w:cs="Times New Roman"/>
          <w:position w:val="-12"/>
          <w:sz w:val="24"/>
          <w:szCs w:val="24"/>
        </w:rPr>
        <w:object w:dxaOrig="880" w:dyaOrig="380" w14:anchorId="072926F0">
          <v:shape id="_x0000_i1211" type="#_x0000_t75" style="width:45.25pt;height:20.35pt" o:ole="">
            <v:imagedata r:id="rId508" o:title=""/>
          </v:shape>
          <o:OLEObject Type="Embed" ProgID="Equation.DSMT4" ShapeID="_x0000_i1211" DrawAspect="Content" ObjectID="_1486165416" r:id="rId509"/>
        </w:object>
      </w:r>
      <w:r w:rsidR="00E17880" w:rsidRPr="00C30527">
        <w:rPr>
          <w:rFonts w:ascii="Times New Roman" w:hAnsi="Times New Roman" w:cs="Times New Roman"/>
          <w:sz w:val="24"/>
          <w:szCs w:val="24"/>
        </w:rPr>
        <w:t xml:space="preserve"> as discussed below.</w:t>
      </w:r>
    </w:p>
    <w:p w:rsidR="00E17880" w:rsidRPr="00C30527" w:rsidRDefault="00E17880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</w:p>
    <w:p w:rsidR="00F65C7D" w:rsidRPr="00C30527" w:rsidRDefault="00606EDD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Theorem 2</w:t>
      </w:r>
      <w:r w:rsidR="001449CF" w:rsidRPr="00C30527">
        <w:rPr>
          <w:rFonts w:ascii="Times New Roman" w:hAnsi="Times New Roman" w:cs="Times New Roman"/>
          <w:b/>
          <w:sz w:val="24"/>
          <w:szCs w:val="24"/>
        </w:rPr>
        <w:t>.</w:t>
      </w:r>
      <w:proofErr w:type="gramEnd"/>
      <w:r w:rsidR="001449CF" w:rsidRPr="00C30527">
        <w:rPr>
          <w:rFonts w:ascii="Times New Roman" w:hAnsi="Times New Roman" w:cs="Times New Roman"/>
          <w:sz w:val="24"/>
          <w:szCs w:val="24"/>
        </w:rPr>
        <w:t xml:space="preserve"> Given the values </w:t>
      </w:r>
      <w:proofErr w:type="gramStart"/>
      <w:r w:rsidR="001449CF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="00BE7BD4" w:rsidRPr="00C30527">
        <w:rPr>
          <w:rFonts w:ascii="Times New Roman" w:hAnsi="Times New Roman" w:cs="Times New Roman"/>
          <w:position w:val="-12"/>
          <w:sz w:val="24"/>
          <w:szCs w:val="24"/>
        </w:rPr>
        <w:object w:dxaOrig="740" w:dyaOrig="360" w14:anchorId="50C780E8">
          <v:shape id="_x0000_i1212" type="#_x0000_t75" style="width:36.2pt;height:16.2pt" o:ole="">
            <v:imagedata r:id="rId407" o:title=""/>
          </v:shape>
          <o:OLEObject Type="Embed" ProgID="Equation.DSMT4" ShapeID="_x0000_i1212" DrawAspect="Content" ObjectID="_1486165417" r:id="rId510"/>
        </w:object>
      </w:r>
      <w:r w:rsidR="001449CF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2522EC" w:rsidRPr="00C30527">
        <w:rPr>
          <w:noProof/>
          <w:position w:val="-12"/>
          <w:sz w:val="24"/>
          <w:szCs w:val="24"/>
        </w:rPr>
        <w:drawing>
          <wp:inline distT="0" distB="0" distL="0" distR="0" wp14:anchorId="225FBDC2" wp14:editId="4DFF8129">
            <wp:extent cx="276225" cy="228600"/>
            <wp:effectExtent l="0" t="0" r="9525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2"/>
                    <pic:cNvPicPr>
                      <a:picLocks noChangeAspect="1" noChangeArrowheads="1"/>
                    </pic:cNvPicPr>
                  </pic:nvPicPr>
                  <pic:blipFill>
                    <a:blip r:embed="rId5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502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1449CF"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r w:rsidR="002522EC" w:rsidRPr="00C30527">
        <w:rPr>
          <w:noProof/>
          <w:position w:val="-6"/>
          <w:sz w:val="24"/>
          <w:szCs w:val="24"/>
        </w:rPr>
        <w:drawing>
          <wp:inline distT="0" distB="0" distL="0" distR="0" wp14:anchorId="5E0AD8E3" wp14:editId="612F51E2">
            <wp:extent cx="133350" cy="190500"/>
            <wp:effectExtent l="0" t="0" r="0" b="0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5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9CF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8A1EF8" w:rsidRPr="00C30527">
        <w:rPr>
          <w:rFonts w:ascii="Times New Roman" w:hAnsi="Times New Roman" w:cs="Times New Roman"/>
          <w:sz w:val="24"/>
          <w:szCs w:val="24"/>
        </w:rPr>
        <w:t>t</w:t>
      </w:r>
      <w:r w:rsidR="001449CF" w:rsidRPr="00C30527">
        <w:rPr>
          <w:rFonts w:ascii="Times New Roman" w:hAnsi="Times New Roman" w:cs="Times New Roman"/>
          <w:sz w:val="24"/>
          <w:szCs w:val="24"/>
        </w:rPr>
        <w:t>he</w:t>
      </w:r>
      <w:r w:rsidR="008A1EF8" w:rsidRPr="00C30527">
        <w:rPr>
          <w:rFonts w:ascii="Times New Roman" w:hAnsi="Times New Roman" w:cs="Times New Roman"/>
          <w:sz w:val="24"/>
          <w:szCs w:val="24"/>
        </w:rPr>
        <w:t xml:space="preserve"> minimum upper bound </w:t>
      </w:r>
      <w:r w:rsidR="001546FA" w:rsidRPr="00C30527">
        <w:rPr>
          <w:rFonts w:ascii="Times New Roman" w:hAnsi="Times New Roman" w:cs="Times New Roman"/>
          <w:noProof/>
          <w:color w:val="FF0000"/>
          <w:position w:val="-12"/>
          <w:sz w:val="24"/>
          <w:szCs w:val="24"/>
        </w:rPr>
        <w:drawing>
          <wp:inline distT="0" distB="0" distL="0" distR="0" wp14:anchorId="6F6527A3" wp14:editId="16AE7E92">
            <wp:extent cx="293370" cy="240665"/>
            <wp:effectExtent l="0" t="0" r="0" b="6985"/>
            <wp:docPr id="490" name="Picture 4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20"/>
                    <pic:cNvPicPr>
                      <a:picLocks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1EF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B3C68" w:rsidRPr="00C30527">
        <w:rPr>
          <w:rFonts w:ascii="Times New Roman" w:hAnsi="Times New Roman" w:cs="Times New Roman"/>
          <w:sz w:val="24"/>
          <w:szCs w:val="24"/>
        </w:rPr>
        <w:t xml:space="preserve">occurs at </w:t>
      </w:r>
    </w:p>
    <w:p w:rsidR="00F65C7D" w:rsidRPr="00C30527" w:rsidRDefault="00807C8F" w:rsidP="00C30527">
      <w:pPr>
        <w:pStyle w:val="MTDisplayEquation"/>
        <w:tabs>
          <w:tab w:val="clear" w:pos="8300"/>
          <w:tab w:val="right" w:pos="9000"/>
        </w:tabs>
        <w:spacing w:afterLines="0"/>
      </w:pPr>
      <w:r w:rsidRPr="00C30527">
        <w:tab/>
      </w:r>
      <w:r w:rsidRPr="00C30527">
        <w:rPr>
          <w:position w:val="-16"/>
        </w:rPr>
        <w:object w:dxaOrig="1820" w:dyaOrig="440" w14:anchorId="5845D6F7">
          <v:shape id="_x0000_i1213" type="#_x0000_t75" style="width:91.25pt;height:22.25pt" o:ole="">
            <v:imagedata r:id="rId513" o:title=""/>
          </v:shape>
          <o:OLEObject Type="Embed" ProgID="Equation.DSMT4" ShapeID="_x0000_i1213" DrawAspect="Content" ObjectID="_1486165418" r:id="rId514"/>
        </w:object>
      </w:r>
      <w:r w:rsidRPr="00C30527">
        <w:t xml:space="preserve">,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55" w:name="ZEqnNum637387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66</w:instrText>
        </w:r>
      </w:fldSimple>
      <w:r w:rsidR="000868CE" w:rsidRPr="00C30527">
        <w:instrText>)</w:instrText>
      </w:r>
      <w:bookmarkEnd w:id="355"/>
      <w:r w:rsidR="000868CE" w:rsidRPr="00C30527">
        <w:fldChar w:fldCharType="end"/>
      </w:r>
    </w:p>
    <w:p w:rsidR="00807C8F" w:rsidRPr="00C30527" w:rsidRDefault="00807C8F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w</w:t>
      </w:r>
      <w:r w:rsidR="001449CF" w:rsidRPr="00C30527">
        <w:rPr>
          <w:rFonts w:ascii="Times New Roman" w:hAnsi="Times New Roman" w:cs="Times New Roman"/>
          <w:sz w:val="24"/>
          <w:szCs w:val="24"/>
        </w:rPr>
        <w:t>here</w:t>
      </w:r>
      <w:proofErr w:type="gramEnd"/>
    </w:p>
    <w:p w:rsidR="00807C8F" w:rsidRPr="00C30527" w:rsidRDefault="00807C8F" w:rsidP="00C30527">
      <w:pPr>
        <w:pStyle w:val="MTDisplayEquation"/>
        <w:tabs>
          <w:tab w:val="clear" w:pos="8300"/>
          <w:tab w:val="right" w:pos="9000"/>
        </w:tabs>
        <w:spacing w:afterLines="0"/>
      </w:pPr>
      <w:r w:rsidRPr="00C30527">
        <w:tab/>
      </w:r>
      <w:r w:rsidRPr="00C30527">
        <w:rPr>
          <w:position w:val="-32"/>
        </w:rPr>
        <w:object w:dxaOrig="2620" w:dyaOrig="800" w14:anchorId="0A54B4F9">
          <v:shape id="_x0000_i1214" type="#_x0000_t75" style="width:131.2pt;height:39.95pt" o:ole="">
            <v:imagedata r:id="rId515" o:title=""/>
          </v:shape>
          <o:OLEObject Type="Embed" ProgID="Equation.DSMT4" ShapeID="_x0000_i1214" DrawAspect="Content" ObjectID="_1486165419" r:id="rId516"/>
        </w:object>
      </w:r>
      <w:r w:rsidRPr="00C30527">
        <w:t xml:space="preserve">, and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56" w:name="ZEqnNum290046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67</w:instrText>
        </w:r>
      </w:fldSimple>
      <w:r w:rsidR="000868CE" w:rsidRPr="00C30527">
        <w:instrText>)</w:instrText>
      </w:r>
      <w:bookmarkEnd w:id="356"/>
      <w:r w:rsidR="000868CE" w:rsidRPr="00C30527">
        <w:fldChar w:fldCharType="end"/>
      </w:r>
    </w:p>
    <w:p w:rsidR="00F65C7D" w:rsidRPr="00C30527" w:rsidRDefault="00807C8F" w:rsidP="00C30527">
      <w:pPr>
        <w:pStyle w:val="MTDisplayEquation"/>
        <w:tabs>
          <w:tab w:val="clear" w:pos="8300"/>
          <w:tab w:val="right" w:pos="9000"/>
        </w:tabs>
        <w:spacing w:afterLines="0"/>
      </w:pPr>
      <w:r w:rsidRPr="00C30527">
        <w:tab/>
      </w:r>
      <w:r w:rsidRPr="00C30527">
        <w:rPr>
          <w:position w:val="-30"/>
        </w:rPr>
        <w:object w:dxaOrig="1400" w:dyaOrig="680" w14:anchorId="6EAF75DE">
          <v:shape id="_x0000_i1215" type="#_x0000_t75" style="width:70.1pt;height:33.55pt" o:ole="">
            <v:imagedata r:id="rId517" o:title=""/>
          </v:shape>
          <o:OLEObject Type="Embed" ProgID="Equation.DSMT4" ShapeID="_x0000_i1215" DrawAspect="Content" ObjectID="_1486165420" r:id="rId518"/>
        </w:object>
      </w:r>
      <w:r w:rsidRPr="00C30527">
        <w:t xml:space="preserve">.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57" w:name="ZEqnNum882264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68</w:instrText>
        </w:r>
      </w:fldSimple>
      <w:r w:rsidR="000868CE" w:rsidRPr="00C30527">
        <w:instrText>)</w:instrText>
      </w:r>
      <w:bookmarkEnd w:id="357"/>
      <w:r w:rsidR="000868CE" w:rsidRPr="00C30527">
        <w:fldChar w:fldCharType="end"/>
      </w:r>
    </w:p>
    <w:p w:rsidR="001449CF" w:rsidRPr="00C30527" w:rsidRDefault="000A6FCA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Moreover,</w:t>
      </w:r>
    </w:p>
    <w:p w:rsidR="00807C8F" w:rsidRPr="00C30527" w:rsidRDefault="00807C8F" w:rsidP="00C30527">
      <w:pPr>
        <w:pStyle w:val="MTDisplayEquation"/>
        <w:tabs>
          <w:tab w:val="clear" w:pos="8300"/>
          <w:tab w:val="right" w:pos="9000"/>
        </w:tabs>
        <w:spacing w:after="156"/>
      </w:pPr>
      <w:r w:rsidRPr="00C30527">
        <w:tab/>
      </w:r>
      <w:r w:rsidRPr="00C30527">
        <w:rPr>
          <w:position w:val="-70"/>
        </w:rPr>
        <w:object w:dxaOrig="6440" w:dyaOrig="1520" w14:anchorId="5C49B571">
          <v:shape id="_x0000_i1216" type="#_x0000_t75" style="width:321.95pt;height:75.75pt" o:ole="">
            <v:imagedata r:id="rId519" o:title=""/>
          </v:shape>
          <o:OLEObject Type="Embed" ProgID="Equation.DSMT4" ShapeID="_x0000_i1216" DrawAspect="Content" ObjectID="_1486165421" r:id="rId520"/>
        </w:objec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58" w:name="ZEqnNum115840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69</w:instrText>
        </w:r>
      </w:fldSimple>
      <w:r w:rsidR="000868CE" w:rsidRPr="00C30527">
        <w:instrText>)</w:instrText>
      </w:r>
      <w:bookmarkEnd w:id="358"/>
      <w:r w:rsidR="000868CE" w:rsidRPr="00C30527">
        <w:fldChar w:fldCharType="end"/>
      </w:r>
    </w:p>
    <w:p w:rsidR="002E5445" w:rsidRPr="00C30527" w:rsidRDefault="001449CF" w:rsidP="00C30527">
      <w:pPr>
        <w:pStyle w:val="ListParagraph"/>
        <w:tabs>
          <w:tab w:val="center" w:pos="4536"/>
          <w:tab w:val="right" w:pos="9072"/>
        </w:tabs>
        <w:snapToGrid w:val="0"/>
        <w:ind w:firstLineChars="0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The factor </w:t>
      </w:r>
      <w:r w:rsidR="003A1695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3F3A5F50" wp14:editId="3D674359">
            <wp:extent cx="165600" cy="151200"/>
            <wp:effectExtent l="0" t="0" r="0" b="1270"/>
            <wp:docPr id="426" name="Picture 4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47"/>
                    <pic:cNvPicPr>
                      <a:picLocks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0" cy="1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only </w:t>
      </w:r>
      <w:r w:rsidR="00966F37" w:rsidRPr="00C30527">
        <w:rPr>
          <w:rFonts w:ascii="Times New Roman" w:hAnsi="Times New Roman" w:cs="Times New Roman"/>
          <w:sz w:val="24"/>
          <w:szCs w:val="24"/>
        </w:rPr>
        <w:t>appears</w:t>
      </w:r>
      <w:r w:rsidRPr="00C30527">
        <w:rPr>
          <w:rFonts w:ascii="Times New Roman" w:hAnsi="Times New Roman" w:cs="Times New Roman"/>
          <w:sz w:val="24"/>
          <w:szCs w:val="24"/>
        </w:rPr>
        <w:t xml:space="preserve"> in the denominator of the upper bound of 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>,</w:t>
      </w:r>
      <w:r w:rsidR="00C13033" w:rsidRPr="00C30527">
        <w:rPr>
          <w:rFonts w:ascii="Times New Roman" w:hAnsi="Times New Roman" w:cs="Times New Roman"/>
          <w:sz w:val="24"/>
          <w:szCs w:val="24"/>
        </w:rPr>
        <w:t xml:space="preserve"> i.e.</w:t>
      </w:r>
      <w:proofErr w:type="gramStart"/>
      <w:r w:rsidR="00C13033" w:rsidRPr="00C30527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3D8F8B84" wp14:editId="46E82D28">
            <wp:extent cx="971550" cy="266700"/>
            <wp:effectExtent l="0" t="0" r="0" b="0"/>
            <wp:docPr id="375" name="Picture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5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F37" w:rsidRPr="00C30527">
        <w:rPr>
          <w:rFonts w:ascii="Times New Roman" w:hAnsi="Times New Roman" w:cs="Times New Roman"/>
          <w:sz w:val="24"/>
          <w:szCs w:val="24"/>
        </w:rPr>
        <w:t>, and t</w:t>
      </w:r>
      <w:r w:rsidR="004F3049" w:rsidRPr="00C30527">
        <w:rPr>
          <w:rFonts w:ascii="Times New Roman" w:hAnsi="Times New Roman" w:cs="Times New Roman"/>
          <w:sz w:val="24"/>
          <w:szCs w:val="24"/>
        </w:rPr>
        <w:t xml:space="preserve">he maximum </w:t>
      </w:r>
      <w:r w:rsidR="00D451CB" w:rsidRPr="00C30527">
        <w:rPr>
          <w:rFonts w:ascii="Times New Roman" w:hAnsi="Times New Roman" w:cs="Times New Roman"/>
          <w:sz w:val="24"/>
          <w:szCs w:val="24"/>
        </w:rPr>
        <w:t xml:space="preserve">denominator </w:t>
      </w:r>
      <w:r w:rsidR="00966F37" w:rsidRPr="00C30527">
        <w:rPr>
          <w:rFonts w:ascii="Times New Roman" w:hAnsi="Times New Roman" w:cs="Times New Roman"/>
          <w:sz w:val="24"/>
          <w:szCs w:val="24"/>
        </w:rPr>
        <w:t>value</w:t>
      </w:r>
      <w:r w:rsidR="004F304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43A6E" w:rsidRPr="00C30527">
        <w:rPr>
          <w:rFonts w:ascii="Times New Roman" w:hAnsi="Times New Roman" w:cs="Times New Roman"/>
          <w:sz w:val="24"/>
          <w:szCs w:val="24"/>
        </w:rPr>
        <w:t>gives</w:t>
      </w:r>
      <w:r w:rsidR="00966F37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E505E" w:rsidRPr="00C30527">
        <w:rPr>
          <w:rFonts w:ascii="Times New Roman" w:hAnsi="Times New Roman" w:cs="Times New Roman"/>
          <w:noProof/>
          <w:color w:val="FF0000"/>
          <w:position w:val="-12"/>
          <w:sz w:val="24"/>
          <w:szCs w:val="24"/>
        </w:rPr>
        <w:drawing>
          <wp:inline distT="0" distB="0" distL="0" distR="0" wp14:anchorId="54192814" wp14:editId="64236B38">
            <wp:extent cx="293370" cy="240665"/>
            <wp:effectExtent l="0" t="0" r="0" b="6985"/>
            <wp:docPr id="491" name="Picture 4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20"/>
                    <pic:cNvPicPr>
                      <a:picLocks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3049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3C1B83" w:rsidRPr="00C30527">
        <w:rPr>
          <w:rFonts w:ascii="Times New Roman" w:hAnsi="Times New Roman" w:cs="Times New Roman"/>
          <w:sz w:val="24"/>
          <w:szCs w:val="24"/>
        </w:rPr>
        <w:t xml:space="preserve">Hence, </w:t>
      </w:r>
      <w:r w:rsidR="00252C1D" w:rsidRPr="00C30527">
        <w:rPr>
          <w:rFonts w:ascii="Times New Roman" w:hAnsi="Times New Roman" w:cs="Times New Roman"/>
          <w:sz w:val="24"/>
          <w:szCs w:val="24"/>
        </w:rPr>
        <w:t xml:space="preserve">the proof can be reduced to </w:t>
      </w:r>
      <w:r w:rsidR="00943A6E" w:rsidRPr="00C30527">
        <w:rPr>
          <w:rFonts w:ascii="Times New Roman" w:hAnsi="Times New Roman" w:cs="Times New Roman"/>
          <w:sz w:val="24"/>
          <w:szCs w:val="24"/>
        </w:rPr>
        <w:t>determin</w:t>
      </w:r>
      <w:r w:rsidR="00252C1D" w:rsidRPr="00C30527">
        <w:rPr>
          <w:rFonts w:ascii="Times New Roman" w:hAnsi="Times New Roman" w:cs="Times New Roman"/>
          <w:sz w:val="24"/>
          <w:szCs w:val="24"/>
        </w:rPr>
        <w:t>e</w:t>
      </w:r>
      <w:r w:rsidR="00943A6E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E5445" w:rsidRPr="00C30527">
        <w:rPr>
          <w:rFonts w:ascii="Times New Roman" w:hAnsi="Times New Roman" w:cs="Times New Roman"/>
          <w:sz w:val="24"/>
          <w:szCs w:val="24"/>
        </w:rPr>
        <w:t xml:space="preserve">a global maximum </w:t>
      </w:r>
      <w:r w:rsidR="001E7EDD" w:rsidRPr="00C30527">
        <w:rPr>
          <w:rFonts w:ascii="Times New Roman" w:hAnsi="Times New Roman" w:cs="Times New Roman"/>
          <w:position w:val="-4"/>
          <w:sz w:val="24"/>
          <w:szCs w:val="24"/>
        </w:rPr>
        <w:object w:dxaOrig="320" w:dyaOrig="300" w14:anchorId="50A2C021">
          <v:shape id="_x0000_i1217" type="#_x0000_t75" style="width:15.85pt;height:14.7pt" o:ole="">
            <v:imagedata r:id="rId523" o:title=""/>
          </v:shape>
          <o:OLEObject Type="Embed" ProgID="Equation.DSMT4" ShapeID="_x0000_i1217" DrawAspect="Content" ObjectID="_1486165422" r:id="rId524"/>
        </w:object>
      </w:r>
      <w:r w:rsidR="002E5445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E5445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="002E5445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3DD52906" wp14:editId="35939150">
            <wp:extent cx="975995" cy="2660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9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5445" w:rsidRPr="00C30527">
        <w:rPr>
          <w:rFonts w:ascii="Times New Roman" w:hAnsi="Times New Roman" w:cs="Times New Roman"/>
          <w:sz w:val="24"/>
          <w:szCs w:val="24"/>
        </w:rPr>
        <w:t>.</w:t>
      </w:r>
    </w:p>
    <w:p w:rsidR="00C80318" w:rsidRPr="00C30527" w:rsidRDefault="001449CF" w:rsidP="00C30527">
      <w:pPr>
        <w:pStyle w:val="ListParagraph"/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C80318" w:rsidRPr="00C30527">
        <w:rPr>
          <w:rFonts w:ascii="Times New Roman" w:hAnsi="Times New Roman" w:cs="Times New Roman"/>
          <w:sz w:val="24"/>
          <w:szCs w:val="24"/>
        </w:rPr>
        <w:t xml:space="preserve">first and </w:t>
      </w:r>
      <w:r w:rsidRPr="00C30527">
        <w:rPr>
          <w:rFonts w:ascii="Times New Roman" w:hAnsi="Times New Roman" w:cs="Times New Roman"/>
          <w:sz w:val="24"/>
          <w:szCs w:val="24"/>
        </w:rPr>
        <w:t>second derivative</w:t>
      </w:r>
      <w:r w:rsidR="003C1B83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/>
          <w:sz w:val="24"/>
          <w:szCs w:val="24"/>
        </w:rPr>
        <w:t xml:space="preserve"> of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793A847F" wp14:editId="54FA058E">
            <wp:extent cx="971550" cy="266700"/>
            <wp:effectExtent l="0" t="0" r="0" b="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D62533" w:rsidRPr="00C30527">
        <w:rPr>
          <w:rFonts w:ascii="Times New Roman" w:hAnsi="Times New Roman" w:cs="Times New Roman"/>
          <w:sz w:val="24"/>
          <w:szCs w:val="24"/>
        </w:rPr>
        <w:t>in terms of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A1695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16B3F786" wp14:editId="112B887B">
            <wp:extent cx="165600" cy="151200"/>
            <wp:effectExtent l="0" t="0" r="0" b="1270"/>
            <wp:docPr id="428" name="Picture 4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47"/>
                    <pic:cNvPicPr>
                      <a:picLocks noChangeArrowheads="1"/>
                    </pic:cNvPicPr>
                  </pic:nvPicPr>
                  <pic:blipFill>
                    <a:blip r:embed="rId5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600" cy="1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169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C80318" w:rsidRPr="00C30527">
        <w:rPr>
          <w:rFonts w:ascii="Times New Roman" w:hAnsi="Times New Roman" w:cs="Times New Roman"/>
          <w:sz w:val="24"/>
          <w:szCs w:val="24"/>
        </w:rPr>
        <w:t>are</w:t>
      </w:r>
    </w:p>
    <w:p w:rsidR="00C80318" w:rsidRPr="00C30527" w:rsidRDefault="00C8031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pacing w:after="156"/>
      </w:pPr>
      <w:r w:rsidRPr="00C30527">
        <w:tab/>
      </w:r>
      <w:r w:rsidR="002522EC" w:rsidRPr="00C30527">
        <w:rPr>
          <w:noProof/>
          <w:position w:val="-32"/>
        </w:rPr>
        <w:drawing>
          <wp:inline distT="0" distB="0" distL="0" distR="0" wp14:anchorId="4E1F7E05" wp14:editId="29326D85">
            <wp:extent cx="3076575" cy="571500"/>
            <wp:effectExtent l="0" t="0" r="9525" b="0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/>
                    <pic:cNvPicPr>
                      <a:picLocks noChangeAspect="1" noChangeArrowheads="1"/>
                    </pic:cNvPicPr>
                  </pic:nvPicPr>
                  <pic:blipFill>
                    <a:blip r:embed="rId5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proofErr w:type="gramStart"/>
      <w:r w:rsidRPr="00C30527">
        <w:t>and</w:t>
      </w:r>
      <w:proofErr w:type="gramEnd"/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59" w:name="ZEqnNum855247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70</w:instrText>
        </w:r>
      </w:fldSimple>
      <w:r w:rsidR="000868CE" w:rsidRPr="00C30527">
        <w:instrText>)</w:instrText>
      </w:r>
      <w:bookmarkEnd w:id="359"/>
      <w:r w:rsidR="000868CE" w:rsidRPr="00C30527">
        <w:fldChar w:fldCharType="end"/>
      </w:r>
    </w:p>
    <w:p w:rsidR="00C80318" w:rsidRPr="00C30527" w:rsidRDefault="00C8031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pacing w:after="156"/>
      </w:pPr>
      <w:r w:rsidRPr="00C30527">
        <w:tab/>
      </w:r>
      <w:r w:rsidR="002522EC" w:rsidRPr="00C30527">
        <w:rPr>
          <w:noProof/>
          <w:position w:val="-28"/>
        </w:rPr>
        <w:drawing>
          <wp:inline distT="0" distB="0" distL="0" distR="0" wp14:anchorId="0EA049C8" wp14:editId="363B358E">
            <wp:extent cx="3314700" cy="514350"/>
            <wp:effectExtent l="0" t="0" r="0" b="0"/>
            <wp:docPr id="379" name="Picture 3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rrowheads="1"/>
                    </pic:cNvPicPr>
                  </pic:nvPicPr>
                  <pic:blipFill>
                    <a:blip r:embed="rId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533" w:rsidRPr="00C30527">
        <w:t>,</w: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60" w:name="ZEqnNum351940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71</w:instrText>
        </w:r>
      </w:fldSimple>
      <w:r w:rsidR="000868CE" w:rsidRPr="00C30527">
        <w:instrText>)</w:instrText>
      </w:r>
      <w:bookmarkEnd w:id="360"/>
      <w:r w:rsidR="000868CE" w:rsidRPr="00C30527">
        <w:fldChar w:fldCharType="end"/>
      </w:r>
    </w:p>
    <w:p w:rsidR="00F04AED" w:rsidRPr="00C30527" w:rsidRDefault="00D62533" w:rsidP="00C30527">
      <w:pPr>
        <w:pStyle w:val="ListParagraph"/>
        <w:tabs>
          <w:tab w:val="center" w:pos="4536"/>
          <w:tab w:val="right" w:pos="9072"/>
        </w:tabs>
        <w:snapToGrid w:val="0"/>
        <w:ind w:firstLineChars="0" w:firstLine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respectively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C80318" w:rsidRPr="00C30527">
        <w:rPr>
          <w:rFonts w:ascii="Times New Roman" w:hAnsi="Times New Roman" w:cs="Times New Roman"/>
          <w:sz w:val="24"/>
          <w:szCs w:val="24"/>
        </w:rPr>
        <w:t>The second derivative</w:t>
      </w:r>
      <w:r w:rsidR="0009754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DD4A59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DD4A59" w:rsidRPr="00C30527">
        <w:rPr>
          <w:rFonts w:ascii="Times New Roman" w:hAnsi="Times New Roman" w:cs="Times New Roman"/>
          <w:sz w:val="24"/>
          <w:szCs w:val="24"/>
        </w:rPr>
        <w:instrText xml:space="preserve"> GOTOBUTTON ZEqnNum351940  \* MERGEFORMAT </w:instrText>
      </w:r>
      <w:r w:rsidR="00DD4A59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DD4A59" w:rsidRPr="00C30527">
        <w:rPr>
          <w:rFonts w:ascii="Times New Roman" w:hAnsi="Times New Roman" w:cs="Times New Roman"/>
          <w:sz w:val="24"/>
          <w:szCs w:val="24"/>
        </w:rPr>
        <w:instrText xml:space="preserve"> REF ZEqnNum351940 \* Charformat \! \* MERGEFORMAT </w:instrText>
      </w:r>
      <w:r w:rsidR="00DD4A59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(71)</w:instrText>
      </w:r>
      <w:r w:rsidR="00DD4A59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DD4A59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C80318" w:rsidRPr="00C30527">
        <w:rPr>
          <w:rFonts w:ascii="Times New Roman" w:hAnsi="Times New Roman" w:cs="Times New Roman"/>
          <w:sz w:val="24"/>
          <w:szCs w:val="24"/>
        </w:rPr>
        <w:t xml:space="preserve"> is always negative because </w:t>
      </w:r>
      <w:r w:rsidR="002522EC"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18824F65" wp14:editId="5A2CA21E">
            <wp:extent cx="133350" cy="133350"/>
            <wp:effectExtent l="0" t="0" r="0" b="0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/>
                    <pic:cNvPicPr>
                      <a:picLocks noChangeAspect="1" noChangeArrowheads="1"/>
                    </pic:cNvPicPr>
                  </pic:nvPicPr>
                  <pic:blipFill>
                    <a:blip r:embed="rId5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318" w:rsidRPr="00C30527">
        <w:rPr>
          <w:rFonts w:ascii="Times New Roman" w:hAnsi="Times New Roman" w:cs="Times New Roman"/>
          <w:sz w:val="24"/>
          <w:szCs w:val="24"/>
        </w:rPr>
        <w:t xml:space="preserve"> is positive and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</w:t>
      </w:r>
      <w:r w:rsidR="00C80318" w:rsidRPr="00C30527">
        <w:rPr>
          <w:rFonts w:ascii="Times New Roman" w:hAnsi="Times New Roman" w:cs="Times New Roman"/>
          <w:sz w:val="24"/>
          <w:szCs w:val="24"/>
        </w:rPr>
        <w:t xml:space="preserve"> other</w:t>
      </w:r>
      <w:r w:rsidR="00AA2B85" w:rsidRPr="00C30527">
        <w:rPr>
          <w:rFonts w:ascii="Times New Roman" w:hAnsi="Times New Roman" w:cs="Times New Roman"/>
          <w:sz w:val="24"/>
          <w:szCs w:val="24"/>
        </w:rPr>
        <w:t xml:space="preserve"> input</w:t>
      </w:r>
      <w:r w:rsidR="00C80318" w:rsidRPr="00C30527">
        <w:rPr>
          <w:rFonts w:ascii="Times New Roman" w:hAnsi="Times New Roman" w:cs="Times New Roman"/>
          <w:sz w:val="24"/>
          <w:szCs w:val="24"/>
        </w:rPr>
        <w:t xml:space="preserve">s are non-negative. </w:t>
      </w:r>
      <w:r w:rsidRPr="00C30527">
        <w:rPr>
          <w:rFonts w:ascii="Times New Roman" w:hAnsi="Times New Roman" w:cs="Times New Roman"/>
          <w:sz w:val="24"/>
          <w:szCs w:val="24"/>
        </w:rPr>
        <w:t>This</w:t>
      </w:r>
      <w:r w:rsidR="00C8031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D42A57" w:rsidRPr="00C30527">
        <w:rPr>
          <w:rFonts w:ascii="Times New Roman" w:hAnsi="Times New Roman" w:cs="Times New Roman"/>
          <w:sz w:val="24"/>
          <w:szCs w:val="24"/>
        </w:rPr>
        <w:t>implies</w:t>
      </w:r>
      <w:r w:rsidR="001449CF" w:rsidRPr="00C30527">
        <w:rPr>
          <w:rFonts w:ascii="Times New Roman" w:hAnsi="Times New Roman" w:cs="Times New Roman"/>
          <w:sz w:val="24"/>
          <w:szCs w:val="24"/>
        </w:rPr>
        <w:t xml:space="preserve"> that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7D543D39" wp14:editId="23BDBC3A">
            <wp:extent cx="971550" cy="266700"/>
            <wp:effectExtent l="0" t="0" r="0" b="0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9CF" w:rsidRPr="00C30527">
        <w:rPr>
          <w:rFonts w:ascii="Times New Roman" w:hAnsi="Times New Roman" w:cs="Times New Roman"/>
          <w:sz w:val="24"/>
          <w:szCs w:val="24"/>
        </w:rPr>
        <w:t xml:space="preserve"> is a </w:t>
      </w:r>
      <w:r w:rsidR="00C80318" w:rsidRPr="00C30527">
        <w:rPr>
          <w:rFonts w:ascii="Times New Roman" w:hAnsi="Times New Roman" w:cs="Times New Roman"/>
          <w:sz w:val="24"/>
          <w:szCs w:val="24"/>
        </w:rPr>
        <w:t xml:space="preserve">strictly </w:t>
      </w:r>
      <w:r w:rsidR="001449CF" w:rsidRPr="00C30527">
        <w:rPr>
          <w:rFonts w:ascii="Times New Roman" w:hAnsi="Times New Roman" w:cs="Times New Roman"/>
          <w:sz w:val="24"/>
          <w:szCs w:val="24"/>
        </w:rPr>
        <w:t>con</w:t>
      </w:r>
      <w:r w:rsidR="00C80318" w:rsidRPr="00C30527">
        <w:rPr>
          <w:rFonts w:ascii="Times New Roman" w:hAnsi="Times New Roman" w:cs="Times New Roman"/>
          <w:sz w:val="24"/>
          <w:szCs w:val="24"/>
        </w:rPr>
        <w:t>cave</w:t>
      </w:r>
      <w:r w:rsidR="001449CF" w:rsidRPr="00C30527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gramStart"/>
      <w:r w:rsidR="001449CF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="002522EC" w:rsidRPr="00C30527">
        <w:rPr>
          <w:noProof/>
          <w:position w:val="-4"/>
          <w:sz w:val="24"/>
          <w:szCs w:val="24"/>
        </w:rPr>
        <w:drawing>
          <wp:inline distT="0" distB="0" distL="0" distR="0" wp14:anchorId="40EAD51C" wp14:editId="0BFE7D6C">
            <wp:extent cx="171450" cy="152400"/>
            <wp:effectExtent l="0" t="0" r="0" b="0"/>
            <wp:docPr id="382" name="Picture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0AA" w:rsidRPr="00C30527">
        <w:rPr>
          <w:rFonts w:ascii="Times New Roman" w:hAnsi="Times New Roman" w:cs="Times New Roman"/>
          <w:sz w:val="24"/>
          <w:szCs w:val="24"/>
        </w:rPr>
        <w:t xml:space="preserve">, and </w:t>
      </w:r>
      <w:r w:rsidR="00C13033" w:rsidRPr="00C30527">
        <w:rPr>
          <w:rFonts w:ascii="Times New Roman" w:hAnsi="Times New Roman" w:cs="Times New Roman"/>
          <w:sz w:val="24"/>
          <w:szCs w:val="24"/>
        </w:rPr>
        <w:t>a</w:t>
      </w:r>
      <w:r w:rsidR="009152AA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C13033" w:rsidRPr="00C30527">
        <w:rPr>
          <w:rFonts w:ascii="Times New Roman" w:hAnsi="Times New Roman" w:cs="Times New Roman"/>
          <w:sz w:val="24"/>
          <w:szCs w:val="24"/>
        </w:rPr>
        <w:t xml:space="preserve">global </w:t>
      </w:r>
      <w:r w:rsidR="009152AA" w:rsidRPr="00C30527">
        <w:rPr>
          <w:rFonts w:ascii="Times New Roman" w:hAnsi="Times New Roman" w:cs="Times New Roman"/>
          <w:sz w:val="24"/>
          <w:szCs w:val="24"/>
        </w:rPr>
        <w:t>maxim</w:t>
      </w:r>
      <w:r w:rsidR="009410AA" w:rsidRPr="00C30527">
        <w:rPr>
          <w:rFonts w:ascii="Times New Roman" w:hAnsi="Times New Roman" w:cs="Times New Roman"/>
          <w:sz w:val="24"/>
          <w:szCs w:val="24"/>
        </w:rPr>
        <w:t>um</w:t>
      </w:r>
      <w:r w:rsidR="009152AA" w:rsidRPr="00C30527">
        <w:rPr>
          <w:rFonts w:ascii="Times New Roman" w:hAnsi="Times New Roman" w:cs="Times New Roman"/>
          <w:sz w:val="24"/>
          <w:szCs w:val="24"/>
        </w:rPr>
        <w:t xml:space="preserve"> can</w:t>
      </w:r>
      <w:r w:rsidR="009410AA" w:rsidRPr="00C30527">
        <w:rPr>
          <w:rFonts w:ascii="Times New Roman" w:hAnsi="Times New Roman" w:cs="Times New Roman"/>
          <w:sz w:val="24"/>
          <w:szCs w:val="24"/>
        </w:rPr>
        <w:t xml:space="preserve"> only</w:t>
      </w:r>
      <w:r w:rsidR="003C6886" w:rsidRPr="00C30527">
        <w:rPr>
          <w:rFonts w:ascii="Times New Roman" w:hAnsi="Times New Roman" w:cs="Times New Roman"/>
          <w:sz w:val="24"/>
          <w:szCs w:val="24"/>
        </w:rPr>
        <w:t xml:space="preserve"> occur </w:t>
      </w:r>
      <w:r w:rsidR="00894741" w:rsidRPr="00C30527">
        <w:rPr>
          <w:rFonts w:ascii="Times New Roman" w:hAnsi="Times New Roman" w:cs="Times New Roman"/>
          <w:sz w:val="24"/>
          <w:szCs w:val="24"/>
        </w:rPr>
        <w:t xml:space="preserve">at either </w:t>
      </w:r>
    </w:p>
    <w:p w:rsidR="00F04AED" w:rsidRPr="00C30527" w:rsidRDefault="00F0151B" w:rsidP="00C30527">
      <w:pPr>
        <w:pStyle w:val="ListParagraph"/>
        <w:numPr>
          <w:ilvl w:val="0"/>
          <w:numId w:val="14"/>
        </w:numPr>
        <w:tabs>
          <w:tab w:val="center" w:pos="4536"/>
          <w:tab w:val="right" w:pos="9072"/>
        </w:tabs>
        <w:snapToGrid w:val="0"/>
        <w:ind w:firstLineChars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the stationary point </w:t>
      </w:r>
      <w:r w:rsidR="00E66471" w:rsidRPr="00C30527">
        <w:rPr>
          <w:rFonts w:ascii="Times New Roman" w:hAnsi="Times New Roman" w:cs="Times New Roman"/>
          <w:noProof/>
          <w:position w:val="-32"/>
          <w:sz w:val="24"/>
          <w:szCs w:val="24"/>
        </w:rPr>
        <w:drawing>
          <wp:inline distT="0" distB="0" distL="0" distR="0" wp14:anchorId="3D1E6171" wp14:editId="518CF149">
            <wp:extent cx="1657985" cy="504825"/>
            <wp:effectExtent l="0" t="0" r="0" b="9525"/>
            <wp:docPr id="507" name="Picture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6"/>
                    <pic:cNvPicPr>
                      <a:picLocks noChangeAspect="1" noChangeArrowheads="1"/>
                    </pic:cNvPicPr>
                  </pic:nvPicPr>
                  <pic:blipFill>
                    <a:blip r:embed="rId5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98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48F3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Pr="00C30527">
        <w:rPr>
          <w:rFonts w:ascii="Times New Roman" w:hAnsi="Times New Roman" w:cs="Times New Roman"/>
          <w:sz w:val="24"/>
          <w:szCs w:val="24"/>
        </w:rPr>
        <w:t xml:space="preserve">where </w:t>
      </w:r>
      <w:r w:rsidR="00E66471" w:rsidRPr="00C30527">
        <w:rPr>
          <w:rFonts w:ascii="Times New Roman" w:hAnsi="Times New Roman" w:cs="Times New Roman"/>
          <w:sz w:val="24"/>
          <w:szCs w:val="24"/>
        </w:rPr>
        <w:t>the</w:t>
      </w:r>
      <w:r w:rsidRPr="00C30527">
        <w:rPr>
          <w:rFonts w:ascii="Times New Roman" w:hAnsi="Times New Roman" w:cs="Times New Roman"/>
          <w:sz w:val="24"/>
          <w:szCs w:val="24"/>
        </w:rPr>
        <w:t xml:space="preserve"> first derivative </w:t>
      </w:r>
      <w:r w:rsidR="00DD4A59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DD4A59" w:rsidRPr="00C30527">
        <w:rPr>
          <w:rFonts w:ascii="Times New Roman" w:hAnsi="Times New Roman" w:cs="Times New Roman"/>
          <w:sz w:val="24"/>
          <w:szCs w:val="24"/>
        </w:rPr>
        <w:instrText xml:space="preserve"> GOTOBUTTON ZEqnNum855247  \* MERGEFORMAT </w:instrText>
      </w:r>
      <w:r w:rsidR="00DD4A59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DD4A59" w:rsidRPr="00C30527">
        <w:rPr>
          <w:rFonts w:ascii="Times New Roman" w:hAnsi="Times New Roman" w:cs="Times New Roman"/>
          <w:sz w:val="24"/>
          <w:szCs w:val="24"/>
        </w:rPr>
        <w:instrText xml:space="preserve"> REF ZEqnNum855247 \* Charformat \! \* MERGEFORMAT </w:instrText>
      </w:r>
      <w:r w:rsidR="00DD4A59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(70)</w:instrText>
      </w:r>
      <w:r w:rsidR="00DD4A59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DD4A59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 xml:space="preserve"> equals zero</w:t>
      </w:r>
      <w:r w:rsidR="00894741" w:rsidRPr="00C30527">
        <w:rPr>
          <w:rFonts w:ascii="Times New Roman" w:hAnsi="Times New Roman" w:cs="Times New Roman"/>
          <w:sz w:val="24"/>
          <w:szCs w:val="24"/>
        </w:rPr>
        <w:t>,</w:t>
      </w:r>
      <w:r w:rsidR="00E6647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94741" w:rsidRPr="00C30527">
        <w:rPr>
          <w:rFonts w:ascii="Times New Roman" w:hAnsi="Times New Roman" w:cs="Times New Roman"/>
          <w:sz w:val="24"/>
          <w:szCs w:val="24"/>
        </w:rPr>
        <w:t xml:space="preserve">or </w:t>
      </w:r>
    </w:p>
    <w:p w:rsidR="00F04AED" w:rsidRPr="00C30527" w:rsidRDefault="00CF24F2" w:rsidP="00C30527">
      <w:pPr>
        <w:pStyle w:val="ListParagraph"/>
        <w:numPr>
          <w:ilvl w:val="0"/>
          <w:numId w:val="14"/>
        </w:numPr>
        <w:tabs>
          <w:tab w:val="center" w:pos="4536"/>
          <w:tab w:val="right" w:pos="9072"/>
        </w:tabs>
        <w:snapToGrid w:val="0"/>
        <w:ind w:firstLineChars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3C6886" w:rsidRPr="00C30527">
        <w:rPr>
          <w:rFonts w:ascii="Times New Roman" w:hAnsi="Times New Roman" w:cs="Times New Roman"/>
          <w:sz w:val="24"/>
          <w:szCs w:val="24"/>
        </w:rPr>
        <w:t xml:space="preserve"> boundar</w:t>
      </w:r>
      <w:r w:rsidRPr="00C30527">
        <w:rPr>
          <w:rFonts w:ascii="Times New Roman" w:hAnsi="Times New Roman" w:cs="Times New Roman"/>
          <w:sz w:val="24"/>
          <w:szCs w:val="24"/>
        </w:rPr>
        <w:t>y</w:t>
      </w:r>
      <w:r w:rsidR="009152AA" w:rsidRPr="00C30527">
        <w:rPr>
          <w:rFonts w:ascii="Times New Roman" w:hAnsi="Times New Roman" w:cs="Times New Roman"/>
          <w:sz w:val="24"/>
          <w:szCs w:val="24"/>
        </w:rPr>
        <w:t xml:space="preserve"> of the feasible range</w:t>
      </w:r>
      <w:r w:rsidR="009410AA" w:rsidRPr="00C30527">
        <w:rPr>
          <w:rFonts w:ascii="Times New Roman" w:hAnsi="Times New Roman" w:cs="Times New Roman"/>
          <w:sz w:val="24"/>
          <w:szCs w:val="24"/>
        </w:rPr>
        <w:t xml:space="preserve"> of </w:t>
      </w:r>
      <w:r w:rsidR="00D7365B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27115111" wp14:editId="5E5FC0F5">
            <wp:extent cx="164592" cy="155448"/>
            <wp:effectExtent l="0" t="0" r="0" b="0"/>
            <wp:docPr id="423" name="Picture 4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" cy="1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471" w:rsidRPr="00C30527">
        <w:rPr>
          <w:rFonts w:ascii="Times New Roman" w:hAnsi="Times New Roman" w:cs="Times New Roman"/>
          <w:sz w:val="24"/>
          <w:szCs w:val="24"/>
        </w:rPr>
        <w:t>.</w:t>
      </w:r>
      <w:r w:rsidR="00894741" w:rsidRPr="00C305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449CF" w:rsidRPr="00C30527" w:rsidRDefault="00F04AED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The first case occurs when</w:t>
      </w:r>
      <w:r w:rsidR="00894741" w:rsidRPr="00C30527">
        <w:rPr>
          <w:rFonts w:ascii="Times New Roman" w:hAnsi="Times New Roman" w:cs="Times New Roman"/>
          <w:sz w:val="24"/>
          <w:szCs w:val="24"/>
        </w:rPr>
        <w:t xml:space="preserve"> the feasible </w:t>
      </w:r>
      <w:r w:rsidRPr="00C30527">
        <w:rPr>
          <w:rFonts w:ascii="Times New Roman" w:hAnsi="Times New Roman" w:cs="Times New Roman"/>
          <w:sz w:val="24"/>
          <w:szCs w:val="24"/>
        </w:rPr>
        <w:t>range contains</w:t>
      </w:r>
      <w:r w:rsidR="0089474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94741" w:rsidRPr="00C30527">
        <w:rPr>
          <w:position w:val="-4"/>
        </w:rPr>
        <w:object w:dxaOrig="340" w:dyaOrig="300" w14:anchorId="6C69B931">
          <v:shape id="_x0000_i1218" type="#_x0000_t75" style="width:15.85pt;height:14.7pt" o:ole="">
            <v:imagedata r:id="rId530" o:title=""/>
          </v:shape>
          <o:OLEObject Type="Embed" ProgID="Equation.DSMT4" ShapeID="_x0000_i1218" DrawAspect="Content" ObjectID="_1486165423" r:id="rId531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because the boundaries are not binding at optimality. Otherwise, the second case occurs.</w:t>
      </w:r>
      <w:r w:rsidR="009152AA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AE1E26" w:rsidRPr="00C30527">
        <w:rPr>
          <w:rFonts w:ascii="Times New Roman" w:hAnsi="Times New Roman" w:cs="Times New Roman"/>
          <w:sz w:val="24"/>
          <w:szCs w:val="24"/>
        </w:rPr>
        <w:t xml:space="preserve">Moreover, </w:t>
      </w:r>
      <w:r w:rsidR="00AE1E26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1A7A514C" wp14:editId="618D7F5D">
            <wp:extent cx="975995" cy="266065"/>
            <wp:effectExtent l="0" t="0" r="0" b="635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1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9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E26" w:rsidRPr="00C30527">
        <w:rPr>
          <w:rFonts w:ascii="Times New Roman" w:hAnsi="Times New Roman" w:cs="Times New Roman"/>
          <w:sz w:val="24"/>
          <w:szCs w:val="24"/>
        </w:rPr>
        <w:t xml:space="preserve"> is a strictly increasing function of </w:t>
      </w:r>
      <w:r w:rsidR="00AE1E26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0C5BF9D1" wp14:editId="3F8B7109">
            <wp:extent cx="164592" cy="155448"/>
            <wp:effectExtent l="0" t="0" r="0" b="0"/>
            <wp:docPr id="498" name="Picture 4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" cy="1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E26" w:rsidRPr="00C30527">
        <w:rPr>
          <w:rFonts w:ascii="Times New Roman" w:hAnsi="Times New Roman" w:cs="Times New Roman"/>
          <w:sz w:val="24"/>
          <w:szCs w:val="24"/>
        </w:rPr>
        <w:t xml:space="preserve"> when </w:t>
      </w:r>
      <w:r w:rsidR="00AE1E26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637C4341" wp14:editId="312CFE6A">
            <wp:extent cx="164592" cy="155448"/>
            <wp:effectExtent l="0" t="0" r="0" b="0"/>
            <wp:docPr id="499" name="Picture 4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" cy="15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E26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E1E26" w:rsidRPr="00C30527">
        <w:rPr>
          <w:rFonts w:ascii="Times New Roman" w:hAnsi="Times New Roman" w:cs="Times New Roman"/>
          <w:sz w:val="24"/>
          <w:szCs w:val="24"/>
        </w:rPr>
        <w:t xml:space="preserve">&lt; </w:t>
      </w:r>
      <w:proofErr w:type="gramEnd"/>
      <w:r w:rsidR="00AE1E26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2628EE45" wp14:editId="0B4984AB">
            <wp:extent cx="231775" cy="191135"/>
            <wp:effectExtent l="0" t="0" r="0" b="0"/>
            <wp:docPr id="500" name="Picture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1E26" w:rsidRPr="00C30527">
        <w:rPr>
          <w:rFonts w:ascii="Times New Roman" w:hAnsi="Times New Roman" w:cs="Times New Roman"/>
          <w:sz w:val="24"/>
          <w:szCs w:val="24"/>
        </w:rPr>
        <w:t>.</w:t>
      </w:r>
    </w:p>
    <w:p w:rsidR="00097544" w:rsidRPr="00C30527" w:rsidRDefault="00551A96" w:rsidP="00C30527">
      <w:pPr>
        <w:pStyle w:val="ListParagraph"/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lastRenderedPageBreak/>
        <w:t xml:space="preserve">Let </w:t>
      </w:r>
      <w:r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1E733F0F" wp14:editId="4646D8FF">
            <wp:extent cx="238760" cy="170815"/>
            <wp:effectExtent l="0" t="0" r="8890" b="635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5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be </w:t>
      </w:r>
      <w:proofErr w:type="gramEnd"/>
      <w:r w:rsidR="004C517E" w:rsidRPr="00C30527">
        <w:rPr>
          <w:rFonts w:ascii="Times New Roman" w:hAnsi="Times New Roman" w:cs="Times New Roman"/>
          <w:position w:val="-32"/>
          <w:sz w:val="24"/>
          <w:szCs w:val="24"/>
        </w:rPr>
        <w:object w:dxaOrig="2280" w:dyaOrig="800" w14:anchorId="733CA032">
          <v:shape id="_x0000_i1219" type="#_x0000_t75" style="width:113.85pt;height:38.85pt" o:ole="">
            <v:imagedata r:id="rId534" o:title=""/>
          </v:shape>
          <o:OLEObject Type="Embed" ProgID="Equation.DSMT4" ShapeID="_x0000_i1219" DrawAspect="Content" ObjectID="_1486165424" r:id="rId535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A62190" w:rsidRPr="00C30527">
        <w:rPr>
          <w:rFonts w:ascii="Times New Roman" w:hAnsi="Times New Roman" w:cs="Times New Roman"/>
          <w:sz w:val="24"/>
          <w:szCs w:val="24"/>
        </w:rPr>
        <w:t>C</w:t>
      </w:r>
      <w:r w:rsidR="00097544" w:rsidRPr="00C30527">
        <w:rPr>
          <w:rFonts w:ascii="Times New Roman" w:hAnsi="Times New Roman" w:cs="Times New Roman"/>
          <w:sz w:val="24"/>
          <w:szCs w:val="24"/>
        </w:rPr>
        <w:t xml:space="preserve">onsider two cases: </w:t>
      </w:r>
      <w:r w:rsidR="002522EC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26FF9178" wp14:editId="357C7279">
            <wp:extent cx="514350" cy="171450"/>
            <wp:effectExtent l="0" t="0" r="0" b="0"/>
            <wp:docPr id="384" name="Picture 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4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544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97544"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="002522EC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0240698C" wp14:editId="7C1DCE50">
            <wp:extent cx="514350" cy="171450"/>
            <wp:effectExtent l="0" t="0" r="0" b="0"/>
            <wp:docPr id="385" name="Picture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5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0624" w:rsidRPr="00C30527">
        <w:rPr>
          <w:rFonts w:ascii="Times New Roman" w:hAnsi="Times New Roman" w:cs="Times New Roman"/>
          <w:sz w:val="24"/>
          <w:szCs w:val="24"/>
        </w:rPr>
        <w:t>.</w:t>
      </w:r>
      <w:r w:rsidR="00214F27" w:rsidRPr="00C305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5B74" w:rsidRPr="00C30527" w:rsidRDefault="001449CF" w:rsidP="00C30527">
      <w:pPr>
        <w:pStyle w:val="ListParagraph"/>
        <w:snapToGrid w:val="0"/>
        <w:ind w:firstLineChars="0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First,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when</w:t>
      </w:r>
      <w:r w:rsidR="00D60CA5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2522EC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1E80C495" wp14:editId="4D0259BA">
            <wp:extent cx="514350" cy="171450"/>
            <wp:effectExtent l="0" t="0" r="0" b="0"/>
            <wp:docPr id="386" name="Picture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5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CF24F2" w:rsidRPr="00C30527">
        <w:rPr>
          <w:rFonts w:ascii="Times New Roman" w:hAnsi="Times New Roman" w:cs="Times New Roman"/>
          <w:sz w:val="24"/>
          <w:szCs w:val="24"/>
        </w:rPr>
        <w:t xml:space="preserve">the feasible range becomes </w:t>
      </w:r>
      <w:r w:rsidR="002522EC"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6E3906FD" wp14:editId="1CCE109F">
            <wp:extent cx="695325" cy="190500"/>
            <wp:effectExtent l="0" t="0" r="9525" b="0"/>
            <wp:docPr id="387" name="Picture 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7"/>
                    <pic:cNvPicPr>
                      <a:picLocks noChangeArrowheads="1"/>
                    </pic:cNvPicPr>
                  </pic:nvPicPr>
                  <pic:blipFill>
                    <a:blip r:embed="rId5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2967" w:rsidRPr="00C30527">
        <w:rPr>
          <w:rFonts w:ascii="Times New Roman" w:hAnsi="Times New Roman" w:cs="Times New Roman"/>
          <w:sz w:val="24"/>
          <w:szCs w:val="24"/>
        </w:rPr>
        <w:t xml:space="preserve"> according to </w:t>
      </w:r>
      <w:r w:rsidR="00BA7015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A7015" w:rsidRPr="00C30527">
        <w:rPr>
          <w:rFonts w:ascii="Times New Roman" w:hAnsi="Times New Roman" w:cs="Times New Roman"/>
          <w:sz w:val="24"/>
          <w:szCs w:val="24"/>
        </w:rPr>
        <w:instrText xml:space="preserve"> GOTOBUTTON ZEqnNum613166  \* MERGEFORMAT </w:instrText>
      </w:r>
      <w:r w:rsidR="00BA7015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A7015" w:rsidRPr="00C30527">
        <w:rPr>
          <w:rFonts w:ascii="Times New Roman" w:hAnsi="Times New Roman" w:cs="Times New Roman"/>
          <w:sz w:val="24"/>
          <w:szCs w:val="24"/>
        </w:rPr>
        <w:instrText xml:space="preserve"> REF ZEqnNum613166 \* Charformat \! \* MERGEFORMAT </w:instrText>
      </w:r>
      <w:r w:rsidR="00BA7015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(43)</w:instrText>
      </w:r>
      <w:r w:rsidR="00BA7015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BA7015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A62190" w:rsidRPr="00C30527">
        <w:rPr>
          <w:rFonts w:ascii="Times New Roman" w:hAnsi="Times New Roman" w:cs="Times New Roman"/>
          <w:sz w:val="24"/>
          <w:szCs w:val="24"/>
        </w:rPr>
        <w:t>T</w:t>
      </w:r>
      <w:r w:rsidR="00097544" w:rsidRPr="00C30527">
        <w:rPr>
          <w:rFonts w:ascii="Times New Roman" w:hAnsi="Times New Roman" w:cs="Times New Roman"/>
          <w:sz w:val="24"/>
          <w:szCs w:val="24"/>
        </w:rPr>
        <w:t xml:space="preserve">here are two </w:t>
      </w:r>
      <w:r w:rsidR="00BB77F6" w:rsidRPr="00C30527">
        <w:rPr>
          <w:rFonts w:ascii="Times New Roman" w:hAnsi="Times New Roman" w:cs="Times New Roman"/>
          <w:sz w:val="24"/>
          <w:szCs w:val="24"/>
        </w:rPr>
        <w:t>scenarios</w:t>
      </w:r>
      <w:r w:rsidR="00A62190" w:rsidRPr="00C30527">
        <w:rPr>
          <w:rFonts w:ascii="Times New Roman" w:hAnsi="Times New Roman" w:cs="Times New Roman"/>
          <w:sz w:val="24"/>
          <w:szCs w:val="24"/>
        </w:rPr>
        <w:t xml:space="preserve"> in this </w:t>
      </w:r>
      <w:r w:rsidR="00BB5C9B" w:rsidRPr="00C30527">
        <w:rPr>
          <w:rFonts w:ascii="Times New Roman" w:hAnsi="Times New Roman" w:cs="Times New Roman"/>
          <w:sz w:val="24"/>
          <w:szCs w:val="24"/>
        </w:rPr>
        <w:t>case</w:t>
      </w:r>
      <w:r w:rsidR="00A62190" w:rsidRPr="00C30527">
        <w:rPr>
          <w:rFonts w:ascii="Times New Roman" w:hAnsi="Times New Roman" w:cs="Times New Roman"/>
          <w:sz w:val="24"/>
          <w:szCs w:val="24"/>
        </w:rPr>
        <w:t>, i.e.,</w:t>
      </w:r>
      <w:r w:rsidR="0009754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28606F37" wp14:editId="16976773">
            <wp:extent cx="533400" cy="190500"/>
            <wp:effectExtent l="0" t="0" r="0" b="0"/>
            <wp:docPr id="388" name="Picture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544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97544"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proofErr w:type="gramEnd"/>
      <w:r w:rsidR="002522EC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496871C8" wp14:editId="46E1D8AD">
            <wp:extent cx="504825" cy="190500"/>
            <wp:effectExtent l="0" t="0" r="9525" b="0"/>
            <wp:docPr id="389" name="Picture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7544" w:rsidRPr="00C30527">
        <w:rPr>
          <w:rFonts w:ascii="Times New Roman" w:hAnsi="Times New Roman" w:cs="Times New Roman"/>
          <w:sz w:val="24"/>
          <w:szCs w:val="24"/>
        </w:rPr>
        <w:t>.</w:t>
      </w:r>
      <w:r w:rsidR="009152AA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E739A" w:rsidRPr="00C30527">
        <w:rPr>
          <w:rFonts w:ascii="Times New Roman" w:hAnsi="Times New Roman" w:cs="Times New Roman"/>
          <w:sz w:val="24"/>
          <w:szCs w:val="24"/>
        </w:rPr>
        <w:t>In the former,</w:t>
      </w:r>
      <w:r w:rsidR="00AE1E26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61424893" wp14:editId="46E7268A">
            <wp:extent cx="228600" cy="190500"/>
            <wp:effectExtent l="0" t="0" r="0" b="0"/>
            <wp:docPr id="390" name="Picture 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5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exists within the feasible range of </w:t>
      </w:r>
      <w:r w:rsidR="002522EC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2CBE4EA1" wp14:editId="1BDB4FCE">
            <wp:extent cx="171450" cy="152400"/>
            <wp:effectExtent l="0" t="0" r="0" b="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5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13A9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AE1E26" w:rsidRPr="00C30527">
        <w:rPr>
          <w:rFonts w:ascii="Times New Roman" w:hAnsi="Times New Roman" w:cs="Times New Roman"/>
          <w:sz w:val="24"/>
          <w:szCs w:val="24"/>
        </w:rPr>
        <w:t xml:space="preserve">hence </w:t>
      </w:r>
      <w:r w:rsidR="001E7EDD" w:rsidRPr="00C30527">
        <w:rPr>
          <w:rFonts w:ascii="Times New Roman" w:hAnsi="Times New Roman" w:cs="Times New Roman"/>
          <w:position w:val="-4"/>
          <w:sz w:val="24"/>
          <w:szCs w:val="24"/>
        </w:rPr>
        <w:object w:dxaOrig="320" w:dyaOrig="300" w14:anchorId="705B7899">
          <v:shape id="_x0000_i1220" type="#_x0000_t75" style="width:15.85pt;height:14.7pt" o:ole="">
            <v:imagedata r:id="rId523" o:title=""/>
          </v:shape>
          <o:OLEObject Type="Embed" ProgID="Equation.DSMT4" ShapeID="_x0000_i1220" DrawAspect="Content" ObjectID="_1486165425" r:id="rId542"/>
        </w:object>
      </w:r>
      <w:r w:rsidR="001E7EDD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E7EDD" w:rsidRPr="00C30527">
        <w:rPr>
          <w:rFonts w:ascii="Times New Roman" w:hAnsi="Times New Roman" w:cs="Times New Roman"/>
          <w:sz w:val="24"/>
          <w:szCs w:val="24"/>
        </w:rPr>
        <w:t xml:space="preserve">= </w:t>
      </w:r>
      <w:proofErr w:type="gramEnd"/>
      <w:r w:rsidR="00677BAF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47915918" wp14:editId="2E13BD98">
            <wp:extent cx="532130" cy="191135"/>
            <wp:effectExtent l="0" t="0" r="127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5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7B7E57" w:rsidRPr="00C30527">
        <w:rPr>
          <w:rFonts w:ascii="Times New Roman" w:hAnsi="Times New Roman" w:cs="Times New Roman"/>
          <w:sz w:val="24"/>
          <w:szCs w:val="24"/>
        </w:rPr>
        <w:t xml:space="preserve">In the latter, </w:t>
      </w:r>
      <w:r w:rsidR="007B7E57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465D3BD2" wp14:editId="01CCCBB2">
            <wp:extent cx="975995" cy="266065"/>
            <wp:effectExtent l="0" t="0" r="0" b="635"/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995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7E57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D26E43" w:rsidRPr="00C30527">
        <w:rPr>
          <w:rFonts w:ascii="Times New Roman" w:hAnsi="Times New Roman" w:cs="Times New Roman"/>
          <w:sz w:val="24"/>
          <w:szCs w:val="24"/>
        </w:rPr>
        <w:t>is</w:t>
      </w:r>
      <w:r w:rsidR="007B7E57" w:rsidRPr="00C30527">
        <w:rPr>
          <w:rFonts w:ascii="Times New Roman" w:hAnsi="Times New Roman" w:cs="Times New Roman"/>
          <w:sz w:val="24"/>
          <w:szCs w:val="24"/>
        </w:rPr>
        <w:t xml:space="preserve"> a</w:t>
      </w:r>
      <w:r w:rsidR="00F0151B" w:rsidRPr="00C30527">
        <w:rPr>
          <w:rFonts w:ascii="Times New Roman" w:hAnsi="Times New Roman" w:cs="Times New Roman"/>
          <w:sz w:val="24"/>
          <w:szCs w:val="24"/>
        </w:rPr>
        <w:t xml:space="preserve"> strictly</w:t>
      </w:r>
      <w:r w:rsidR="007B7E57" w:rsidRPr="00C30527">
        <w:rPr>
          <w:rFonts w:ascii="Times New Roman" w:hAnsi="Times New Roman" w:cs="Times New Roman"/>
          <w:sz w:val="24"/>
          <w:szCs w:val="24"/>
        </w:rPr>
        <w:t xml:space="preserve"> increasing function</w:t>
      </w:r>
      <w:r w:rsidR="00F0151B" w:rsidRPr="00C30527">
        <w:rPr>
          <w:rFonts w:ascii="Times New Roman" w:hAnsi="Times New Roman" w:cs="Times New Roman"/>
          <w:sz w:val="24"/>
          <w:szCs w:val="24"/>
        </w:rPr>
        <w:t xml:space="preserve"> in the feasible range considered</w:t>
      </w:r>
      <w:r w:rsidR="00CF24F2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B77F6" w:rsidRPr="00C30527">
        <w:rPr>
          <w:rFonts w:ascii="Times New Roman" w:hAnsi="Times New Roman" w:cs="Times New Roman"/>
          <w:sz w:val="24"/>
          <w:szCs w:val="24"/>
        </w:rPr>
        <w:t xml:space="preserve">whose maximum is reached at the upper </w:t>
      </w:r>
      <w:proofErr w:type="gramStart"/>
      <w:r w:rsidR="00BB77F6" w:rsidRPr="00C30527">
        <w:rPr>
          <w:rFonts w:ascii="Times New Roman" w:hAnsi="Times New Roman" w:cs="Times New Roman"/>
          <w:sz w:val="24"/>
          <w:szCs w:val="24"/>
        </w:rPr>
        <w:t xml:space="preserve">boundary </w:t>
      </w:r>
      <w:proofErr w:type="gramEnd"/>
      <w:r w:rsidR="00BB77F6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28AF2E6D" wp14:editId="6394DF5E">
            <wp:extent cx="231775" cy="170815"/>
            <wp:effectExtent l="0" t="0" r="0" b="635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3"/>
                    <pic:cNvPicPr>
                      <a:picLocks noChangeAspect="1" noChangeArrowheads="1"/>
                    </pic:cNvPicPr>
                  </pic:nvPicPr>
                  <pic:blipFill>
                    <a:blip r:embed="rId5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7F6" w:rsidRPr="00C30527">
        <w:rPr>
          <w:rFonts w:ascii="Times New Roman" w:hAnsi="Times New Roman" w:cs="Times New Roman"/>
          <w:sz w:val="24"/>
          <w:szCs w:val="24"/>
        </w:rPr>
        <w:t xml:space="preserve">. Therefore, </w:t>
      </w:r>
      <w:r w:rsidR="00BB77F6" w:rsidRPr="00C30527">
        <w:rPr>
          <w:rFonts w:ascii="Times New Roman" w:hAnsi="Times New Roman" w:cs="Times New Roman"/>
          <w:position w:val="-4"/>
          <w:sz w:val="24"/>
          <w:szCs w:val="24"/>
        </w:rPr>
        <w:object w:dxaOrig="320" w:dyaOrig="300" w14:anchorId="2BA152F5">
          <v:shape id="_x0000_i1221" type="#_x0000_t75" style="width:15.85pt;height:14.7pt" o:ole="">
            <v:imagedata r:id="rId523" o:title=""/>
          </v:shape>
          <o:OLEObject Type="Embed" ProgID="Equation.DSMT4" ShapeID="_x0000_i1221" DrawAspect="Content" ObjectID="_1486165426" r:id="rId544"/>
        </w:object>
      </w:r>
      <w:r w:rsidR="00BB77F6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B77F6" w:rsidRPr="00C30527">
        <w:rPr>
          <w:rFonts w:ascii="Times New Roman" w:hAnsi="Times New Roman" w:cs="Times New Roman"/>
          <w:sz w:val="24"/>
          <w:szCs w:val="24"/>
        </w:rPr>
        <w:t xml:space="preserve">= </w:t>
      </w:r>
      <w:proofErr w:type="gramEnd"/>
      <w:r w:rsidR="00BB77F6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614A0CD6" wp14:editId="70DB58F6">
            <wp:extent cx="504825" cy="191135"/>
            <wp:effectExtent l="0" t="0" r="9525" b="0"/>
            <wp:docPr id="501" name="Picture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5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77F6" w:rsidRPr="00C30527">
        <w:rPr>
          <w:rFonts w:ascii="Times New Roman" w:hAnsi="Times New Roman" w:cs="Times New Roman"/>
          <w:sz w:val="24"/>
          <w:szCs w:val="24"/>
        </w:rPr>
        <w:t>.</w:t>
      </w:r>
      <w:r w:rsidR="00D942C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66471" w:rsidRPr="00C30527">
        <w:rPr>
          <w:rFonts w:ascii="Times New Roman" w:hAnsi="Times New Roman" w:cs="Times New Roman"/>
          <w:sz w:val="24"/>
          <w:szCs w:val="24"/>
        </w:rPr>
        <w:t>In summary</w:t>
      </w:r>
      <w:proofErr w:type="gramStart"/>
      <w:r w:rsidR="00FA2C01" w:rsidRPr="00C30527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="00D942CB" w:rsidRPr="00C30527">
        <w:rPr>
          <w:rFonts w:ascii="Times New Roman" w:hAnsi="Times New Roman" w:cs="Times New Roman"/>
          <w:noProof/>
          <w:position w:val="-16"/>
          <w:sz w:val="24"/>
          <w:szCs w:val="24"/>
        </w:rPr>
        <w:drawing>
          <wp:inline distT="0" distB="0" distL="0" distR="0" wp14:anchorId="29F0D2CD" wp14:editId="16D3B8A6">
            <wp:extent cx="1146175" cy="280035"/>
            <wp:effectExtent l="0" t="0" r="0" b="5715"/>
            <wp:docPr id="505" name="Picture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2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6471" w:rsidRPr="00C30527">
        <w:rPr>
          <w:rFonts w:ascii="Times New Roman" w:hAnsi="Times New Roman" w:cs="Times New Roman"/>
          <w:sz w:val="24"/>
          <w:szCs w:val="24"/>
        </w:rPr>
        <w:t>.</w:t>
      </w:r>
    </w:p>
    <w:p w:rsidR="00C80318" w:rsidRPr="00C30527" w:rsidRDefault="001449CF" w:rsidP="00C30527">
      <w:pPr>
        <w:pStyle w:val="ListParagraph"/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Second,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when </w:t>
      </w:r>
      <w:proofErr w:type="gramEnd"/>
      <w:r w:rsidR="002522EC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535F784B" wp14:editId="1096B3BC">
            <wp:extent cx="514350" cy="171450"/>
            <wp:effectExtent l="0" t="0" r="0" b="0"/>
            <wp:docPr id="394" name="Picture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5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>,</w:t>
      </w:r>
      <w:r w:rsidR="00B21DA9" w:rsidRPr="00C30527">
        <w:rPr>
          <w:rFonts w:ascii="Times New Roman" w:hAnsi="Times New Roman" w:cs="Times New Roman"/>
          <w:sz w:val="24"/>
          <w:szCs w:val="24"/>
        </w:rPr>
        <w:t xml:space="preserve"> the feasible range becomes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A53001" w:rsidRPr="00C30527">
        <w:rPr>
          <w:rFonts w:ascii="Times New Roman" w:hAnsi="Times New Roman" w:cs="Times New Roman"/>
          <w:position w:val="-6"/>
          <w:sz w:val="24"/>
          <w:szCs w:val="24"/>
        </w:rPr>
        <w:object w:dxaOrig="1020" w:dyaOrig="279" w14:anchorId="107D4D65">
          <v:shape id="_x0000_i1222" type="#_x0000_t75" style="width:51.25pt;height:14.3pt" o:ole="">
            <v:imagedata r:id="rId547" o:title=""/>
            <o:lock v:ext="edit" aspectratio="f"/>
          </v:shape>
          <o:OLEObject Type="Embed" ProgID="Equation.DSMT4" ShapeID="_x0000_i1222" DrawAspect="Content" ObjectID="_1486165427" r:id="rId548"/>
        </w:object>
      </w:r>
      <w:r w:rsidR="00762967" w:rsidRPr="00C30527">
        <w:rPr>
          <w:rFonts w:ascii="Times New Roman" w:hAnsi="Times New Roman" w:cs="Times New Roman"/>
          <w:sz w:val="24"/>
          <w:szCs w:val="24"/>
        </w:rPr>
        <w:t xml:space="preserve"> according to </w:t>
      </w:r>
      <w:r w:rsidR="00A61CE7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A61CE7" w:rsidRPr="00C30527">
        <w:rPr>
          <w:rFonts w:ascii="Times New Roman" w:hAnsi="Times New Roman" w:cs="Times New Roman"/>
          <w:sz w:val="24"/>
          <w:szCs w:val="24"/>
        </w:rPr>
        <w:instrText xml:space="preserve"> GOTOBUTTON ZEqnNum613166  \* MERGEFORMAT </w:instrText>
      </w:r>
      <w:r w:rsidR="00A61CE7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A61CE7" w:rsidRPr="00C30527">
        <w:rPr>
          <w:rFonts w:ascii="Times New Roman" w:hAnsi="Times New Roman" w:cs="Times New Roman"/>
          <w:sz w:val="24"/>
          <w:szCs w:val="24"/>
        </w:rPr>
        <w:instrText xml:space="preserve"> REF ZEqnNum613166 \* Charformat \! \* MERGEFORMAT </w:instrText>
      </w:r>
      <w:r w:rsidR="00A61CE7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(43)</w:instrText>
      </w:r>
      <w:r w:rsidR="00A61CE7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A61CE7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263255" w:rsidRPr="00C30527">
        <w:rPr>
          <w:rFonts w:ascii="Times New Roman" w:hAnsi="Times New Roman" w:cs="Times New Roman"/>
          <w:sz w:val="24"/>
          <w:szCs w:val="24"/>
        </w:rPr>
        <w:t>.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upper bound</w:t>
      </w:r>
      <w:r w:rsidR="00932428" w:rsidRPr="00C30527">
        <w:rPr>
          <w:rFonts w:ascii="Times New Roman" w:hAnsi="Times New Roman" w:cs="Times New Roman"/>
          <w:sz w:val="24"/>
          <w:szCs w:val="24"/>
        </w:rPr>
        <w:t>ary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0079E8A6" wp14:editId="5FDEE85E">
            <wp:extent cx="228600" cy="171450"/>
            <wp:effectExtent l="0" t="0" r="0" b="0"/>
            <wp:docPr id="396" name="Picture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6"/>
                    <pic:cNvPicPr>
                      <a:picLocks noChangeAspect="1" noChangeArrowheads="1"/>
                    </pic:cNvPicPr>
                  </pic:nvPicPr>
                  <pic:blipFill>
                    <a:blip r:embed="rId5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D1628A" w:rsidRPr="00C30527">
        <w:rPr>
          <w:rFonts w:ascii="Times New Roman" w:hAnsi="Times New Roman" w:cs="Times New Roman"/>
          <w:sz w:val="24"/>
          <w:szCs w:val="24"/>
        </w:rPr>
        <w:t>must be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7B37C6" w:rsidRPr="00C30527">
        <w:rPr>
          <w:rFonts w:ascii="Times New Roman" w:hAnsi="Times New Roman" w:cs="Times New Roman"/>
          <w:sz w:val="24"/>
          <w:szCs w:val="24"/>
        </w:rPr>
        <w:t>greater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than </w:t>
      </w:r>
      <w:r w:rsidR="002522EC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0585439B" wp14:editId="647F4E00">
            <wp:extent cx="228600" cy="190500"/>
            <wp:effectExtent l="0" t="0" r="0" b="0"/>
            <wp:docPr id="397" name="Picture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5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0318" w:rsidRPr="00C30527">
        <w:rPr>
          <w:rFonts w:ascii="Times New Roman" w:hAnsi="Times New Roman" w:cs="Times New Roman"/>
          <w:sz w:val="24"/>
          <w:szCs w:val="24"/>
        </w:rPr>
        <w:t xml:space="preserve"> because</w:t>
      </w:r>
      <w:r w:rsidR="00377DC6" w:rsidRPr="00C30527">
        <w:rPr>
          <w:rFonts w:ascii="Times New Roman" w:hAnsi="Times New Roman" w:cs="Times New Roman"/>
          <w:sz w:val="24"/>
          <w:szCs w:val="24"/>
        </w:rPr>
        <w:t xml:space="preserve"> for any </w:t>
      </w:r>
      <w:r w:rsidR="00BA47D0" w:rsidRPr="00C30527">
        <w:rPr>
          <w:rFonts w:ascii="Times New Roman" w:hAnsi="Times New Roman" w:cs="Times New Roman"/>
          <w:sz w:val="24"/>
          <w:szCs w:val="24"/>
        </w:rPr>
        <w:t xml:space="preserve">positive </w:t>
      </w:r>
      <w:r w:rsidR="00ED598F" w:rsidRPr="00C30527">
        <w:rPr>
          <w:rFonts w:ascii="Times New Roman" w:hAnsi="Times New Roman" w:cs="Times New Roman"/>
          <w:sz w:val="24"/>
          <w:szCs w:val="24"/>
        </w:rPr>
        <w:t>integer</w:t>
      </w:r>
      <w:r w:rsidR="00BA47D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77DC6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r w:rsidR="00377DC6" w:rsidRPr="00C30527">
        <w:rPr>
          <w:rFonts w:ascii="Times New Roman" w:hAnsi="Times New Roman" w:cs="Times New Roman"/>
          <w:i/>
          <w:sz w:val="24"/>
          <w:szCs w:val="24"/>
        </w:rPr>
        <w:t>n</w:t>
      </w:r>
      <w:r w:rsidR="00377DC6" w:rsidRPr="00C30527">
        <w:rPr>
          <w:rFonts w:ascii="Times New Roman" w:hAnsi="Times New Roman" w:cs="Times New Roman"/>
          <w:sz w:val="24"/>
          <w:szCs w:val="24"/>
        </w:rPr>
        <w:t>,</w:t>
      </w:r>
    </w:p>
    <w:p w:rsidR="00C80318" w:rsidRPr="00C30527" w:rsidRDefault="004C0430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4C517E" w:rsidRPr="00C30527">
        <w:rPr>
          <w:position w:val="-76"/>
        </w:rPr>
        <w:object w:dxaOrig="3840" w:dyaOrig="1640" w14:anchorId="133EDF03">
          <v:shape id="_x0000_i1223" type="#_x0000_t75" style="width:191.85pt;height:82.2pt" o:ole="">
            <v:imagedata r:id="rId550" o:title=""/>
          </v:shape>
          <o:OLEObject Type="Embed" ProgID="Equation.DSMT4" ShapeID="_x0000_i1223" DrawAspect="Content" ObjectID="_1486165428" r:id="rId551"/>
        </w:objec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72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4C0430" w:rsidRPr="00C30527" w:rsidRDefault="0050409B" w:rsidP="00C30527">
      <w:pPr>
        <w:pStyle w:val="ListParagraph"/>
        <w:tabs>
          <w:tab w:val="center" w:pos="4536"/>
          <w:tab w:val="right" w:pos="9072"/>
        </w:tabs>
        <w:snapToGrid w:val="0"/>
        <w:ind w:firstLineChars="0" w:firstLine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This</w:t>
      </w:r>
      <w:r w:rsidR="001449CF" w:rsidRPr="00C30527">
        <w:rPr>
          <w:rFonts w:ascii="Times New Roman" w:hAnsi="Times New Roman" w:cs="Times New Roman"/>
          <w:sz w:val="24"/>
          <w:szCs w:val="24"/>
        </w:rPr>
        <w:t xml:space="preserve"> means that </w:t>
      </w:r>
      <w:r w:rsidR="002522EC" w:rsidRPr="00C30527">
        <w:rPr>
          <w:noProof/>
          <w:position w:val="-4"/>
          <w:sz w:val="24"/>
          <w:szCs w:val="24"/>
        </w:rPr>
        <w:drawing>
          <wp:inline distT="0" distB="0" distL="0" distR="0" wp14:anchorId="02E034CA" wp14:editId="6E55D43D">
            <wp:extent cx="228600" cy="190500"/>
            <wp:effectExtent l="0" t="0" r="0" b="0"/>
            <wp:docPr id="399" name="Picture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/>
                    <pic:cNvPicPr>
                      <a:picLocks noChangeAspect="1" noChangeArrowheads="1"/>
                    </pic:cNvPicPr>
                  </pic:nvPicPr>
                  <pic:blipFill>
                    <a:blip r:embed="rId5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9CF" w:rsidRPr="00C30527">
        <w:rPr>
          <w:rFonts w:ascii="Times New Roman" w:hAnsi="Times New Roman" w:cs="Times New Roman"/>
          <w:sz w:val="24"/>
          <w:szCs w:val="24"/>
        </w:rPr>
        <w:t xml:space="preserve"> must exist within the </w:t>
      </w:r>
      <w:r w:rsidR="00FA2C01" w:rsidRPr="00C30527">
        <w:rPr>
          <w:rFonts w:ascii="Times New Roman" w:hAnsi="Times New Roman" w:cs="Times New Roman"/>
          <w:sz w:val="24"/>
          <w:szCs w:val="24"/>
        </w:rPr>
        <w:t xml:space="preserve">feasible </w:t>
      </w:r>
      <w:r w:rsidR="001449CF" w:rsidRPr="00C30527">
        <w:rPr>
          <w:rFonts w:ascii="Times New Roman" w:hAnsi="Times New Roman" w:cs="Times New Roman"/>
          <w:sz w:val="24"/>
          <w:szCs w:val="24"/>
        </w:rPr>
        <w:t xml:space="preserve">range </w:t>
      </w:r>
      <w:proofErr w:type="gramStart"/>
      <w:r w:rsidR="001449CF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="002522EC" w:rsidRPr="00C30527">
        <w:rPr>
          <w:noProof/>
          <w:position w:val="-4"/>
          <w:sz w:val="24"/>
          <w:szCs w:val="24"/>
        </w:rPr>
        <w:drawing>
          <wp:inline distT="0" distB="0" distL="0" distR="0" wp14:anchorId="6DBC2477" wp14:editId="65CFE72F">
            <wp:extent cx="171450" cy="152400"/>
            <wp:effectExtent l="0" t="0" r="0" b="0"/>
            <wp:docPr id="400" name="Picture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5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49CF" w:rsidRPr="00C30527">
        <w:rPr>
          <w:rFonts w:ascii="Times New Roman" w:hAnsi="Times New Roman" w:cs="Times New Roman"/>
          <w:sz w:val="24"/>
          <w:szCs w:val="24"/>
        </w:rPr>
        <w:t>. Thus</w:t>
      </w:r>
      <w:proofErr w:type="gramStart"/>
      <w:r w:rsidR="001449CF" w:rsidRPr="00C30527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="002522EC" w:rsidRPr="00C30527">
        <w:rPr>
          <w:noProof/>
          <w:position w:val="-4"/>
          <w:sz w:val="24"/>
          <w:szCs w:val="24"/>
        </w:rPr>
        <w:drawing>
          <wp:inline distT="0" distB="0" distL="0" distR="0" wp14:anchorId="73E4DCF3" wp14:editId="2DFD3F2E">
            <wp:extent cx="533400" cy="190500"/>
            <wp:effectExtent l="0" t="0" r="0" b="0"/>
            <wp:docPr id="401" name="Picture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1"/>
                    <pic:cNvPicPr>
                      <a:picLocks noChangeAspect="1" noChangeArrowheads="1"/>
                    </pic:cNvPicPr>
                  </pic:nvPicPr>
                  <pic:blipFill>
                    <a:blip r:embed="rId5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2CB" w:rsidRPr="00C30527">
        <w:rPr>
          <w:position w:val="-4"/>
          <w:sz w:val="24"/>
          <w:szCs w:val="24"/>
        </w:rPr>
        <w:object w:dxaOrig="999" w:dyaOrig="260" w14:anchorId="591BBC73">
          <v:shape id="_x0000_i1224" type="#_x0000_t75" style="width:48.25pt;height:12.45pt" o:ole="">
            <v:imagedata r:id="rId555" o:title=""/>
          </v:shape>
          <o:OLEObject Type="Embed" ProgID="Equation.DSMT4" ShapeID="_x0000_i1224" DrawAspect="Content" ObjectID="_1486165429" r:id="rId556"/>
        </w:object>
      </w:r>
      <w:r w:rsidR="001449CF" w:rsidRPr="00C30527">
        <w:rPr>
          <w:sz w:val="24"/>
          <w:szCs w:val="24"/>
        </w:rPr>
        <w:t>.</w:t>
      </w:r>
      <w:r w:rsidR="001449CF" w:rsidRPr="00C305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449CF" w:rsidRPr="00C30527" w:rsidRDefault="003607BC" w:rsidP="00C30527">
      <w:pPr>
        <w:pStyle w:val="ListParagraph"/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Summarizing two cases</w:t>
      </w:r>
      <w:proofErr w:type="gramStart"/>
      <w:r w:rsidR="0073182C" w:rsidRPr="00C30527">
        <w:rPr>
          <w:rFonts w:ascii="Times New Roman" w:hAnsi="Times New Roman" w:cs="Times New Roman"/>
          <w:sz w:val="24"/>
          <w:szCs w:val="24"/>
        </w:rPr>
        <w:t>,</w:t>
      </w:r>
      <w:r w:rsidR="004C0430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2522EC" w:rsidRPr="00C30527">
        <w:rPr>
          <w:rFonts w:ascii="Times New Roman" w:hAnsi="Times New Roman" w:cs="Times New Roman"/>
          <w:noProof/>
          <w:position w:val="-16"/>
          <w:sz w:val="24"/>
          <w:szCs w:val="24"/>
        </w:rPr>
        <w:drawing>
          <wp:inline distT="0" distB="0" distL="0" distR="0" wp14:anchorId="676D8693" wp14:editId="6FD09E73">
            <wp:extent cx="1143000" cy="276225"/>
            <wp:effectExtent l="0" t="0" r="0" b="9525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5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5C7D" w:rsidRPr="00C30527">
        <w:rPr>
          <w:rFonts w:ascii="Times New Roman" w:hAnsi="Times New Roman" w:cs="Times New Roman"/>
          <w:sz w:val="24"/>
          <w:szCs w:val="24"/>
        </w:rPr>
        <w:t xml:space="preserve">, which is identical to </w:t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70067" w:rsidRPr="00C30527">
        <w:rPr>
          <w:rFonts w:ascii="Times New Roman" w:hAnsi="Times New Roman" w:cs="Times New Roman"/>
          <w:sz w:val="24"/>
          <w:szCs w:val="24"/>
        </w:rPr>
        <w:instrText xml:space="preserve"> GOTOBUTTON ZEqnNum637387  \* MERGEFORMAT </w:instrText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70067" w:rsidRPr="00C30527">
        <w:rPr>
          <w:rFonts w:ascii="Times New Roman" w:hAnsi="Times New Roman" w:cs="Times New Roman"/>
          <w:sz w:val="24"/>
          <w:szCs w:val="24"/>
        </w:rPr>
        <w:instrText xml:space="preserve"> REF ZEqnNum637387 \* Charformat \! \* MERGEFORMAT </w:instrText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(66)</w:instrText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4C0430" w:rsidRPr="00C3052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2226D0" w:rsidRPr="00C30527" w:rsidRDefault="008F797B" w:rsidP="00C30527">
      <w:pPr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Substituti</w:t>
      </w:r>
      <w:r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ng </w:t>
      </w:r>
      <w:r w:rsidR="00E7006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E7006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GOTOBUTTON ZEqnNum637387  \* MERGEFORMAT </w:instrText>
      </w:r>
      <w:r w:rsidR="00E7006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E7006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ZEqnNum637387 \* Charformat \! \* MERGEFORMAT </w:instrText>
      </w:r>
      <w:r w:rsidR="00E7006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instrText>(66)</w:instrText>
      </w:r>
      <w:r w:rsidR="00E7006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E7006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5819E4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E7006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E7006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GOTOBUTTON ZEqnNum882264  \* MERGEFORMAT </w:instrText>
      </w:r>
      <w:r w:rsidR="00E7006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E7006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ZEqnNum882264 \* Charformat \! \* MERGEFORMAT </w:instrText>
      </w:r>
      <w:r w:rsidR="00E7006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instrText>(68)</w:instrText>
      </w:r>
      <w:r w:rsidR="00E7006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E7006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0A7EA4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r w:rsidR="0020154E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0154E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GOTOBUTTON ZEqnNum951837  \* MERGEFORMAT </w:instrText>
      </w:r>
      <w:r w:rsidR="0020154E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20154E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REF ZEqnNum951837 \* Charformat \! \* MERGEFORMAT </w:instrText>
      </w:r>
      <w:r w:rsidR="0020154E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instrText>(63)</w:instrText>
      </w:r>
      <w:r w:rsidR="0020154E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20154E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the right side </w:t>
      </w:r>
      <w:r w:rsidRPr="00C30527">
        <w:rPr>
          <w:rFonts w:ascii="Times New Roman" w:hAnsi="Times New Roman" w:cs="Times New Roman"/>
          <w:sz w:val="24"/>
          <w:szCs w:val="24"/>
        </w:rPr>
        <w:t xml:space="preserve">of the inequality in </w:t>
      </w:r>
      <w:r w:rsidR="000A7EA4" w:rsidRPr="00C30527">
        <w:rPr>
          <w:rFonts w:ascii="Times New Roman" w:hAnsi="Times New Roman" w:cs="Times New Roman"/>
          <w:sz w:val="24"/>
          <w:szCs w:val="24"/>
        </w:rPr>
        <w:t>T</w:t>
      </w:r>
      <w:r w:rsidRPr="00C30527">
        <w:rPr>
          <w:rFonts w:ascii="Times New Roman" w:hAnsi="Times New Roman" w:cs="Times New Roman"/>
          <w:sz w:val="24"/>
          <w:szCs w:val="24"/>
        </w:rPr>
        <w:t xml:space="preserve">heorem 1, we can obtain </w:t>
      </w:r>
      <w:r w:rsidR="00115FCD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15B94F1" wp14:editId="216DC26F">
            <wp:extent cx="276225" cy="247650"/>
            <wp:effectExtent l="0" t="0" r="9525" b="0"/>
            <wp:docPr id="404" name="Picture 4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/>
                    <pic:cNvPicPr>
                      <a:picLocks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69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A7EA4" w:rsidRPr="00C30527">
        <w:rPr>
          <w:rFonts w:ascii="Times New Roman" w:hAnsi="Times New Roman" w:cs="Times New Roman"/>
          <w:sz w:val="24"/>
          <w:szCs w:val="24"/>
        </w:rPr>
        <w:t xml:space="preserve">as shown in </w:t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70067" w:rsidRPr="00C30527">
        <w:rPr>
          <w:rFonts w:ascii="Times New Roman" w:hAnsi="Times New Roman" w:cs="Times New Roman"/>
          <w:sz w:val="24"/>
          <w:szCs w:val="24"/>
        </w:rPr>
        <w:instrText xml:space="preserve"> GOTOBUTTON ZEqnNum115840  \* MERGEFORMAT </w:instrText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70067" w:rsidRPr="00C30527">
        <w:rPr>
          <w:rFonts w:ascii="Times New Roman" w:hAnsi="Times New Roman" w:cs="Times New Roman"/>
          <w:sz w:val="24"/>
          <w:szCs w:val="24"/>
        </w:rPr>
        <w:instrText xml:space="preserve"> REF ZEqnNum115840 \* Charformat \! \* MERGEFORMAT </w:instrText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(69)</w:instrText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A7EA4" w:rsidRPr="00C30527">
        <w:rPr>
          <w:rFonts w:ascii="Times New Roman" w:hAnsi="Times New Roman" w:cs="Times New Roman"/>
          <w:sz w:val="24"/>
          <w:szCs w:val="24"/>
        </w:rPr>
        <w:t>. This completes the proof.</w:t>
      </w:r>
      <w:r w:rsidR="000A7EA4"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 ■</w:t>
      </w:r>
    </w:p>
    <w:p w:rsidR="009270B7" w:rsidRPr="00C30527" w:rsidRDefault="009270B7" w:rsidP="00C30527">
      <w:pPr>
        <w:tabs>
          <w:tab w:val="center" w:pos="4536"/>
          <w:tab w:val="left" w:pos="6035"/>
        </w:tabs>
        <w:rPr>
          <w:rFonts w:ascii="Times New Roman" w:hAnsi="Times New Roman" w:cs="Times New Roman"/>
          <w:b/>
          <w:sz w:val="24"/>
          <w:szCs w:val="24"/>
        </w:rPr>
      </w:pPr>
    </w:p>
    <w:p w:rsidR="00AD22E3" w:rsidRPr="00C30527" w:rsidRDefault="00776878" w:rsidP="00C30527">
      <w:pPr>
        <w:tabs>
          <w:tab w:val="center" w:pos="4536"/>
          <w:tab w:val="left" w:pos="6035"/>
        </w:tabs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Example 5.</w:t>
      </w:r>
      <w:proofErr w:type="gramEnd"/>
      <w:r w:rsidRPr="00C30527">
        <w:rPr>
          <w:rFonts w:ascii="Times New Roman" w:hAnsi="Times New Roman" w:cs="Times New Roman"/>
          <w:b/>
          <w:sz w:val="24"/>
          <w:szCs w:val="24"/>
        </w:rPr>
        <w:t xml:space="preserve"> Minimum upper bound of the </w:t>
      </w:r>
      <w:proofErr w:type="spellStart"/>
      <w:r w:rsidRPr="00C30527">
        <w:rPr>
          <w:rFonts w:ascii="Times New Roman" w:hAnsi="Times New Roman" w:cs="Times New Roman"/>
          <w:b/>
          <w:sz w:val="24"/>
          <w:szCs w:val="24"/>
        </w:rPr>
        <w:t>PoA</w:t>
      </w:r>
      <w:proofErr w:type="spellEnd"/>
      <w:r w:rsidR="0025219A" w:rsidRPr="00C30527">
        <w:rPr>
          <w:rFonts w:ascii="Times New Roman" w:hAnsi="Times New Roman" w:cs="Times New Roman"/>
          <w:b/>
          <w:sz w:val="24"/>
          <w:szCs w:val="24"/>
        </w:rPr>
        <w:tab/>
      </w:r>
    </w:p>
    <w:p w:rsidR="00776878" w:rsidRPr="00C30527" w:rsidRDefault="00D3214C" w:rsidP="00C30527">
      <w:pPr>
        <w:tabs>
          <w:tab w:val="center" w:pos="4536"/>
          <w:tab w:val="right" w:pos="9072"/>
        </w:tabs>
        <w:snapToGrid w:val="0"/>
        <w:ind w:firstLine="360"/>
        <w:rPr>
          <w:rFonts w:ascii="Times New Roman" w:hAnsi="Times New Roman" w:cs="Times New Roman"/>
          <w:b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Using the results in Theorem 2</w:t>
      </w:r>
      <w:r w:rsidR="00D42730" w:rsidRPr="00C30527">
        <w:rPr>
          <w:rFonts w:ascii="Times New Roman" w:hAnsi="Times New Roman" w:cs="Times New Roman"/>
          <w:sz w:val="24"/>
          <w:szCs w:val="24"/>
        </w:rPr>
        <w:t>, we can</w:t>
      </w:r>
      <w:r w:rsidR="00776878"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42730" w:rsidRPr="00C30527">
        <w:rPr>
          <w:rFonts w:ascii="Times New Roman" w:hAnsi="Times New Roman" w:cs="Times New Roman"/>
          <w:sz w:val="24"/>
          <w:szCs w:val="24"/>
        </w:rPr>
        <w:t>d</w:t>
      </w:r>
      <w:r w:rsidR="00776878" w:rsidRPr="00C30527">
        <w:rPr>
          <w:rFonts w:ascii="Times New Roman" w:hAnsi="Times New Roman" w:cs="Times New Roman"/>
          <w:sz w:val="24"/>
          <w:szCs w:val="24"/>
        </w:rPr>
        <w:t xml:space="preserve">etermine </w:t>
      </w:r>
      <w:r w:rsidR="00133818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0AC8F0D9" wp14:editId="59CC641C">
            <wp:extent cx="280035" cy="245745"/>
            <wp:effectExtent l="0" t="0" r="5715" b="1905"/>
            <wp:docPr id="511" name="Picture 5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9"/>
                    <pic:cNvPicPr>
                      <a:picLocks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381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A5F94" w:rsidRPr="00C30527">
        <w:rPr>
          <w:rFonts w:ascii="Times New Roman" w:hAnsi="Times New Roman" w:cs="Times New Roman"/>
          <w:sz w:val="24"/>
          <w:szCs w:val="24"/>
        </w:rPr>
        <w:t>for the instance described</w:t>
      </w:r>
      <w:r w:rsidR="00776878" w:rsidRPr="00C30527">
        <w:rPr>
          <w:rFonts w:ascii="Times New Roman" w:hAnsi="Times New Roman" w:cs="Times New Roman"/>
          <w:sz w:val="24"/>
          <w:szCs w:val="24"/>
        </w:rPr>
        <w:t xml:space="preserve"> in Examples 1-4.</w:t>
      </w:r>
    </w:p>
    <w:p w:rsidR="00C7730F" w:rsidRPr="00C30527" w:rsidRDefault="0072365A" w:rsidP="00C30527">
      <w:pPr>
        <w:ind w:firstLine="36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 xml:space="preserve">According to the link performance functions in </w:t>
      </w:r>
      <w:r w:rsidR="00391CC6" w:rsidRPr="00C30527">
        <w:rPr>
          <w:rFonts w:ascii="Times New Roman" w:hAnsi="Times New Roman"/>
          <w:sz w:val="24"/>
          <w:szCs w:val="24"/>
        </w:rPr>
        <w:t>T</w:t>
      </w:r>
      <w:r w:rsidRPr="00C30527">
        <w:rPr>
          <w:rFonts w:ascii="Times New Roman" w:hAnsi="Times New Roman"/>
          <w:sz w:val="24"/>
          <w:szCs w:val="24"/>
        </w:rPr>
        <w:t>able 2</w:t>
      </w:r>
      <w:proofErr w:type="gramStart"/>
      <w:r w:rsidRPr="00C30527">
        <w:rPr>
          <w:rFonts w:ascii="Times New Roman" w:hAnsi="Times New Roman"/>
          <w:sz w:val="24"/>
          <w:szCs w:val="24"/>
        </w:rPr>
        <w:t xml:space="preserve">, </w:t>
      </w:r>
      <w:proofErr w:type="gramEnd"/>
      <w:r w:rsidRPr="00C30527">
        <w:rPr>
          <w:rFonts w:ascii="Times New Roman" w:hAnsi="Times New Roman"/>
          <w:position w:val="-6"/>
          <w:sz w:val="24"/>
          <w:szCs w:val="24"/>
        </w:rPr>
        <w:object w:dxaOrig="520" w:dyaOrig="279" w14:anchorId="2C002D6F">
          <v:shape id="_x0000_i1225" type="#_x0000_t75" style="width:27.15pt;height:14.7pt" o:ole="">
            <v:imagedata r:id="rId557" o:title=""/>
          </v:shape>
          <o:OLEObject Type="Embed" ProgID="Equation.DSMT4" ShapeID="_x0000_i1225" DrawAspect="Content" ObjectID="_1486165430" r:id="rId558"/>
        </w:object>
      </w:r>
      <w:r w:rsidRPr="00C30527">
        <w:rPr>
          <w:rFonts w:ascii="Times New Roman" w:hAnsi="Times New Roman"/>
          <w:sz w:val="24"/>
          <w:szCs w:val="24"/>
        </w:rPr>
        <w:t>.</w:t>
      </w:r>
      <w:r w:rsidR="00917666" w:rsidRPr="00C30527">
        <w:rPr>
          <w:rFonts w:ascii="Times New Roman" w:hAnsi="Times New Roman"/>
          <w:sz w:val="24"/>
          <w:szCs w:val="24"/>
        </w:rPr>
        <w:t xml:space="preserve"> By </w:t>
      </w:r>
      <w:r w:rsidR="00B60962" w:rsidRPr="00C30527">
        <w:rPr>
          <w:rFonts w:ascii="Times New Roman" w:hAnsi="Times New Roman"/>
          <w:sz w:val="24"/>
          <w:szCs w:val="24"/>
        </w:rPr>
        <w:t xml:space="preserve">the </w:t>
      </w:r>
      <w:r w:rsidR="00917666" w:rsidRPr="00C30527">
        <w:rPr>
          <w:rFonts w:ascii="Times New Roman" w:hAnsi="Times New Roman"/>
          <w:sz w:val="24"/>
          <w:szCs w:val="24"/>
        </w:rPr>
        <w:t>definition</w:t>
      </w:r>
      <w:r w:rsidR="00B60962" w:rsidRPr="00C30527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="00B60962" w:rsidRPr="00C30527">
        <w:rPr>
          <w:rFonts w:ascii="Times New Roman" w:hAnsi="Times New Roman"/>
          <w:sz w:val="24"/>
          <w:szCs w:val="24"/>
        </w:rPr>
        <w:t xml:space="preserve">of </w:t>
      </w:r>
      <w:proofErr w:type="gramEnd"/>
      <w:r w:rsidR="00947AA1" w:rsidRPr="00C30527">
        <w:rPr>
          <w:rFonts w:ascii="Times New Roman" w:hAnsi="Times New Roman"/>
          <w:sz w:val="24"/>
          <w:szCs w:val="24"/>
        </w:rPr>
        <w:fldChar w:fldCharType="begin"/>
      </w:r>
      <w:r w:rsidR="00947AA1" w:rsidRPr="00C30527">
        <w:rPr>
          <w:rFonts w:ascii="Times New Roman" w:hAnsi="Times New Roman"/>
          <w:sz w:val="24"/>
          <w:szCs w:val="24"/>
        </w:rPr>
        <w:instrText xml:space="preserve"> GOTOBUTTON ZEqnNum951837  \* MERGEFORMAT </w:instrText>
      </w:r>
      <w:r w:rsidR="00947AA1" w:rsidRPr="00C30527">
        <w:rPr>
          <w:rFonts w:ascii="Times New Roman" w:hAnsi="Times New Roman"/>
          <w:sz w:val="24"/>
          <w:szCs w:val="24"/>
        </w:rPr>
        <w:fldChar w:fldCharType="begin"/>
      </w:r>
      <w:r w:rsidR="00947AA1" w:rsidRPr="00C30527">
        <w:rPr>
          <w:rFonts w:ascii="Times New Roman" w:hAnsi="Times New Roman"/>
          <w:sz w:val="24"/>
          <w:szCs w:val="24"/>
        </w:rPr>
        <w:instrText xml:space="preserve"> REF ZEqnNum951837 \* Charformat \! \* MERGEFORMAT </w:instrText>
      </w:r>
      <w:r w:rsidR="00947AA1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(63)</w:instrText>
      </w:r>
      <w:r w:rsidR="00947AA1" w:rsidRPr="00C30527">
        <w:rPr>
          <w:rFonts w:ascii="Times New Roman" w:hAnsi="Times New Roman"/>
          <w:sz w:val="24"/>
          <w:szCs w:val="24"/>
        </w:rPr>
        <w:fldChar w:fldCharType="end"/>
      </w:r>
      <w:r w:rsidR="00947AA1" w:rsidRPr="00C30527">
        <w:rPr>
          <w:rFonts w:ascii="Times New Roman" w:hAnsi="Times New Roman"/>
          <w:sz w:val="24"/>
          <w:szCs w:val="24"/>
        </w:rPr>
        <w:fldChar w:fldCharType="end"/>
      </w:r>
      <w:r w:rsidR="00917666" w:rsidRPr="00C30527">
        <w:rPr>
          <w:rFonts w:ascii="Times New Roman" w:hAnsi="Times New Roman"/>
          <w:sz w:val="24"/>
          <w:szCs w:val="24"/>
        </w:rPr>
        <w:t xml:space="preserve">, </w:t>
      </w:r>
      <w:r w:rsidR="00E70067" w:rsidRPr="00C30527">
        <w:rPr>
          <w:rFonts w:ascii="Times New Roman" w:hAnsi="Times New Roman"/>
          <w:position w:val="-14"/>
          <w:sz w:val="24"/>
          <w:szCs w:val="24"/>
        </w:rPr>
        <w:object w:dxaOrig="3240" w:dyaOrig="400" w14:anchorId="1DDBC1FC">
          <v:shape id="_x0000_i1226" type="#_x0000_t75" style="width:161.35pt;height:20.35pt" o:ole="">
            <v:imagedata r:id="rId559" o:title=""/>
            <o:lock v:ext="edit" aspectratio="f"/>
          </v:shape>
          <o:OLEObject Type="Embed" ProgID="Equation.DSMT4" ShapeID="_x0000_i1226" DrawAspect="Content" ObjectID="_1486165431" r:id="rId560"/>
        </w:object>
      </w:r>
      <w:r w:rsidR="00637F53" w:rsidRPr="00C30527">
        <w:rPr>
          <w:rFonts w:ascii="Times New Roman" w:hAnsi="Times New Roman"/>
          <w:sz w:val="24"/>
          <w:szCs w:val="24"/>
        </w:rPr>
        <w:t>.</w:t>
      </w:r>
    </w:p>
    <w:p w:rsidR="00C7730F" w:rsidRPr="00C30527" w:rsidRDefault="00D3214C" w:rsidP="00C30527">
      <w:pPr>
        <w:ind w:firstLine="36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 xml:space="preserve">Based on </w:t>
      </w:r>
      <w:r w:rsidR="00947AA1" w:rsidRPr="00C30527">
        <w:rPr>
          <w:rFonts w:ascii="Times New Roman" w:hAnsi="Times New Roman"/>
          <w:sz w:val="24"/>
          <w:szCs w:val="24"/>
        </w:rPr>
        <w:fldChar w:fldCharType="begin"/>
      </w:r>
      <w:r w:rsidR="00947AA1" w:rsidRPr="00C30527">
        <w:rPr>
          <w:rFonts w:ascii="Times New Roman" w:hAnsi="Times New Roman"/>
          <w:sz w:val="24"/>
          <w:szCs w:val="24"/>
        </w:rPr>
        <w:instrText xml:space="preserve"> GOTOBUTTON ZEqnNum290046  \* MERGEFORMAT </w:instrText>
      </w:r>
      <w:r w:rsidR="00947AA1" w:rsidRPr="00C30527">
        <w:rPr>
          <w:rFonts w:ascii="Times New Roman" w:hAnsi="Times New Roman"/>
          <w:sz w:val="24"/>
          <w:szCs w:val="24"/>
        </w:rPr>
        <w:fldChar w:fldCharType="begin"/>
      </w:r>
      <w:r w:rsidR="00947AA1" w:rsidRPr="00C30527">
        <w:rPr>
          <w:rFonts w:ascii="Times New Roman" w:hAnsi="Times New Roman"/>
          <w:sz w:val="24"/>
          <w:szCs w:val="24"/>
        </w:rPr>
        <w:instrText xml:space="preserve"> REF ZEqnNum290046 \* Charformat \! \* MERGEFORMAT </w:instrText>
      </w:r>
      <w:r w:rsidR="00947AA1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(67)</w:instrText>
      </w:r>
      <w:r w:rsidR="00947AA1" w:rsidRPr="00C30527">
        <w:rPr>
          <w:rFonts w:ascii="Times New Roman" w:hAnsi="Times New Roman"/>
          <w:sz w:val="24"/>
          <w:szCs w:val="24"/>
        </w:rPr>
        <w:fldChar w:fldCharType="end"/>
      </w:r>
      <w:r w:rsidR="00947AA1" w:rsidRPr="00C30527">
        <w:rPr>
          <w:rFonts w:ascii="Times New Roman" w:hAnsi="Times New Roman"/>
          <w:sz w:val="24"/>
          <w:szCs w:val="24"/>
        </w:rPr>
        <w:fldChar w:fldCharType="end"/>
      </w:r>
      <w:r w:rsidRPr="00C30527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/>
          <w:sz w:val="24"/>
          <w:szCs w:val="24"/>
        </w:rPr>
        <w:t xml:space="preserve">and </w:t>
      </w:r>
      <w:proofErr w:type="gramEnd"/>
      <w:r w:rsidR="00947AA1" w:rsidRPr="00C30527">
        <w:rPr>
          <w:rFonts w:ascii="Times New Roman" w:hAnsi="Times New Roman"/>
          <w:sz w:val="24"/>
          <w:szCs w:val="24"/>
        </w:rPr>
        <w:fldChar w:fldCharType="begin"/>
      </w:r>
      <w:r w:rsidR="00947AA1" w:rsidRPr="00C30527">
        <w:rPr>
          <w:rFonts w:ascii="Times New Roman" w:hAnsi="Times New Roman"/>
          <w:sz w:val="24"/>
          <w:szCs w:val="24"/>
        </w:rPr>
        <w:instrText xml:space="preserve"> GOTOBUTTON ZEqnNum882264  \* MERGEFORMAT </w:instrText>
      </w:r>
      <w:r w:rsidR="00947AA1" w:rsidRPr="00C30527">
        <w:rPr>
          <w:rFonts w:ascii="Times New Roman" w:hAnsi="Times New Roman"/>
          <w:sz w:val="24"/>
          <w:szCs w:val="24"/>
        </w:rPr>
        <w:fldChar w:fldCharType="begin"/>
      </w:r>
      <w:r w:rsidR="00947AA1" w:rsidRPr="00C30527">
        <w:rPr>
          <w:rFonts w:ascii="Times New Roman" w:hAnsi="Times New Roman"/>
          <w:sz w:val="24"/>
          <w:szCs w:val="24"/>
        </w:rPr>
        <w:instrText xml:space="preserve"> REF ZEqnNum882264 \* Charformat \! \* MERGEFORMAT </w:instrText>
      </w:r>
      <w:r w:rsidR="00947AA1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(68)</w:instrText>
      </w:r>
      <w:r w:rsidR="00947AA1" w:rsidRPr="00C30527">
        <w:rPr>
          <w:rFonts w:ascii="Times New Roman" w:hAnsi="Times New Roman"/>
          <w:sz w:val="24"/>
          <w:szCs w:val="24"/>
        </w:rPr>
        <w:fldChar w:fldCharType="end"/>
      </w:r>
      <w:r w:rsidR="00947AA1" w:rsidRPr="00C30527">
        <w:rPr>
          <w:rFonts w:ascii="Times New Roman" w:hAnsi="Times New Roman"/>
          <w:sz w:val="24"/>
          <w:szCs w:val="24"/>
        </w:rPr>
        <w:fldChar w:fldCharType="end"/>
      </w:r>
      <w:r w:rsidR="00C7730F" w:rsidRPr="00C30527">
        <w:rPr>
          <w:rFonts w:ascii="Times New Roman" w:hAnsi="Times New Roman"/>
          <w:sz w:val="24"/>
          <w:szCs w:val="24"/>
        </w:rPr>
        <w:t xml:space="preserve">, </w:t>
      </w:r>
      <w:r w:rsidR="00C7730F" w:rsidRPr="00C30527">
        <w:rPr>
          <w:rFonts w:ascii="Times New Roman" w:hAnsi="Times New Roman"/>
          <w:position w:val="-14"/>
          <w:sz w:val="24"/>
          <w:szCs w:val="24"/>
        </w:rPr>
        <w:object w:dxaOrig="3500" w:dyaOrig="440" w14:anchorId="12AD9F0A">
          <v:shape id="_x0000_i1227" type="#_x0000_t75" style="width:175.3pt;height:23.75pt" o:ole="">
            <v:imagedata r:id="rId561" o:title=""/>
          </v:shape>
          <o:OLEObject Type="Embed" ProgID="Equation.DSMT4" ShapeID="_x0000_i1227" DrawAspect="Content" ObjectID="_1486165432" r:id="rId562"/>
        </w:object>
      </w:r>
      <w:r w:rsidR="00F555C0" w:rsidRPr="00C30527">
        <w:rPr>
          <w:rFonts w:ascii="Times New Roman" w:hAnsi="Times New Roman"/>
          <w:sz w:val="24"/>
          <w:szCs w:val="24"/>
        </w:rPr>
        <w:t xml:space="preserve"> </w:t>
      </w:r>
      <w:r w:rsidR="000D3B50" w:rsidRPr="00C30527">
        <w:rPr>
          <w:rFonts w:ascii="Times New Roman" w:hAnsi="Times New Roman"/>
          <w:sz w:val="24"/>
          <w:szCs w:val="24"/>
        </w:rPr>
        <w:t xml:space="preserve">and </w:t>
      </w:r>
      <w:r w:rsidR="00C7730F" w:rsidRPr="00C30527">
        <w:rPr>
          <w:rFonts w:ascii="Times New Roman" w:hAnsi="Times New Roman"/>
          <w:position w:val="-14"/>
          <w:sz w:val="24"/>
          <w:szCs w:val="24"/>
        </w:rPr>
        <w:object w:dxaOrig="2620" w:dyaOrig="440" w14:anchorId="29BB08D8">
          <v:shape id="_x0000_i1228" type="#_x0000_t75" style="width:131.55pt;height:23.75pt" o:ole="">
            <v:imagedata r:id="rId563" o:title=""/>
          </v:shape>
          <o:OLEObject Type="Embed" ProgID="Equation.DSMT4" ShapeID="_x0000_i1228" DrawAspect="Content" ObjectID="_1486165433" r:id="rId564"/>
        </w:object>
      </w:r>
      <w:r w:rsidR="000D3B50" w:rsidRPr="00C30527">
        <w:rPr>
          <w:rFonts w:ascii="Times New Roman" w:hAnsi="Times New Roman"/>
          <w:sz w:val="24"/>
          <w:szCs w:val="24"/>
        </w:rPr>
        <w:t>. Thus</w:t>
      </w:r>
      <w:proofErr w:type="gramStart"/>
      <w:r w:rsidR="000D3B50" w:rsidRPr="00C30527">
        <w:rPr>
          <w:rFonts w:ascii="Times New Roman" w:hAnsi="Times New Roman"/>
          <w:sz w:val="24"/>
          <w:szCs w:val="24"/>
        </w:rPr>
        <w:t>,</w:t>
      </w:r>
      <w:r w:rsidR="00C7730F" w:rsidRPr="00C30527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="00C7730F" w:rsidRPr="00C30527">
        <w:rPr>
          <w:rFonts w:ascii="Times New Roman" w:hAnsi="Times New Roman"/>
          <w:position w:val="-4"/>
          <w:sz w:val="24"/>
          <w:szCs w:val="24"/>
        </w:rPr>
        <w:object w:dxaOrig="840" w:dyaOrig="300" w14:anchorId="074F0184">
          <v:shape id="_x0000_i1229" type="#_x0000_t75" style="width:41.45pt;height:14.7pt" o:ole="">
            <v:imagedata r:id="rId565" o:title=""/>
          </v:shape>
          <o:OLEObject Type="Embed" ProgID="Equation.DSMT4" ShapeID="_x0000_i1229" DrawAspect="Content" ObjectID="_1486165434" r:id="rId566"/>
        </w:object>
      </w:r>
      <w:r w:rsidR="00C7730F" w:rsidRPr="00C30527">
        <w:rPr>
          <w:rFonts w:ascii="Times New Roman" w:hAnsi="Times New Roman"/>
          <w:sz w:val="24"/>
          <w:szCs w:val="24"/>
        </w:rPr>
        <w:t>.</w:t>
      </w:r>
      <w:r w:rsidR="00F555C0" w:rsidRPr="00C30527">
        <w:rPr>
          <w:rFonts w:ascii="Times New Roman" w:hAnsi="Times New Roman"/>
          <w:sz w:val="24"/>
          <w:szCs w:val="24"/>
        </w:rPr>
        <w:t xml:space="preserve"> As a result,</w:t>
      </w:r>
    </w:p>
    <w:p w:rsidR="0073136F" w:rsidRPr="00C30527" w:rsidRDefault="00F555C0" w:rsidP="00C30527">
      <w:pPr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 w:cs="Times New Roman"/>
          <w:position w:val="-44"/>
          <w:sz w:val="24"/>
          <w:szCs w:val="24"/>
        </w:rPr>
        <w:object w:dxaOrig="5280" w:dyaOrig="1040" w14:anchorId="7CF9DD85">
          <v:shape id="_x0000_i1230" type="#_x0000_t75" style="width:264.25pt;height:54.65pt" o:ole="">
            <v:imagedata r:id="rId567" o:title=""/>
          </v:shape>
          <o:OLEObject Type="Embed" ProgID="Equation.DSMT4" ShapeID="_x0000_i1230" DrawAspect="Content" ObjectID="_1486165435" r:id="rId568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see </w:t>
      </w:r>
      <w:proofErr w:type="gramEnd"/>
      <w:r w:rsidR="00E70067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70067" w:rsidRPr="00C30527">
        <w:rPr>
          <w:rFonts w:ascii="Times New Roman" w:hAnsi="Times New Roman" w:cs="Times New Roman"/>
          <w:sz w:val="24"/>
          <w:szCs w:val="24"/>
        </w:rPr>
        <w:instrText xml:space="preserve"> GOTOBUTTON ZEqnNum115840  \* MERGEFORMAT </w:instrText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70067" w:rsidRPr="00C30527">
        <w:rPr>
          <w:rFonts w:ascii="Times New Roman" w:hAnsi="Times New Roman" w:cs="Times New Roman"/>
          <w:sz w:val="24"/>
          <w:szCs w:val="24"/>
        </w:rPr>
        <w:instrText xml:space="preserve"> REF ZEqnNum115840 \* Charformat \! \* MERGEFORMAT </w:instrText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(69)</w:instrText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>)</w:t>
      </w:r>
      <w:r w:rsidR="004344E6" w:rsidRPr="00C30527">
        <w:rPr>
          <w:rFonts w:ascii="Times New Roman" w:hAnsi="Times New Roman" w:cs="Times New Roman"/>
          <w:sz w:val="24"/>
          <w:szCs w:val="24"/>
        </w:rPr>
        <w:t>.</w:t>
      </w:r>
      <w:r w:rsidR="00273AE4" w:rsidRPr="00C30527">
        <w:rPr>
          <w:rFonts w:ascii="Times New Roman" w:hAnsi="Times New Roman" w:cs="Times New Roman"/>
          <w:sz w:val="24"/>
          <w:szCs w:val="24"/>
          <w:vertAlign w:val="superscript"/>
        </w:rPr>
        <w:t>■</w:t>
      </w:r>
      <w:r w:rsidR="002876F5" w:rsidRPr="00C305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63255" w:rsidRPr="00C30527" w:rsidRDefault="00624A87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Remark: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6F3C6F" w:rsidRPr="00C30527">
        <w:rPr>
          <w:rFonts w:ascii="Times New Roman" w:hAnsi="Times New Roman" w:cs="Times New Roman"/>
          <w:sz w:val="24"/>
          <w:szCs w:val="24"/>
        </w:rPr>
        <w:t xml:space="preserve"> in Example 4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177A61" w:rsidRPr="00C30527">
        <w:rPr>
          <w:rFonts w:ascii="Times New Roman" w:hAnsi="Times New Roman" w:cs="Times New Roman"/>
          <w:sz w:val="24"/>
          <w:szCs w:val="24"/>
        </w:rPr>
        <w:t xml:space="preserve">is </w:t>
      </w:r>
      <w:r w:rsidR="005E4584" w:rsidRPr="00C30527">
        <w:rPr>
          <w:rFonts w:ascii="Times New Roman" w:hAnsi="Times New Roman" w:cs="Times New Roman"/>
          <w:sz w:val="24"/>
          <w:szCs w:val="24"/>
        </w:rPr>
        <w:t>1.261</w:t>
      </w:r>
      <w:r w:rsidR="00177A61" w:rsidRPr="00C30527">
        <w:rPr>
          <w:rFonts w:ascii="Times New Roman" w:hAnsi="Times New Roman" w:cs="Times New Roman"/>
          <w:sz w:val="24"/>
          <w:szCs w:val="24"/>
        </w:rPr>
        <w:t xml:space="preserve">, which is bounded </w:t>
      </w:r>
      <w:proofErr w:type="gramStart"/>
      <w:r w:rsidR="00177A61" w:rsidRPr="00C30527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End"/>
      <w:r w:rsidR="00177A61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1129779E" wp14:editId="7EDE9C05">
            <wp:extent cx="280035" cy="245745"/>
            <wp:effectExtent l="0" t="0" r="5715" b="1905"/>
            <wp:docPr id="38" name="Pictur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7A61" w:rsidRPr="00C30527">
        <w:rPr>
          <w:rFonts w:ascii="Times New Roman" w:hAnsi="Times New Roman" w:cs="Times New Roman"/>
          <w:sz w:val="24"/>
          <w:szCs w:val="24"/>
        </w:rPr>
        <w:t xml:space="preserve">. It </w:t>
      </w:r>
      <w:r w:rsidR="000A7851" w:rsidRPr="00C30527">
        <w:rPr>
          <w:rFonts w:ascii="Times New Roman" w:hAnsi="Times New Roman" w:cs="Times New Roman"/>
          <w:sz w:val="24"/>
          <w:szCs w:val="24"/>
        </w:rPr>
        <w:t>does not</w:t>
      </w:r>
      <w:r w:rsidRPr="00C30527">
        <w:rPr>
          <w:rFonts w:ascii="Times New Roman" w:hAnsi="Times New Roman" w:cs="Times New Roman"/>
          <w:sz w:val="24"/>
          <w:szCs w:val="24"/>
        </w:rPr>
        <w:t xml:space="preserve"> equal </w:t>
      </w:r>
      <w:r w:rsidR="000A7851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D1471CA" wp14:editId="545E2387">
            <wp:extent cx="280035" cy="245745"/>
            <wp:effectExtent l="0" t="0" r="5715" b="1905"/>
            <wp:docPr id="508" name="Picture 5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85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because 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for the instance considered is not the worst case</w:t>
      </w:r>
      <w:r w:rsidR="00AA2B85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and there </w:t>
      </w:r>
      <w:r w:rsidR="00263255" w:rsidRPr="00C30527">
        <w:rPr>
          <w:rFonts w:ascii="Times New Roman" w:hAnsi="Times New Roman" w:cs="Times New Roman"/>
          <w:sz w:val="24"/>
          <w:szCs w:val="24"/>
        </w:rPr>
        <w:t>is a loss in the tightness in</w:t>
      </w:r>
      <w:r w:rsidR="006F3C6F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F3C6F" w:rsidRPr="00C30527">
        <w:rPr>
          <w:rFonts w:ascii="Times New Roman" w:hAnsi="Times New Roman" w:cs="Times New Roman"/>
          <w:sz w:val="24"/>
          <w:szCs w:val="24"/>
        </w:rPr>
        <w:t>deriving</w:t>
      </w:r>
      <w:r w:rsidR="00263255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6F3C6F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A85E762" wp14:editId="3E0A5F50">
            <wp:extent cx="280035" cy="245745"/>
            <wp:effectExtent l="0" t="0" r="5715" b="1905"/>
            <wp:docPr id="509" name="Picture 5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8"/>
                    <pic:cNvPicPr>
                      <a:picLocks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3255" w:rsidRPr="00C30527">
        <w:rPr>
          <w:rFonts w:ascii="Times New Roman" w:hAnsi="Times New Roman" w:cs="Times New Roman"/>
          <w:sz w:val="24"/>
          <w:szCs w:val="24"/>
        </w:rPr>
        <w:t>.</w:t>
      </w:r>
    </w:p>
    <w:p w:rsidR="00606EDD" w:rsidRPr="00C30527" w:rsidRDefault="00606EDD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606EDD" w:rsidRPr="00C30527" w:rsidRDefault="00606EDD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Theorem </w:t>
      </w:r>
      <w:r w:rsidRPr="00C30527">
        <w:rPr>
          <w:rFonts w:ascii="Times New Roman" w:hAnsi="Times New Roman" w:cs="Times New Roman"/>
          <w:b/>
          <w:sz w:val="24"/>
          <w:szCs w:val="24"/>
        </w:rPr>
        <w:t>3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>The upper bound</w:t>
      </w:r>
      <w:r w:rsidR="00AC7C4E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of the </w:t>
      </w:r>
      <w:proofErr w:type="spellStart"/>
      <w:r w:rsidRPr="00C30527">
        <w:rPr>
          <w:rFonts w:ascii="Times New Roman" w:hAnsi="Times New Roman" w:cs="Times New Roman" w:hint="eastAsia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for reliability-based traffic assignment is independent of </w:t>
      </w:r>
      <w:r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network topology </w:t>
      </w:r>
      <w:r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2EF74932" wp14:editId="5FBFC16E">
            <wp:extent cx="133350" cy="17145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4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and </w:t>
      </w:r>
      <w:proofErr w:type="gramStart"/>
      <w:r w:rsidRPr="00C30527">
        <w:rPr>
          <w:rFonts w:ascii="Times New Roman" w:hAnsi="Times New Roman" w:cs="Times New Roman" w:hint="eastAsia"/>
          <w:sz w:val="24"/>
          <w:szCs w:val="24"/>
        </w:rPr>
        <w:t xml:space="preserve">demand </w:t>
      </w:r>
      <w:proofErr w:type="gramEnd"/>
      <w:r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5A6C70A0" wp14:editId="0D2997E6">
            <wp:extent cx="133350" cy="171450"/>
            <wp:effectExtent l="0" t="0" r="0" b="0"/>
            <wp:docPr id="281" name="Picture 2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5"/>
                    <pic:cNvPicPr>
                      <a:picLocks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>.</w:t>
      </w:r>
    </w:p>
    <w:p w:rsidR="00606EDD" w:rsidRPr="00C30527" w:rsidRDefault="00606EDD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</w:p>
    <w:p w:rsidR="00606EDD" w:rsidRPr="00C30527" w:rsidRDefault="00606EDD" w:rsidP="00C30527">
      <w:pPr>
        <w:tabs>
          <w:tab w:val="center" w:pos="4536"/>
          <w:tab w:val="right" w:pos="9072"/>
        </w:tabs>
        <w:snapToGrid w:val="0"/>
        <w:rPr>
          <w:rFonts w:asciiTheme="minorEastAsia" w:hAnsiTheme="minorEastAsia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The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0532E" w:rsidRPr="00C30527">
        <w:rPr>
          <w:rFonts w:ascii="Times New Roman" w:hAnsi="Times New Roman" w:cs="Times New Roman"/>
          <w:sz w:val="24"/>
          <w:szCs w:val="24"/>
        </w:rPr>
        <w:t>right side</w:t>
      </w:r>
      <w:r w:rsidRPr="00C30527">
        <w:rPr>
          <w:rFonts w:ascii="Times New Roman" w:hAnsi="Times New Roman" w:cs="Times New Roman"/>
          <w:sz w:val="24"/>
          <w:szCs w:val="24"/>
        </w:rPr>
        <w:t xml:space="preserve"> of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70067" w:rsidRPr="00C30527">
        <w:rPr>
          <w:rFonts w:ascii="Times New Roman" w:hAnsi="Times New Roman" w:cs="Times New Roman"/>
          <w:sz w:val="24"/>
          <w:szCs w:val="24"/>
        </w:rPr>
        <w:instrText xml:space="preserve"> GOTOBUTTON ZEqnNum158983  \* MERGEFORMAT </w:instrText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70067" w:rsidRPr="00C30527">
        <w:rPr>
          <w:rFonts w:ascii="Times New Roman" w:hAnsi="Times New Roman" w:cs="Times New Roman"/>
          <w:sz w:val="24"/>
          <w:szCs w:val="24"/>
        </w:rPr>
        <w:instrText xml:space="preserve"> REF ZEqnNum158983 \* Charformat \! \* MERGEFORMAT </w:instrText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(62)</w:instrText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E70067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does not </w:t>
      </w:r>
      <w:r w:rsidR="00B0532E" w:rsidRPr="00C30527">
        <w:rPr>
          <w:rFonts w:ascii="Times New Roman" w:hAnsi="Times New Roman" w:cs="Times New Roman"/>
          <w:sz w:val="24"/>
          <w:szCs w:val="24"/>
        </w:rPr>
        <w:t xml:space="preserve">depend </w:t>
      </w:r>
      <w:proofErr w:type="gramStart"/>
      <w:r w:rsidR="00B0532E" w:rsidRPr="00C30527">
        <w:rPr>
          <w:rFonts w:ascii="Times New Roman" w:hAnsi="Times New Roman" w:cs="Times New Roman"/>
          <w:sz w:val="24"/>
          <w:szCs w:val="24"/>
        </w:rPr>
        <w:t>on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End"/>
      <w:r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0FB50A01" wp14:editId="2F4D8BBA">
            <wp:extent cx="409575" cy="200025"/>
            <wp:effectExtent l="0" t="0" r="9525" b="9525"/>
            <wp:docPr id="282" name="Picture 2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6"/>
                    <pic:cNvPicPr>
                      <a:picLocks noChangeArrowheads="1"/>
                    </pic:cNvPicPr>
                  </pic:nvPicPr>
                  <pic:blipFill>
                    <a:blip r:embed="rId5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>. Thus</w:t>
      </w:r>
      <w:r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the statement follows</w:t>
      </w:r>
      <w:r w:rsidRPr="00C30527">
        <w:rPr>
          <w:rFonts w:ascii="Times New Roman" w:hAnsi="Times New Roman" w:cs="Times New Roman" w:hint="eastAsia"/>
          <w:sz w:val="24"/>
          <w:szCs w:val="24"/>
        </w:rPr>
        <w:t>.</w:t>
      </w:r>
    </w:p>
    <w:p w:rsidR="00606EDD" w:rsidRPr="00C30527" w:rsidRDefault="00606EDD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C90FF1" w:rsidRPr="00C30527" w:rsidRDefault="004425C9" w:rsidP="00C30527">
      <w:pPr>
        <w:pStyle w:val="Heading2"/>
        <w:tabs>
          <w:tab w:val="center" w:pos="4536"/>
          <w:tab w:val="right" w:pos="9072"/>
        </w:tabs>
        <w:snapToGri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3.8. Analyses of the minimum upper bound of the price of anarchy</w:t>
      </w:r>
    </w:p>
    <w:p w:rsidR="000A7EA4" w:rsidRPr="00C30527" w:rsidRDefault="00263255" w:rsidP="00C30527">
      <w:pPr>
        <w:tabs>
          <w:tab w:val="center" w:pos="4536"/>
          <w:tab w:val="right" w:pos="9072"/>
        </w:tabs>
        <w:snapToGrid w:val="0"/>
        <w:ind w:firstLine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To </w:t>
      </w:r>
      <w:r w:rsidR="0053165F" w:rsidRPr="00C30527">
        <w:rPr>
          <w:rFonts w:ascii="Times New Roman" w:hAnsi="Times New Roman" w:cs="Times New Roman"/>
          <w:sz w:val="24"/>
          <w:szCs w:val="24"/>
        </w:rPr>
        <w:t>explain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</w:t>
      </w:r>
      <w:r w:rsidR="00AA2B85" w:rsidRPr="00C30527">
        <w:rPr>
          <w:rFonts w:ascii="Times New Roman" w:hAnsi="Times New Roman" w:cs="Times New Roman"/>
          <w:sz w:val="24"/>
          <w:szCs w:val="24"/>
        </w:rPr>
        <w:t>is</w:t>
      </w:r>
      <w:r w:rsidRPr="00C30527">
        <w:rPr>
          <w:rFonts w:ascii="Times New Roman" w:hAnsi="Times New Roman" w:cs="Times New Roman"/>
          <w:sz w:val="24"/>
          <w:szCs w:val="24"/>
        </w:rPr>
        <w:t xml:space="preserve"> loss of tightness of</w:t>
      </w:r>
      <w:r w:rsidR="0053165F" w:rsidRPr="00C30527">
        <w:rPr>
          <w:rFonts w:ascii="Times New Roman" w:hAnsi="Times New Roman" w:cs="Times New Roman"/>
          <w:sz w:val="24"/>
          <w:szCs w:val="24"/>
        </w:rPr>
        <w:t xml:space="preserve"> the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24182" w:rsidRPr="00C30527">
        <w:rPr>
          <w:rFonts w:ascii="Times New Roman" w:hAnsi="Times New Roman" w:cs="Times New Roman"/>
          <w:sz w:val="24"/>
          <w:szCs w:val="24"/>
        </w:rPr>
        <w:t xml:space="preserve">minimum </w:t>
      </w:r>
      <w:r w:rsidRPr="00C30527">
        <w:rPr>
          <w:rFonts w:ascii="Times New Roman" w:hAnsi="Times New Roman" w:cs="Times New Roman"/>
          <w:sz w:val="24"/>
          <w:szCs w:val="24"/>
        </w:rPr>
        <w:t>upper bound</w:t>
      </w:r>
      <w:r w:rsidR="00B24182" w:rsidRPr="00C30527">
        <w:rPr>
          <w:rFonts w:ascii="Times New Roman" w:hAnsi="Times New Roman" w:cs="Times New Roman"/>
          <w:sz w:val="24"/>
          <w:szCs w:val="24"/>
        </w:rPr>
        <w:t xml:space="preserve"> and analy</w:t>
      </w:r>
      <w:r w:rsidR="009472C4" w:rsidRPr="00C30527">
        <w:rPr>
          <w:rFonts w:ascii="Times New Roman" w:hAnsi="Times New Roman" w:cs="Times New Roman"/>
          <w:sz w:val="24"/>
          <w:szCs w:val="24"/>
        </w:rPr>
        <w:t>ze</w:t>
      </w:r>
      <w:r w:rsidR="00B24182" w:rsidRPr="00C30527">
        <w:rPr>
          <w:rFonts w:ascii="Times New Roman" w:hAnsi="Times New Roman" w:cs="Times New Roman"/>
          <w:sz w:val="24"/>
          <w:szCs w:val="24"/>
        </w:rPr>
        <w:t xml:space="preserve"> the effect of </w:t>
      </w:r>
      <w:r w:rsidR="00970CF2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B24182" w:rsidRPr="00C30527">
        <w:rPr>
          <w:rFonts w:ascii="Times New Roman" w:hAnsi="Times New Roman" w:cs="Times New Roman"/>
          <w:sz w:val="24"/>
          <w:szCs w:val="24"/>
        </w:rPr>
        <w:t>risk averseness of users and system managers on the bound</w:t>
      </w:r>
      <w:r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7422AA" w:rsidRPr="00C30527">
        <w:rPr>
          <w:rFonts w:ascii="Times New Roman" w:hAnsi="Times New Roman" w:cs="Times New Roman"/>
          <w:sz w:val="24"/>
          <w:szCs w:val="24"/>
        </w:rPr>
        <w:t>this section</w:t>
      </w:r>
      <w:r w:rsidRPr="00C30527">
        <w:rPr>
          <w:rFonts w:ascii="Times New Roman" w:hAnsi="Times New Roman" w:cs="Times New Roman"/>
          <w:sz w:val="24"/>
          <w:szCs w:val="24"/>
        </w:rPr>
        <w:t xml:space="preserve"> first </w:t>
      </w:r>
      <w:r w:rsidR="004F5A45" w:rsidRPr="00C30527">
        <w:rPr>
          <w:rFonts w:ascii="Times New Roman" w:hAnsi="Times New Roman" w:cs="Times New Roman"/>
          <w:sz w:val="24"/>
          <w:szCs w:val="24"/>
        </w:rPr>
        <w:t>examine</w:t>
      </w:r>
      <w:r w:rsidR="007422AA" w:rsidRPr="00C30527">
        <w:rPr>
          <w:rFonts w:ascii="Times New Roman" w:hAnsi="Times New Roman" w:cs="Times New Roman"/>
          <w:sz w:val="24"/>
          <w:szCs w:val="24"/>
        </w:rPr>
        <w:t>s</w:t>
      </w:r>
      <w:r w:rsidR="00C81BD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46694" w:rsidRPr="00C30527">
        <w:rPr>
          <w:rFonts w:ascii="Times New Roman" w:hAnsi="Times New Roman" w:cs="Times New Roman"/>
          <w:sz w:val="24"/>
          <w:szCs w:val="24"/>
        </w:rPr>
        <w:t xml:space="preserve">how </w:t>
      </w:r>
      <w:r w:rsidR="00970CF2" w:rsidRPr="00C30527">
        <w:rPr>
          <w:rFonts w:ascii="Times New Roman" w:hAnsi="Times New Roman" w:cs="Times New Roman"/>
          <w:sz w:val="24"/>
          <w:szCs w:val="24"/>
        </w:rPr>
        <w:t xml:space="preserve">the value of the bound </w:t>
      </w:r>
      <w:r w:rsidR="00646694" w:rsidRPr="00C30527">
        <w:rPr>
          <w:rFonts w:ascii="Times New Roman" w:hAnsi="Times New Roman" w:cs="Times New Roman"/>
          <w:sz w:val="24"/>
          <w:szCs w:val="24"/>
        </w:rPr>
        <w:t>is independently affected by its inputs</w:t>
      </w:r>
      <w:r w:rsidR="00D2084D" w:rsidRPr="00C30527">
        <w:rPr>
          <w:rFonts w:ascii="Times New Roman" w:hAnsi="Times New Roman" w:cs="Times New Roman"/>
          <w:sz w:val="24"/>
          <w:szCs w:val="24"/>
        </w:rPr>
        <w:t>:</w:t>
      </w:r>
      <w:r w:rsidR="00C81BD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C81BD0" w:rsidRPr="00C30527">
        <w:rPr>
          <w:rFonts w:ascii="Times New Roman" w:hAnsi="Times New Roman" w:cs="Times New Roman" w:hint="eastAsia"/>
          <w:i/>
          <w:sz w:val="24"/>
          <w:szCs w:val="24"/>
        </w:rPr>
        <w:t>R</w:t>
      </w:r>
      <w:r w:rsidR="00C81BD0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C81BD0" w:rsidRPr="00C30527">
        <w:rPr>
          <w:rFonts w:ascii="Times New Roman" w:hAnsi="Times New Roman" w:cs="Times New Roman"/>
          <w:i/>
          <w:sz w:val="24"/>
          <w:szCs w:val="24"/>
        </w:rPr>
        <w:t>n</w:t>
      </w:r>
      <w:r w:rsidR="00C81BD0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4F189B" w:rsidRPr="00C30527">
        <w:rPr>
          <w:rFonts w:ascii="Times New Roman" w:hAnsi="Times New Roman" w:cs="Times New Roman"/>
          <w:i/>
          <w:noProof/>
          <w:position w:val="-6"/>
          <w:sz w:val="24"/>
          <w:szCs w:val="24"/>
        </w:rPr>
        <w:drawing>
          <wp:inline distT="0" distB="0" distL="0" distR="0" wp14:anchorId="4CF61D5C" wp14:editId="18D13481">
            <wp:extent cx="130810" cy="167005"/>
            <wp:effectExtent l="0" t="0" r="2540" b="4445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5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0CF2" w:rsidRPr="00C30527">
        <w:rPr>
          <w:rFonts w:ascii="Times New Roman" w:hAnsi="Times New Roman" w:cs="Times New Roman"/>
          <w:sz w:val="24"/>
          <w:szCs w:val="24"/>
        </w:rPr>
        <w:t>,</w:t>
      </w:r>
      <w:r w:rsidR="004F189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C81BD0"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r w:rsidR="00C81BD0" w:rsidRPr="00C30527">
        <w:rPr>
          <w:rFonts w:ascii="Times New Roman" w:eastAsia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CD809CA" wp14:editId="76FC4473">
            <wp:extent cx="279400" cy="228600"/>
            <wp:effectExtent l="0" t="0" r="6350" b="0"/>
            <wp:docPr id="467" name="Picture 4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6694" w:rsidRPr="00C30527">
        <w:rPr>
          <w:rFonts w:ascii="Times New Roman" w:hAnsi="Times New Roman" w:cs="Times New Roman"/>
          <w:sz w:val="24"/>
          <w:szCs w:val="24"/>
        </w:rPr>
        <w:t>.</w:t>
      </w:r>
      <w:r w:rsidR="000A7EA4" w:rsidRPr="00C30527">
        <w:rPr>
          <w:rFonts w:ascii="Times New Roman" w:hAnsi="Times New Roman" w:cs="Times New Roman"/>
          <w:sz w:val="24"/>
          <w:szCs w:val="24"/>
        </w:rPr>
        <w:t xml:space="preserve"> For the purpose of analysis, </w:t>
      </w:r>
      <w:r w:rsidR="000A7EA4" w:rsidRPr="00C30527">
        <w:rPr>
          <w:rFonts w:ascii="Times New Roman" w:hAnsi="Times New Roman" w:cs="Times New Roman"/>
          <w:noProof/>
          <w:color w:val="FF0000"/>
          <w:position w:val="-12"/>
          <w:sz w:val="24"/>
          <w:szCs w:val="24"/>
        </w:rPr>
        <w:drawing>
          <wp:inline distT="0" distB="0" distL="0" distR="0" wp14:anchorId="46DAE737" wp14:editId="56E4F123">
            <wp:extent cx="293370" cy="240665"/>
            <wp:effectExtent l="0" t="0" r="0" b="6985"/>
            <wp:docPr id="283" name="Picture 2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20"/>
                    <pic:cNvPicPr>
                      <a:picLocks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EA4" w:rsidRPr="00C30527">
        <w:rPr>
          <w:rFonts w:ascii="Times New Roman" w:hAnsi="Times New Roman" w:cs="Times New Roman"/>
          <w:sz w:val="24"/>
          <w:szCs w:val="24"/>
        </w:rPr>
        <w:t xml:space="preserve"> is rewritten as follows:</w:t>
      </w:r>
    </w:p>
    <w:p w:rsidR="000A7EA4" w:rsidRPr="00C30527" w:rsidRDefault="000A7EA4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 xml:space="preserve"> </w:t>
      </w:r>
      <w:r w:rsidRPr="00C30527">
        <w:tab/>
      </w:r>
      <w:r w:rsidRPr="00C30527">
        <w:rPr>
          <w:noProof/>
          <w:position w:val="-42"/>
        </w:rPr>
        <w:drawing>
          <wp:inline distT="0" distB="0" distL="0" distR="0" wp14:anchorId="2803A27C" wp14:editId="2E7D2F90">
            <wp:extent cx="3125470" cy="607060"/>
            <wp:effectExtent l="0" t="0" r="0" b="254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/>
                    <pic:cNvPicPr>
                      <a:picLocks noChangeAspect="1" noChangeArrowheads="1"/>
                    </pic:cNvPicPr>
                  </pic:nvPicPr>
                  <pic:blipFill>
                    <a:blip r:embed="rId5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61" w:name="ZEqnNum679918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73</w:instrText>
        </w:r>
      </w:fldSimple>
      <w:r w:rsidR="000868CE" w:rsidRPr="00C30527">
        <w:instrText>)</w:instrText>
      </w:r>
      <w:bookmarkEnd w:id="361"/>
      <w:r w:rsidR="000868CE" w:rsidRPr="00C30527">
        <w:fldChar w:fldCharType="end"/>
      </w:r>
    </w:p>
    <w:p w:rsidR="000A7EA4" w:rsidRPr="00C30527" w:rsidRDefault="000A7EA4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proofErr w:type="gramStart"/>
      <w:r w:rsidRPr="00C30527">
        <w:t>in</w:t>
      </w:r>
      <w:proofErr w:type="gramEnd"/>
      <w:r w:rsidRPr="00C30527">
        <w:t xml:space="preserve"> which</w:t>
      </w:r>
    </w:p>
    <w:p w:rsidR="000A7EA4" w:rsidRPr="00C30527" w:rsidRDefault="000A7EA4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rPr>
          <w:color w:val="FF0000"/>
        </w:rPr>
      </w:pPr>
      <w:r w:rsidRPr="00C30527">
        <w:tab/>
      </w:r>
      <w:r w:rsidRPr="00C30527">
        <w:rPr>
          <w:noProof/>
          <w:position w:val="-32"/>
        </w:rPr>
        <w:drawing>
          <wp:inline distT="0" distB="0" distL="0" distR="0" wp14:anchorId="139669DA" wp14:editId="0C678F10">
            <wp:extent cx="2668270" cy="559435"/>
            <wp:effectExtent l="0" t="0" r="0" b="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"/>
                    <pic:cNvPicPr>
                      <a:picLocks noChangeAspect="1" noChangeArrowheads="1"/>
                    </pic:cNvPicPr>
                  </pic:nvPicPr>
                  <pic:blipFill>
                    <a:blip r:embed="rId5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27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, and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62" w:name="ZEqnNum110075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74</w:instrText>
        </w:r>
      </w:fldSimple>
      <w:r w:rsidR="000868CE" w:rsidRPr="00C30527">
        <w:instrText>)</w:instrText>
      </w:r>
      <w:bookmarkEnd w:id="362"/>
      <w:r w:rsidR="000868CE" w:rsidRPr="00C30527">
        <w:fldChar w:fldCharType="end"/>
      </w:r>
    </w:p>
    <w:p w:rsidR="000A7EA4" w:rsidRPr="00C30527" w:rsidRDefault="000A7EA4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Pr="00C30527">
        <w:rPr>
          <w:noProof/>
          <w:position w:val="-32"/>
        </w:rPr>
        <w:drawing>
          <wp:inline distT="0" distB="0" distL="0" distR="0" wp14:anchorId="7BE81B7F" wp14:editId="1273CA4E">
            <wp:extent cx="1999615" cy="504825"/>
            <wp:effectExtent l="0" t="0" r="635" b="9525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/>
                    <pic:cNvPicPr>
                      <a:picLocks noChangeAspect="1" noChangeArrowheads="1"/>
                    </pic:cNvPicPr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.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63" w:name="ZEqnNum306553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75</w:instrText>
        </w:r>
      </w:fldSimple>
      <w:r w:rsidR="000868CE" w:rsidRPr="00C30527">
        <w:instrText>)</w:instrText>
      </w:r>
      <w:bookmarkEnd w:id="363"/>
      <w:r w:rsidR="000868CE" w:rsidRPr="00C30527">
        <w:fldChar w:fldCharType="end"/>
      </w:r>
    </w:p>
    <w:p w:rsidR="005C27E1" w:rsidRPr="00C30527" w:rsidRDefault="005C27E1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4316BC" w:rsidRPr="00C30527" w:rsidRDefault="004316B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Proposition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8.</w:t>
      </w:r>
      <w:proofErr w:type="gramEnd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/>
          <w:sz w:val="24"/>
          <w:szCs w:val="24"/>
        </w:rPr>
        <w:t xml:space="preserve">minimum upper bound </w:t>
      </w:r>
      <w:r w:rsidR="0028155D" w:rsidRPr="00C30527">
        <w:rPr>
          <w:rFonts w:ascii="Times New Roman" w:hAnsi="Times New Roman" w:cs="Times New Roman"/>
          <w:noProof/>
          <w:color w:val="FF0000"/>
          <w:position w:val="-12"/>
          <w:sz w:val="24"/>
          <w:szCs w:val="24"/>
        </w:rPr>
        <w:drawing>
          <wp:inline distT="0" distB="0" distL="0" distR="0" wp14:anchorId="7F24CCDA" wp14:editId="41D3C214">
            <wp:extent cx="293370" cy="240665"/>
            <wp:effectExtent l="0" t="0" r="0" b="6985"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20"/>
                    <pic:cNvPicPr>
                      <a:picLocks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6AF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>is</w:t>
      </w:r>
      <w:r w:rsidRPr="00C30527">
        <w:rPr>
          <w:rFonts w:ascii="Times New Roman" w:hAnsi="Times New Roman" w:cs="Times New Roman"/>
          <w:sz w:val="24"/>
          <w:szCs w:val="24"/>
        </w:rPr>
        <w:t xml:space="preserve"> linearly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increasing </w:t>
      </w:r>
      <w:r w:rsidR="0050409B" w:rsidRPr="00C30527">
        <w:rPr>
          <w:rFonts w:ascii="Times New Roman" w:hAnsi="Times New Roman" w:cs="Times New Roman"/>
          <w:sz w:val="24"/>
          <w:szCs w:val="24"/>
        </w:rPr>
        <w:t>in terms of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i/>
          <w:sz w:val="24"/>
          <w:szCs w:val="24"/>
        </w:rPr>
        <w:t>R</w:t>
      </w:r>
      <w:r w:rsidRPr="00C30527">
        <w:rPr>
          <w:rFonts w:ascii="Times New Roman" w:hAnsi="Times New Roman" w:cs="Times New Roman" w:hint="eastAsia"/>
          <w:sz w:val="24"/>
          <w:szCs w:val="24"/>
        </w:rPr>
        <w:t>.</w:t>
      </w:r>
    </w:p>
    <w:p w:rsidR="004316BC" w:rsidRPr="00C30527" w:rsidRDefault="004316B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4316BC" w:rsidRPr="00C30527" w:rsidRDefault="004316B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Proof.</w:t>
      </w:r>
      <w:proofErr w:type="gramEnd"/>
      <w:r w:rsidR="00843BF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B3AE5" w:rsidRPr="00C30527">
        <w:rPr>
          <w:rFonts w:ascii="Times New Roman" w:hAnsi="Times New Roman" w:cs="Times New Roman"/>
          <w:sz w:val="24"/>
          <w:szCs w:val="24"/>
        </w:rPr>
        <w:t xml:space="preserve">According </w:t>
      </w:r>
      <w:proofErr w:type="gramStart"/>
      <w:r w:rsidR="006B3AE5" w:rsidRPr="00C30527">
        <w:rPr>
          <w:rFonts w:ascii="Times New Roman" w:hAnsi="Times New Roman" w:cs="Times New Roman"/>
          <w:sz w:val="24"/>
          <w:szCs w:val="24"/>
        </w:rPr>
        <w:t>to</w:t>
      </w:r>
      <w:r w:rsidR="00E959B8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E959B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959B8" w:rsidRPr="00C30527">
        <w:rPr>
          <w:rFonts w:ascii="Times New Roman" w:hAnsi="Times New Roman" w:cs="Times New Roman"/>
          <w:sz w:val="24"/>
          <w:szCs w:val="24"/>
        </w:rPr>
        <w:instrText xml:space="preserve"> GOTOBUTTON ZEqnNum679918  \* MERGEFORMAT </w:instrText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959B8" w:rsidRPr="00C30527">
        <w:rPr>
          <w:rFonts w:ascii="Times New Roman" w:hAnsi="Times New Roman" w:cs="Times New Roman"/>
          <w:sz w:val="24"/>
          <w:szCs w:val="24"/>
        </w:rPr>
        <w:instrText xml:space="preserve"> REF ZEqnNum679918 \* Charformat \! \* MERGEFORMAT </w:instrText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(73)</w:instrText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6B3AE5" w:rsidRPr="00C30527">
        <w:rPr>
          <w:rFonts w:ascii="Times New Roman" w:hAnsi="Times New Roman" w:cs="Times New Roman"/>
          <w:sz w:val="24"/>
          <w:szCs w:val="24"/>
        </w:rPr>
        <w:t xml:space="preserve">, the denominator is independent of </w:t>
      </w:r>
      <w:r w:rsidR="006B3AE5" w:rsidRPr="00C30527">
        <w:rPr>
          <w:rFonts w:ascii="Times New Roman" w:hAnsi="Times New Roman" w:cs="Times New Roman"/>
          <w:i/>
          <w:sz w:val="24"/>
          <w:szCs w:val="24"/>
        </w:rPr>
        <w:t xml:space="preserve">R </w:t>
      </w:r>
      <w:r w:rsidR="006B3AE5" w:rsidRPr="00C30527">
        <w:rPr>
          <w:rFonts w:ascii="Times New Roman" w:hAnsi="Times New Roman" w:cs="Times New Roman"/>
          <w:sz w:val="24"/>
          <w:szCs w:val="24"/>
        </w:rPr>
        <w:t xml:space="preserve">in each </w:t>
      </w:r>
      <w:r w:rsidR="008E2B18" w:rsidRPr="00C30527">
        <w:rPr>
          <w:rFonts w:ascii="Times New Roman" w:hAnsi="Times New Roman" w:cs="Times New Roman"/>
          <w:sz w:val="24"/>
          <w:szCs w:val="24"/>
        </w:rPr>
        <w:t xml:space="preserve">of the two </w:t>
      </w:r>
      <w:r w:rsidR="006B3AE5" w:rsidRPr="00C30527">
        <w:rPr>
          <w:rFonts w:ascii="Times New Roman" w:hAnsi="Times New Roman" w:cs="Times New Roman"/>
          <w:sz w:val="24"/>
          <w:szCs w:val="24"/>
        </w:rPr>
        <w:t>case</w:t>
      </w:r>
      <w:r w:rsidR="008E2B18" w:rsidRPr="00C30527">
        <w:rPr>
          <w:rFonts w:ascii="Times New Roman" w:hAnsi="Times New Roman" w:cs="Times New Roman"/>
          <w:sz w:val="24"/>
          <w:szCs w:val="24"/>
        </w:rPr>
        <w:t>s</w:t>
      </w:r>
      <w:r w:rsidR="006B3AE5" w:rsidRPr="00C30527">
        <w:rPr>
          <w:rFonts w:ascii="Times New Roman" w:hAnsi="Times New Roman" w:cs="Times New Roman"/>
          <w:sz w:val="24"/>
          <w:szCs w:val="24"/>
        </w:rPr>
        <w:t xml:space="preserve">. Moreover, the optimal value of </w:t>
      </w:r>
      <w:r w:rsidR="002522EC" w:rsidRPr="00C30527">
        <w:rPr>
          <w:rFonts w:ascii="Times" w:hAnsi="Times" w:cs="Times New Roman"/>
          <w:noProof/>
          <w:position w:val="-4"/>
          <w:sz w:val="24"/>
          <w:szCs w:val="24"/>
        </w:rPr>
        <w:drawing>
          <wp:inline distT="0" distB="0" distL="0" distR="0" wp14:anchorId="73C94EE8" wp14:editId="0CE50BBA">
            <wp:extent cx="200025" cy="190500"/>
            <wp:effectExtent l="0" t="0" r="9525" b="0"/>
            <wp:docPr id="411" name="Picture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1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AE5" w:rsidRPr="00C30527">
        <w:rPr>
          <w:rFonts w:ascii="Times" w:hAnsi="Times" w:cs="Times New Roman"/>
          <w:sz w:val="24"/>
          <w:szCs w:val="24"/>
        </w:rPr>
        <w:t xml:space="preserve"> is also </w:t>
      </w:r>
      <w:r w:rsidR="006B3AE5" w:rsidRPr="00C30527">
        <w:rPr>
          <w:rFonts w:ascii="Times New Roman" w:hAnsi="Times New Roman" w:cs="Times New Roman"/>
          <w:sz w:val="24"/>
          <w:szCs w:val="24"/>
        </w:rPr>
        <w:t xml:space="preserve">independent of </w:t>
      </w:r>
      <w:r w:rsidR="006B3AE5" w:rsidRPr="00C30527">
        <w:rPr>
          <w:rFonts w:ascii="Times New Roman" w:hAnsi="Times New Roman" w:cs="Times New Roman"/>
          <w:i/>
          <w:sz w:val="24"/>
          <w:szCs w:val="24"/>
        </w:rPr>
        <w:t xml:space="preserve">R. </w:t>
      </w:r>
      <w:r w:rsidR="006B3AE5" w:rsidRPr="00C30527">
        <w:rPr>
          <w:rFonts w:ascii="Times New Roman" w:hAnsi="Times New Roman" w:cs="Times New Roman"/>
          <w:sz w:val="24"/>
          <w:szCs w:val="24"/>
        </w:rPr>
        <w:t xml:space="preserve">Therefore, when </w:t>
      </w:r>
      <w:r w:rsidR="0050409B" w:rsidRPr="00C30527">
        <w:rPr>
          <w:rFonts w:ascii="Times New Roman" w:hAnsi="Times New Roman" w:cs="Times New Roman"/>
          <w:sz w:val="24"/>
          <w:szCs w:val="24"/>
        </w:rPr>
        <w:t xml:space="preserve">examining </w:t>
      </w:r>
      <w:r w:rsidR="006B3AE5" w:rsidRPr="00C30527">
        <w:rPr>
          <w:rFonts w:ascii="Times New Roman" w:hAnsi="Times New Roman" w:cs="Times New Roman"/>
          <w:sz w:val="24"/>
          <w:szCs w:val="24"/>
        </w:rPr>
        <w:t xml:space="preserve">the relation between </w:t>
      </w:r>
      <w:r w:rsidR="0028155D" w:rsidRPr="00C30527">
        <w:rPr>
          <w:rFonts w:ascii="Times New Roman" w:hAnsi="Times New Roman" w:cs="Times New Roman"/>
          <w:noProof/>
          <w:color w:val="FF0000"/>
          <w:position w:val="-12"/>
          <w:sz w:val="24"/>
          <w:szCs w:val="24"/>
        </w:rPr>
        <w:drawing>
          <wp:inline distT="0" distB="0" distL="0" distR="0" wp14:anchorId="49FF9258" wp14:editId="6C9E2783">
            <wp:extent cx="293370" cy="240665"/>
            <wp:effectExtent l="0" t="0" r="0" b="6985"/>
            <wp:docPr id="51" name="Pictur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22"/>
                    <pic:cNvPicPr>
                      <a:picLocks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3AE5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B3AE5"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r w:rsidR="006B3AE5" w:rsidRPr="00C30527">
        <w:rPr>
          <w:rFonts w:ascii="Times New Roman" w:hAnsi="Times New Roman" w:cs="Times New Roman"/>
          <w:i/>
          <w:sz w:val="24"/>
          <w:szCs w:val="24"/>
        </w:rPr>
        <w:t>R</w:t>
      </w:r>
      <w:r w:rsidR="008E2B18" w:rsidRPr="00C3052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E2B18" w:rsidRPr="00C30527">
        <w:rPr>
          <w:rFonts w:ascii="Times New Roman" w:hAnsi="Times New Roman" w:cs="Times New Roman"/>
          <w:sz w:val="24"/>
          <w:szCs w:val="24"/>
        </w:rPr>
        <w:t>in each cas</w:t>
      </w:r>
      <w:r w:rsidR="0050409B" w:rsidRPr="00C30527">
        <w:rPr>
          <w:rFonts w:ascii="Times New Roman" w:hAnsi="Times New Roman" w:cs="Times New Roman"/>
          <w:sz w:val="24"/>
          <w:szCs w:val="24"/>
        </w:rPr>
        <w:t>e</w:t>
      </w:r>
      <w:r w:rsidR="006B3AE5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50409B" w:rsidRPr="00C30527">
        <w:rPr>
          <w:rFonts w:ascii="Times New Roman" w:hAnsi="Times New Roman" w:cs="Times New Roman"/>
          <w:sz w:val="24"/>
          <w:szCs w:val="24"/>
        </w:rPr>
        <w:t>the</w:t>
      </w:r>
      <w:r w:rsidR="006B3AE5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B3AE5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denominator </w:t>
      </w:r>
      <w:r w:rsidR="0050409B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 be treated </w:t>
      </w:r>
      <w:r w:rsidR="006B3AE5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>as a constant</w:t>
      </w:r>
      <w:r w:rsidR="00970CF2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>, which</w:t>
      </w:r>
      <w:r w:rsidR="006B3AE5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positive according to</w:t>
      </w:r>
      <w:r w:rsidR="00BA7015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B642D" w:rsidRPr="00C30527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Lemma 5</w:t>
      </w:r>
      <w:r w:rsidR="00AB642D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="00B25942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>under</w:t>
      </w:r>
      <w:r w:rsidR="00AB642D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End"/>
      <w:r w:rsidR="00B25942" w:rsidRPr="00C30527">
        <w:rPr>
          <w:rFonts w:ascii="Times New Roman" w:hAnsi="Times New Roman" w:cs="Times New Roman"/>
          <w:color w:val="000000" w:themeColor="text1"/>
          <w:position w:val="-12"/>
          <w:sz w:val="24"/>
          <w:szCs w:val="24"/>
        </w:rPr>
        <w:object w:dxaOrig="880" w:dyaOrig="380" w14:anchorId="1734F2ED">
          <v:shape id="_x0000_i1231" type="#_x0000_t75" style="width:43.75pt;height:19.25pt" o:ole="">
            <v:imagedata r:id="rId578" o:title=""/>
          </v:shape>
          <o:OLEObject Type="Embed" ProgID="Equation.DSMT4" ShapeID="_x0000_i1231" DrawAspect="Content" ObjectID="_1486165436" r:id="rId579"/>
        </w:object>
      </w:r>
      <w:r w:rsidR="006B3AE5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8E2B18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E2B18" w:rsidRPr="00C30527">
        <w:rPr>
          <w:rFonts w:ascii="Times New Roman" w:hAnsi="Times New Roman" w:cs="Times New Roman"/>
          <w:sz w:val="24"/>
          <w:szCs w:val="24"/>
        </w:rPr>
        <w:t>Moreover, in each case, the</w:t>
      </w:r>
      <w:r w:rsidR="008E2B18" w:rsidRPr="00C30527">
        <w:rPr>
          <w:rFonts w:ascii="Times" w:hAnsi="Times" w:cs="Times New Roman" w:hint="eastAsia"/>
          <w:sz w:val="24"/>
          <w:szCs w:val="24"/>
        </w:rPr>
        <w:t xml:space="preserve"> factor </w:t>
      </w:r>
      <w:r w:rsidR="008E2B18" w:rsidRPr="00C30527">
        <w:rPr>
          <w:rFonts w:ascii="Times New Roman" w:hAnsi="Times New Roman" w:cs="Times New Roman"/>
          <w:i/>
          <w:sz w:val="24"/>
          <w:szCs w:val="24"/>
        </w:rPr>
        <w:t>R</w:t>
      </w:r>
      <w:r w:rsidR="008E2B18" w:rsidRPr="00C30527">
        <w:rPr>
          <w:rFonts w:ascii="Times New Roman" w:hAnsi="Times New Roman" w:cs="Times New Roman" w:hint="eastAsia"/>
          <w:i/>
          <w:sz w:val="24"/>
          <w:szCs w:val="24"/>
        </w:rPr>
        <w:t xml:space="preserve"> </w:t>
      </w:r>
      <w:r w:rsidR="008E2B18" w:rsidRPr="00C30527">
        <w:rPr>
          <w:rFonts w:ascii="Times New Roman" w:hAnsi="Times New Roman" w:cs="Times New Roman" w:hint="eastAsia"/>
          <w:sz w:val="24"/>
          <w:szCs w:val="24"/>
        </w:rPr>
        <w:t xml:space="preserve">is </w:t>
      </w:r>
      <w:r w:rsidR="008E2B18" w:rsidRPr="00C30527">
        <w:rPr>
          <w:rFonts w:ascii="Times New Roman" w:hAnsi="Times New Roman" w:cs="Times New Roman"/>
          <w:sz w:val="24"/>
          <w:szCs w:val="24"/>
        </w:rPr>
        <w:t xml:space="preserve">only </w:t>
      </w:r>
      <w:r w:rsidR="008E2B18" w:rsidRPr="00C30527">
        <w:rPr>
          <w:rFonts w:ascii="Times New Roman" w:hAnsi="Times New Roman" w:cs="Times New Roman" w:hint="eastAsia"/>
          <w:sz w:val="24"/>
          <w:szCs w:val="24"/>
        </w:rPr>
        <w:t xml:space="preserve">involved in the numerator </w:t>
      </w:r>
      <w:proofErr w:type="gramStart"/>
      <w:r w:rsidR="008E2B18" w:rsidRPr="00C30527">
        <w:rPr>
          <w:rFonts w:ascii="Times New Roman" w:hAnsi="Times New Roman" w:cs="Times New Roman" w:hint="eastAsia"/>
          <w:sz w:val="24"/>
          <w:szCs w:val="24"/>
        </w:rPr>
        <w:t>of</w:t>
      </w:r>
      <w:r w:rsidR="008E2B18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F057C0" w:rsidRPr="00C30527">
        <w:rPr>
          <w:rFonts w:ascii="Times New Roman" w:hAnsi="Times New Roman" w:cs="Times New Roman"/>
          <w:noProof/>
          <w:color w:val="FF0000"/>
          <w:position w:val="-12"/>
          <w:sz w:val="24"/>
          <w:szCs w:val="24"/>
        </w:rPr>
        <w:drawing>
          <wp:inline distT="0" distB="0" distL="0" distR="0" wp14:anchorId="0A5EBBDD" wp14:editId="6F59B6B8">
            <wp:extent cx="293370" cy="240665"/>
            <wp:effectExtent l="0" t="0" r="0" b="6985"/>
            <wp:docPr id="512" name="Picture 5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20"/>
                    <pic:cNvPicPr>
                      <a:picLocks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2B18" w:rsidRPr="00C30527">
        <w:rPr>
          <w:rFonts w:ascii="Times New Roman" w:hAnsi="Times New Roman" w:cs="Times New Roman" w:hint="eastAsia"/>
          <w:sz w:val="24"/>
          <w:szCs w:val="24"/>
        </w:rPr>
        <w:t>. Its coeffi</w:t>
      </w:r>
      <w:r w:rsidR="008E2B18" w:rsidRPr="00C30527">
        <w:rPr>
          <w:rFonts w:ascii="Times New Roman" w:hAnsi="Times New Roman" w:cs="Times New Roman"/>
          <w:sz w:val="24"/>
          <w:szCs w:val="24"/>
        </w:rPr>
        <w:t>cient</w:t>
      </w:r>
      <w:r w:rsidR="008E2B18" w:rsidRPr="00C30527">
        <w:rPr>
          <w:rFonts w:ascii="Times New Roman" w:hAnsi="Times New Roman" w:cs="Times New Roman" w:hint="eastAsia"/>
          <w:sz w:val="24"/>
          <w:szCs w:val="24"/>
        </w:rPr>
        <w:t xml:space="preserve"> is </w:t>
      </w:r>
      <w:r w:rsidR="008E2B18" w:rsidRPr="00C30527">
        <w:rPr>
          <w:rFonts w:ascii="Times New Roman" w:hAnsi="Times New Roman" w:cs="Times New Roman"/>
          <w:sz w:val="24"/>
          <w:szCs w:val="24"/>
        </w:rPr>
        <w:t>positive</w:t>
      </w:r>
      <w:r w:rsidR="00970CF2" w:rsidRPr="00C30527">
        <w:rPr>
          <w:rFonts w:ascii="Times New Roman" w:hAnsi="Times New Roman" w:cs="Times New Roman"/>
          <w:sz w:val="24"/>
          <w:szCs w:val="24"/>
        </w:rPr>
        <w:t>,</w:t>
      </w:r>
      <w:r w:rsidR="008E2B18" w:rsidRPr="00C30527">
        <w:rPr>
          <w:rFonts w:ascii="Times New Roman" w:hAnsi="Times New Roman" w:cs="Times New Roman" w:hint="eastAsia"/>
          <w:sz w:val="24"/>
          <w:szCs w:val="24"/>
        </w:rPr>
        <w:t xml:space="preserve"> and the power is </w:t>
      </w:r>
      <w:r w:rsidR="008E2B18" w:rsidRPr="00C30527">
        <w:rPr>
          <w:rFonts w:ascii="Times New Roman" w:hAnsi="Times New Roman" w:cs="Times New Roman"/>
          <w:sz w:val="24"/>
          <w:szCs w:val="24"/>
        </w:rPr>
        <w:t>one</w:t>
      </w:r>
      <w:r w:rsidR="008E2B18" w:rsidRPr="00C30527">
        <w:rPr>
          <w:rFonts w:ascii="Times New Roman" w:hAnsi="Times New Roman" w:cs="Times New Roman" w:hint="eastAsia"/>
          <w:sz w:val="24"/>
          <w:szCs w:val="24"/>
        </w:rPr>
        <w:t>. Thus</w:t>
      </w:r>
      <w:r w:rsidR="008E2B18" w:rsidRPr="00C30527">
        <w:rPr>
          <w:rFonts w:ascii="Times New Roman" w:hAnsi="Times New Roman" w:cs="Times New Roman"/>
          <w:sz w:val="24"/>
          <w:szCs w:val="24"/>
        </w:rPr>
        <w:t>,</w:t>
      </w:r>
      <w:r w:rsidR="008E2B18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F057C0" w:rsidRPr="00C30527">
        <w:rPr>
          <w:rFonts w:ascii="Times New Roman" w:hAnsi="Times New Roman" w:cs="Times New Roman"/>
          <w:noProof/>
          <w:color w:val="FF0000"/>
          <w:position w:val="-12"/>
          <w:sz w:val="24"/>
          <w:szCs w:val="24"/>
        </w:rPr>
        <w:drawing>
          <wp:inline distT="0" distB="0" distL="0" distR="0" wp14:anchorId="5FC39BD7" wp14:editId="6E3E6FA1">
            <wp:extent cx="293370" cy="240665"/>
            <wp:effectExtent l="0" t="0" r="0" b="6985"/>
            <wp:docPr id="513" name="Picture 5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20"/>
                    <pic:cNvPicPr>
                      <a:picLocks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57C0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E2B18" w:rsidRPr="00C30527">
        <w:rPr>
          <w:rFonts w:ascii="Times New Roman" w:hAnsi="Times New Roman" w:cs="Times New Roman"/>
          <w:sz w:val="24"/>
          <w:szCs w:val="24"/>
        </w:rPr>
        <w:t>is</w:t>
      </w:r>
      <w:r w:rsidR="008E2B18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E2B18" w:rsidRPr="00C30527">
        <w:rPr>
          <w:rFonts w:ascii="Times New Roman" w:hAnsi="Times New Roman" w:cs="Times New Roman"/>
          <w:sz w:val="24"/>
          <w:szCs w:val="24"/>
        </w:rPr>
        <w:t>linearly</w:t>
      </w:r>
      <w:r w:rsidR="008E2B18" w:rsidRPr="00C30527">
        <w:rPr>
          <w:rFonts w:ascii="Times New Roman" w:hAnsi="Times New Roman" w:cs="Times New Roman" w:hint="eastAsia"/>
          <w:sz w:val="24"/>
          <w:szCs w:val="24"/>
        </w:rPr>
        <w:t xml:space="preserve"> increasing </w:t>
      </w:r>
      <w:r w:rsidR="00EC757B" w:rsidRPr="00C30527">
        <w:rPr>
          <w:rFonts w:ascii="Times New Roman" w:hAnsi="Times New Roman" w:cs="Times New Roman"/>
          <w:sz w:val="24"/>
          <w:szCs w:val="24"/>
        </w:rPr>
        <w:t>in terms of</w:t>
      </w:r>
      <w:r w:rsidR="008E2B18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E2B18" w:rsidRPr="00C30527">
        <w:rPr>
          <w:rFonts w:ascii="Times New Roman" w:hAnsi="Times New Roman" w:cs="Times New Roman"/>
          <w:i/>
          <w:sz w:val="24"/>
          <w:szCs w:val="24"/>
        </w:rPr>
        <w:t>R</w:t>
      </w:r>
      <w:r w:rsidR="00EC757B" w:rsidRPr="00C30527">
        <w:rPr>
          <w:rFonts w:ascii="Times New Roman" w:hAnsi="Times New Roman" w:cs="Times New Roman"/>
          <w:sz w:val="24"/>
          <w:szCs w:val="24"/>
        </w:rPr>
        <w:t xml:space="preserve"> when </w:t>
      </w:r>
      <w:r w:rsidR="008E2B18" w:rsidRPr="00C30527">
        <w:rPr>
          <w:rFonts w:ascii="Times New Roman" w:hAnsi="Times New Roman" w:cs="Times New Roman"/>
          <w:sz w:val="24"/>
          <w:szCs w:val="24"/>
        </w:rPr>
        <w:t>other parameter</w:t>
      </w:r>
      <w:r w:rsidR="00F057C0" w:rsidRPr="00C30527">
        <w:rPr>
          <w:rFonts w:ascii="Times New Roman" w:hAnsi="Times New Roman" w:cs="Times New Roman"/>
          <w:sz w:val="24"/>
          <w:szCs w:val="24"/>
        </w:rPr>
        <w:t xml:space="preserve"> values</w:t>
      </w:r>
      <w:r w:rsidR="00BC592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E2B18" w:rsidRPr="00C30527">
        <w:rPr>
          <w:rFonts w:ascii="Times New Roman" w:hAnsi="Times New Roman" w:cs="Times New Roman"/>
          <w:sz w:val="24"/>
          <w:szCs w:val="24"/>
        </w:rPr>
        <w:t xml:space="preserve">are fixed. Furthermore, when </w:t>
      </w:r>
      <w:r w:rsidR="00F057C0" w:rsidRPr="00C30527">
        <w:rPr>
          <w:rFonts w:ascii="Times New Roman" w:hAnsi="Times New Roman" w:cs="Times New Roman"/>
          <w:sz w:val="24"/>
          <w:szCs w:val="24"/>
        </w:rPr>
        <w:t>they</w:t>
      </w:r>
      <w:r w:rsidR="00BC592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E2B18" w:rsidRPr="00C30527">
        <w:rPr>
          <w:rFonts w:ascii="Times New Roman" w:hAnsi="Times New Roman" w:cs="Times New Roman"/>
          <w:sz w:val="24"/>
          <w:szCs w:val="24"/>
        </w:rPr>
        <w:t xml:space="preserve">are fixed, only one of the two cases occurs. </w:t>
      </w:r>
      <w:r w:rsidR="00764284" w:rsidRPr="00C30527">
        <w:rPr>
          <w:rFonts w:ascii="Times New Roman" w:hAnsi="Times New Roman" w:cs="Times New Roman"/>
          <w:sz w:val="24"/>
          <w:szCs w:val="24"/>
        </w:rPr>
        <w:t>As such,</w:t>
      </w:r>
      <w:r w:rsidR="008E2B1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057C0" w:rsidRPr="00C30527">
        <w:rPr>
          <w:rFonts w:ascii="Times New Roman" w:hAnsi="Times New Roman" w:cs="Times New Roman"/>
          <w:sz w:val="24"/>
          <w:szCs w:val="24"/>
        </w:rPr>
        <w:t>the statement follows</w:t>
      </w:r>
      <w:r w:rsidR="008E2B18" w:rsidRPr="00C30527">
        <w:rPr>
          <w:rFonts w:ascii="Times New Roman" w:hAnsi="Times New Roman" w:cs="Times New Roman"/>
          <w:sz w:val="24"/>
          <w:szCs w:val="24"/>
        </w:rPr>
        <w:t>. This completes the proof.</w:t>
      </w:r>
      <w:r w:rsidR="006E15D5"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 ■</w:t>
      </w:r>
    </w:p>
    <w:p w:rsidR="00712F45" w:rsidRPr="00C30527" w:rsidRDefault="00712F45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0E5DD7" w:rsidRPr="00C30527" w:rsidRDefault="004316B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Proposition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b/>
          <w:sz w:val="24"/>
          <w:szCs w:val="24"/>
        </w:rPr>
        <w:t>9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/>
          <w:sz w:val="24"/>
          <w:szCs w:val="24"/>
        </w:rPr>
        <w:t xml:space="preserve">minimum upper bound </w:t>
      </w:r>
      <w:r w:rsidR="002522EC" w:rsidRPr="00C30527">
        <w:rPr>
          <w:rFonts w:ascii="Times New Roman" w:hAnsi="Times New Roman" w:cs="Times New Roman"/>
          <w:noProof/>
          <w:color w:val="FF0000"/>
          <w:position w:val="-12"/>
          <w:sz w:val="24"/>
          <w:szCs w:val="24"/>
        </w:rPr>
        <w:drawing>
          <wp:inline distT="0" distB="0" distL="0" distR="0" wp14:anchorId="6C4D5C3C" wp14:editId="6ED86799">
            <wp:extent cx="276225" cy="238125"/>
            <wp:effectExtent l="0" t="0" r="9525" b="9525"/>
            <wp:docPr id="412" name="Picture 4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6AF"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is </w:t>
      </w:r>
      <w:r w:rsidR="00D8519B" w:rsidRPr="00C30527">
        <w:rPr>
          <w:rFonts w:ascii="Times New Roman" w:hAnsi="Times New Roman" w:cs="Times New Roman"/>
          <w:sz w:val="24"/>
          <w:szCs w:val="24"/>
        </w:rPr>
        <w:t>strictly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increasing </w:t>
      </w:r>
      <w:r w:rsidR="00EC757B" w:rsidRPr="00C30527">
        <w:rPr>
          <w:rFonts w:ascii="Times New Roman" w:hAnsi="Times New Roman" w:cs="Times New Roman"/>
          <w:sz w:val="24"/>
          <w:szCs w:val="24"/>
        </w:rPr>
        <w:t>in terms of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i/>
          <w:sz w:val="24"/>
          <w:szCs w:val="24"/>
        </w:rPr>
        <w:t>n</w:t>
      </w:r>
      <w:r w:rsidRPr="00C30527">
        <w:rPr>
          <w:rFonts w:ascii="Times New Roman" w:hAnsi="Times New Roman" w:cs="Times New Roman" w:hint="eastAsia"/>
          <w:sz w:val="24"/>
          <w:szCs w:val="24"/>
        </w:rPr>
        <w:t>.</w:t>
      </w:r>
    </w:p>
    <w:p w:rsidR="000E5DD7" w:rsidRPr="00C30527" w:rsidRDefault="000E5DD7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5C73DE" w:rsidRPr="00C30527" w:rsidRDefault="000E5DD7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74B07" w:rsidRPr="00C30527">
        <w:rPr>
          <w:rFonts w:ascii="Times New Roman" w:hAnsi="Times New Roman" w:cs="Times New Roman"/>
          <w:sz w:val="24"/>
          <w:szCs w:val="24"/>
        </w:rPr>
        <w:t xml:space="preserve">The parameter </w:t>
      </w:r>
      <w:r w:rsidR="00874B07" w:rsidRPr="00C30527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="00874B07" w:rsidRPr="00C30527">
        <w:rPr>
          <w:rFonts w:ascii="Times New Roman" w:hAnsi="Times New Roman" w:cs="Times New Roman"/>
          <w:sz w:val="24"/>
          <w:szCs w:val="24"/>
        </w:rPr>
        <w:t xml:space="preserve">affects the value </w:t>
      </w:r>
      <w:proofErr w:type="gramStart"/>
      <w:r w:rsidR="00874B07" w:rsidRPr="00C30527">
        <w:rPr>
          <w:rFonts w:ascii="Times New Roman" w:hAnsi="Times New Roman" w:cs="Times New Roman"/>
          <w:sz w:val="24"/>
          <w:szCs w:val="24"/>
        </w:rPr>
        <w:t>of</w:t>
      </w:r>
      <w:r w:rsidR="00874B07" w:rsidRPr="00C3052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End"/>
      <w:r w:rsidR="002522EC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7F0B57E2" wp14:editId="71376A51">
            <wp:extent cx="200025" cy="190500"/>
            <wp:effectExtent l="0" t="0" r="9525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3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4B07" w:rsidRPr="00C30527">
        <w:rPr>
          <w:rFonts w:ascii="Times New Roman" w:hAnsi="Times New Roman" w:cs="Times New Roman"/>
          <w:sz w:val="24"/>
          <w:szCs w:val="24"/>
        </w:rPr>
        <w:t xml:space="preserve">, and both </w:t>
      </w:r>
      <w:r w:rsidR="00874B07" w:rsidRPr="00C30527">
        <w:rPr>
          <w:rFonts w:ascii="Times New Roman" w:hAnsi="Times New Roman" w:cs="Times New Roman"/>
          <w:i/>
          <w:sz w:val="24"/>
          <w:szCs w:val="24"/>
        </w:rPr>
        <w:t xml:space="preserve">n </w:t>
      </w:r>
      <w:r w:rsidR="00874B07" w:rsidRPr="00C30527">
        <w:rPr>
          <w:rFonts w:ascii="Times New Roman" w:hAnsi="Times New Roman" w:cs="Times New Roman"/>
          <w:sz w:val="24"/>
          <w:szCs w:val="24"/>
        </w:rPr>
        <w:t>and</w:t>
      </w:r>
      <w:r w:rsidR="00874B07" w:rsidRPr="00C3052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75F690F2" wp14:editId="0F2386EF">
            <wp:extent cx="200025" cy="190500"/>
            <wp:effectExtent l="0" t="0" r="9525" b="0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4"/>
                    <pic:cNvPicPr>
                      <a:picLocks noChangeAspect="1" noChangeArrowheads="1"/>
                    </pic:cNvPicPr>
                  </pic:nvPicPr>
                  <pic:blipFill>
                    <a:blip r:embed="rId5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4B07" w:rsidRPr="00C30527">
        <w:rPr>
          <w:rFonts w:ascii="Times New Roman" w:hAnsi="Times New Roman" w:cs="Times New Roman"/>
          <w:sz w:val="24"/>
          <w:szCs w:val="24"/>
        </w:rPr>
        <w:t xml:space="preserve"> are only involved in the denominator of</w:t>
      </w:r>
      <w:r w:rsidR="00E959B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959B8" w:rsidRPr="00C30527">
        <w:rPr>
          <w:rFonts w:ascii="Times New Roman" w:hAnsi="Times New Roman" w:cs="Times New Roman"/>
          <w:sz w:val="24"/>
          <w:szCs w:val="24"/>
        </w:rPr>
        <w:instrText xml:space="preserve"> GOTOBUTTON ZEqnNum679918  \* MERGEFORMAT </w:instrText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959B8" w:rsidRPr="00C30527">
        <w:rPr>
          <w:rFonts w:ascii="Times New Roman" w:hAnsi="Times New Roman" w:cs="Times New Roman"/>
          <w:sz w:val="24"/>
          <w:szCs w:val="24"/>
        </w:rPr>
        <w:instrText xml:space="preserve"> REF ZEqnNum679918 \* Charformat \! \* MERGEFORMAT </w:instrText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(73)</w:instrText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874B07" w:rsidRPr="00C30527">
        <w:rPr>
          <w:rFonts w:ascii="Times New Roman" w:hAnsi="Times New Roman" w:cs="Times New Roman"/>
          <w:sz w:val="24"/>
          <w:szCs w:val="24"/>
        </w:rPr>
        <w:t xml:space="preserve">. Hence, </w:t>
      </w:r>
      <w:r w:rsidR="009D5E35" w:rsidRPr="00C30527">
        <w:rPr>
          <w:rFonts w:ascii="Times New Roman" w:hAnsi="Times New Roman" w:cs="Times New Roman"/>
          <w:sz w:val="24"/>
          <w:szCs w:val="24"/>
        </w:rPr>
        <w:t xml:space="preserve">the properties </w:t>
      </w:r>
      <w:r w:rsidR="00CD5443" w:rsidRPr="00C30527">
        <w:rPr>
          <w:rFonts w:ascii="Times New Roman" w:hAnsi="Times New Roman" w:cs="Times New Roman"/>
          <w:sz w:val="24"/>
          <w:szCs w:val="24"/>
        </w:rPr>
        <w:t>of the denominator</w:t>
      </w:r>
      <w:r w:rsidR="00EC757B" w:rsidRPr="00C30527">
        <w:rPr>
          <w:rFonts w:ascii="Times New Roman" w:hAnsi="Times New Roman" w:cs="Times New Roman"/>
          <w:sz w:val="24"/>
          <w:szCs w:val="24"/>
        </w:rPr>
        <w:t xml:space="preserve"> can be made a focus</w:t>
      </w:r>
      <w:r w:rsidR="00CD5443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5C73DE" w:rsidRPr="00C30527">
        <w:rPr>
          <w:rFonts w:ascii="Times New Roman" w:hAnsi="Times New Roman" w:cs="Times New Roman"/>
          <w:sz w:val="24"/>
          <w:szCs w:val="24"/>
        </w:rPr>
        <w:t xml:space="preserve">Two </w:t>
      </w:r>
      <w:r w:rsidR="0064065B" w:rsidRPr="00C30527">
        <w:rPr>
          <w:rFonts w:ascii="Times New Roman" w:hAnsi="Times New Roman" w:cs="Times New Roman"/>
          <w:sz w:val="24"/>
          <w:szCs w:val="24"/>
        </w:rPr>
        <w:t xml:space="preserve">mutually exclusive </w:t>
      </w:r>
      <w:r w:rsidR="005C73DE" w:rsidRPr="00C30527">
        <w:rPr>
          <w:rFonts w:ascii="Times New Roman" w:hAnsi="Times New Roman" w:cs="Times New Roman"/>
          <w:sz w:val="24"/>
          <w:szCs w:val="24"/>
        </w:rPr>
        <w:t xml:space="preserve">cases are considered. </w:t>
      </w:r>
    </w:p>
    <w:p w:rsidR="002023C3" w:rsidRPr="00C30527" w:rsidRDefault="005C73DE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ab/>
        <w:t>First, w</w:t>
      </w:r>
      <w:r w:rsidR="00CD5443" w:rsidRPr="00C30527">
        <w:rPr>
          <w:rFonts w:ascii="Times New Roman" w:hAnsi="Times New Roman" w:cs="Times New Roman"/>
          <w:sz w:val="24"/>
          <w:szCs w:val="24"/>
        </w:rPr>
        <w:t xml:space="preserve">hen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60FC2B68" wp14:editId="451A118B">
            <wp:extent cx="495300" cy="342900"/>
            <wp:effectExtent l="0" t="0" r="0" b="0"/>
            <wp:docPr id="415" name="Picture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5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141FD665" wp14:editId="24708C74">
            <wp:extent cx="809625" cy="266700"/>
            <wp:effectExtent l="0" t="0" r="9525" b="0"/>
            <wp:docPr id="563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6"/>
                    <pic:cNvPicPr>
                      <a:picLocks noChangeAspect="1" noChangeArrowheads="1"/>
                    </pic:cNvPicPr>
                  </pic:nvPicPr>
                  <pic:blipFill>
                    <a:blip r:embed="rId5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2A73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82A73" w:rsidRPr="00C30527">
        <w:rPr>
          <w:rFonts w:ascii="Times New Roman" w:hAnsi="Times New Roman" w:cs="Times New Roman"/>
          <w:sz w:val="24"/>
          <w:szCs w:val="24"/>
        </w:rPr>
        <w:t>for</w:t>
      </w:r>
      <w:r w:rsidR="008C4B45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B958D1" w:rsidRPr="00C30527">
        <w:rPr>
          <w:rFonts w:ascii="Times New Roman" w:hAnsi="Times New Roman" w:cs="Times New Roman"/>
          <w:position w:val="-12"/>
          <w:sz w:val="24"/>
          <w:szCs w:val="24"/>
        </w:rPr>
        <w:object w:dxaOrig="740" w:dyaOrig="360" w14:anchorId="233FCD1B">
          <v:shape id="_x0000_i1232" type="#_x0000_t75" style="width:36.2pt;height:16.2pt" o:ole="">
            <v:imagedata r:id="rId582" o:title=""/>
          </v:shape>
          <o:OLEObject Type="Embed" ProgID="Equation.DSMT4" ShapeID="_x0000_i1232" DrawAspect="Content" ObjectID="_1486165437" r:id="rId583"/>
        </w:object>
      </w:r>
      <w:r w:rsidR="00CD5443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2522EC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0CC8F49E" wp14:editId="145D06E6">
            <wp:extent cx="504825" cy="190500"/>
            <wp:effectExtent l="0" t="0" r="9525" b="0"/>
            <wp:docPr id="562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B3EBF" w:rsidRPr="00C30527">
        <w:rPr>
          <w:rFonts w:ascii="Times New Roman" w:hAnsi="Times New Roman" w:cs="Times New Roman"/>
          <w:sz w:val="24"/>
          <w:szCs w:val="24"/>
        </w:rPr>
        <w:t>,</w:t>
      </w:r>
      <w:r w:rsidR="00CF528C" w:rsidRPr="00C30527">
        <w:rPr>
          <w:rFonts w:ascii="Times New Roman" w:hAnsi="Times New Roman" w:cs="Times New Roman"/>
          <w:sz w:val="24"/>
          <w:szCs w:val="24"/>
        </w:rPr>
        <w:t xml:space="preserve"> and</w:t>
      </w:r>
      <w:r w:rsidR="00FB3EB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12F8D" w:rsidRPr="00C30527">
        <w:rPr>
          <w:rFonts w:ascii="Times New Roman" w:hAnsi="Times New Roman" w:cs="Times New Roman"/>
          <w:sz w:val="24"/>
          <w:szCs w:val="24"/>
        </w:rPr>
        <w:t>according to</w:t>
      </w:r>
      <w:r w:rsidR="007665C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7665CB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7665CB" w:rsidRPr="00C30527">
        <w:rPr>
          <w:rFonts w:ascii="Times New Roman" w:hAnsi="Times New Roman" w:cs="Times New Roman"/>
          <w:sz w:val="24"/>
          <w:szCs w:val="24"/>
        </w:rPr>
        <w:instrText xml:space="preserve"> GOTOBUTTON ZEqnNum679918  \* MERGEFORMAT </w:instrText>
      </w:r>
      <w:r w:rsidR="007665CB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7665CB" w:rsidRPr="00C30527">
        <w:rPr>
          <w:rFonts w:ascii="Times New Roman" w:hAnsi="Times New Roman" w:cs="Times New Roman"/>
          <w:sz w:val="24"/>
          <w:szCs w:val="24"/>
        </w:rPr>
        <w:instrText xml:space="preserve"> REF ZEqnNum679918 \* Charformat \! \* MERGEFORMAT </w:instrText>
      </w:r>
      <w:r w:rsidR="007665CB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(73)</w:instrText>
      </w:r>
      <w:r w:rsidR="007665CB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7665CB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312F8D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CE18C8" w:rsidRPr="00C30527">
        <w:rPr>
          <w:rFonts w:ascii="Times New Roman" w:hAnsi="Times New Roman" w:cs="Times New Roman"/>
          <w:sz w:val="24"/>
          <w:szCs w:val="24"/>
        </w:rPr>
        <w:t xml:space="preserve">the denominator </w:t>
      </w:r>
      <w:r w:rsidR="00B4040A" w:rsidRPr="00C30527">
        <w:rPr>
          <w:rFonts w:ascii="Times New Roman" w:hAnsi="Times New Roman" w:cs="Times New Roman"/>
          <w:sz w:val="24"/>
          <w:szCs w:val="24"/>
        </w:rPr>
        <w:t>is</w:t>
      </w:r>
      <w:r w:rsidR="00CF528C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4FDE738E" wp14:editId="2403EBCC">
            <wp:extent cx="996696" cy="256032"/>
            <wp:effectExtent l="0" t="0" r="0" b="0"/>
            <wp:docPr id="561" name="Picture 4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696" cy="25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93AEE" w:rsidRPr="00C30527">
        <w:rPr>
          <w:rFonts w:ascii="Times" w:hAnsi="Times"/>
        </w:rPr>
        <w:t xml:space="preserve"> </w:t>
      </w:r>
      <w:r w:rsidR="00593AEE" w:rsidRPr="00C30527">
        <w:rPr>
          <w:rFonts w:ascii="Times New Roman" w:hAnsi="Times New Roman" w:cs="Times New Roman"/>
          <w:sz w:val="24"/>
          <w:szCs w:val="24"/>
        </w:rPr>
        <w:t>shown in</w:t>
      </w:r>
      <w:r w:rsidR="00E959B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959B8" w:rsidRPr="00C30527">
        <w:rPr>
          <w:rFonts w:ascii="Times New Roman" w:hAnsi="Times New Roman" w:cs="Times New Roman"/>
          <w:sz w:val="24"/>
          <w:szCs w:val="24"/>
        </w:rPr>
        <w:instrText xml:space="preserve"> GOTOBUTTON ZEqnNum110075  \* MERGEFORMAT </w:instrText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959B8" w:rsidRPr="00C30527">
        <w:rPr>
          <w:rFonts w:ascii="Times New Roman" w:hAnsi="Times New Roman" w:cs="Times New Roman"/>
          <w:sz w:val="24"/>
          <w:szCs w:val="24"/>
        </w:rPr>
        <w:instrText xml:space="preserve"> REF ZEqnNum110075 \* Charformat \! \* MERGEFORMAT </w:instrText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(74)</w:instrText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3C25D4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2023C3" w:rsidRPr="00C30527">
        <w:rPr>
          <w:rFonts w:ascii="Times New Roman" w:hAnsi="Times New Roman" w:cs="Times New Roman"/>
          <w:sz w:val="24"/>
          <w:szCs w:val="24"/>
        </w:rPr>
        <w:t xml:space="preserve">The first derivative </w:t>
      </w:r>
      <w:r w:rsidR="009D0F7F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4579C973" wp14:editId="6C322089">
            <wp:extent cx="996696" cy="256032"/>
            <wp:effectExtent l="0" t="0" r="0" b="0"/>
            <wp:docPr id="560" name="Picture 4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0"/>
                    <pic:cNvPicPr>
                      <a:picLocks noChangeAspect="1" noChangeArrowheads="1"/>
                    </pic:cNvPicPr>
                  </pic:nvPicPr>
                  <pic:blipFill>
                    <a:blip r:embed="rId5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696" cy="25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0F7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C757B" w:rsidRPr="00C30527">
        <w:rPr>
          <w:rFonts w:ascii="Times New Roman" w:hAnsi="Times New Roman" w:cs="Times New Roman"/>
          <w:sz w:val="24"/>
          <w:szCs w:val="24"/>
        </w:rPr>
        <w:t>in terms of</w:t>
      </w:r>
      <w:r w:rsidR="003C25D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22F76" w:rsidRPr="00C30527">
        <w:rPr>
          <w:noProof/>
          <w:position w:val="-6"/>
        </w:rPr>
        <w:drawing>
          <wp:inline distT="0" distB="0" distL="0" distR="0" wp14:anchorId="5A1706DA" wp14:editId="406EC65E">
            <wp:extent cx="127000" cy="139700"/>
            <wp:effectExtent l="0" t="0" r="6350" b="0"/>
            <wp:docPr id="58" name="Pictur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37"/>
                    <pic:cNvPicPr>
                      <a:picLocks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5D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023C3" w:rsidRPr="00C30527">
        <w:rPr>
          <w:rFonts w:ascii="Times New Roman" w:hAnsi="Times New Roman" w:cs="Times New Roman"/>
          <w:sz w:val="24"/>
          <w:szCs w:val="24"/>
        </w:rPr>
        <w:t>is</w:t>
      </w:r>
    </w:p>
    <w:p w:rsidR="002023C3" w:rsidRPr="00C30527" w:rsidRDefault="002023C3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rPr>
          <w:color w:val="FF0000"/>
        </w:rPr>
      </w:pPr>
      <w:r w:rsidRPr="00C30527">
        <w:tab/>
      </w:r>
      <w:r w:rsidR="002522EC" w:rsidRPr="00C30527">
        <w:rPr>
          <w:noProof/>
          <w:position w:val="-28"/>
        </w:rPr>
        <w:drawing>
          <wp:inline distT="0" distB="0" distL="0" distR="0" wp14:anchorId="74BCD093" wp14:editId="0A9A7BBC">
            <wp:extent cx="2781300" cy="514350"/>
            <wp:effectExtent l="0" t="0" r="0" b="0"/>
            <wp:docPr id="559" name="Picture 4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rrowheads="1"/>
                    </pic:cNvPicPr>
                  </pic:nvPicPr>
                  <pic:blipFill>
                    <a:blip r:embed="rId5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. </w:t>
      </w:r>
      <w:r w:rsidRPr="00C30527">
        <w:tab/>
      </w:r>
      <w:r w:rsidR="009D0F7F" w:rsidRPr="00C30527">
        <w:t xml:space="preserve"> </w:t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64" w:name="ZEqnNum825392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76</w:instrText>
        </w:r>
      </w:fldSimple>
      <w:r w:rsidR="000868CE" w:rsidRPr="00C30527">
        <w:instrText>)</w:instrText>
      </w:r>
      <w:bookmarkEnd w:id="364"/>
      <w:r w:rsidR="000868CE" w:rsidRPr="00C30527">
        <w:fldChar w:fldCharType="end"/>
      </w:r>
    </w:p>
    <w:p w:rsidR="002023C3" w:rsidRPr="00C30527" w:rsidRDefault="00EC757B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r w:rsidRPr="00C30527">
        <w:t xml:space="preserve">Because </w:t>
      </w:r>
      <w:r w:rsidR="002522EC" w:rsidRPr="00C30527">
        <w:rPr>
          <w:noProof/>
          <w:position w:val="-24"/>
        </w:rPr>
        <w:drawing>
          <wp:inline distT="0" distB="0" distL="0" distR="0" wp14:anchorId="6389972A" wp14:editId="3079051E">
            <wp:extent cx="342900" cy="381000"/>
            <wp:effectExtent l="0" t="0" r="0" b="0"/>
            <wp:docPr id="558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5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23C3" w:rsidRPr="00C30527">
        <w:t xml:space="preserve"> is smaller than 1, </w:t>
      </w:r>
      <w:r w:rsidR="00406332" w:rsidRPr="00C30527">
        <w:t xml:space="preserve">the first derivative </w:t>
      </w:r>
      <w:r w:rsidR="00E959B8" w:rsidRPr="00C30527">
        <w:fldChar w:fldCharType="begin"/>
      </w:r>
      <w:r w:rsidR="00E959B8" w:rsidRPr="00C30527">
        <w:instrText xml:space="preserve"> GOTOBUTTON ZEqnNum825392  \* MERGEFORMAT </w:instrText>
      </w:r>
      <w:fldSimple w:instr=" REF ZEqnNum825392 \* Charformat \! \* MERGEFORMAT ">
        <w:ins w:id="365" w:author="ceszeto" w:date="2015-02-23T01:55:00Z">
          <w:r w:rsidR="00C30527" w:rsidRPr="00C30527">
            <w:instrText>(</w:instrText>
          </w:r>
          <w:r w:rsidR="00C30527">
            <w:instrText>76</w:instrText>
          </w:r>
          <w:r w:rsidR="00C30527" w:rsidRPr="00C30527">
            <w:instrText>)</w:instrText>
          </w:r>
        </w:ins>
        <w:del w:id="366" w:author="ceszeto" w:date="2015-02-23T01:54:00Z">
          <w:r w:rsidR="005C1D14" w:rsidRPr="00C30527" w:rsidDel="00C30527">
            <w:delInstrText>(76)</w:delInstrText>
          </w:r>
        </w:del>
      </w:fldSimple>
      <w:r w:rsidR="00E959B8" w:rsidRPr="00C30527">
        <w:fldChar w:fldCharType="end"/>
      </w:r>
      <w:r w:rsidR="009D0F7F" w:rsidRPr="00C30527">
        <w:t xml:space="preserve"> </w:t>
      </w:r>
      <w:r w:rsidR="00C546AF" w:rsidRPr="00C30527">
        <w:t xml:space="preserve">is always negative. </w:t>
      </w:r>
      <w:r w:rsidR="002023C3" w:rsidRPr="00C30527">
        <w:t>Thus</w:t>
      </w:r>
      <w:r w:rsidR="00A3642D" w:rsidRPr="00C30527">
        <w:t>,</w:t>
      </w:r>
      <w:r w:rsidR="00C546AF" w:rsidRPr="00C30527">
        <w:t xml:space="preserve"> </w:t>
      </w:r>
      <w:r w:rsidR="002522EC" w:rsidRPr="00C30527">
        <w:rPr>
          <w:noProof/>
          <w:position w:val="-14"/>
        </w:rPr>
        <w:drawing>
          <wp:inline distT="0" distB="0" distL="0" distR="0" wp14:anchorId="2DC62817" wp14:editId="25FCCC2E">
            <wp:extent cx="996696" cy="256032"/>
            <wp:effectExtent l="0" t="0" r="0" b="0"/>
            <wp:docPr id="557" name="Picture 4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5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696" cy="25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6AF" w:rsidRPr="00C30527">
        <w:t xml:space="preserve"> must be a </w:t>
      </w:r>
      <w:r w:rsidR="00D8519B" w:rsidRPr="00C30527">
        <w:t xml:space="preserve">strictly </w:t>
      </w:r>
      <w:r w:rsidR="00C546AF" w:rsidRPr="00C30527">
        <w:t xml:space="preserve">decreasing function </w:t>
      </w:r>
      <w:proofErr w:type="gramStart"/>
      <w:r w:rsidR="00C546AF" w:rsidRPr="00C30527">
        <w:t xml:space="preserve">of </w:t>
      </w:r>
      <w:proofErr w:type="gramEnd"/>
      <w:r w:rsidR="00322F76" w:rsidRPr="00C30527">
        <w:rPr>
          <w:noProof/>
          <w:position w:val="-6"/>
        </w:rPr>
        <w:drawing>
          <wp:inline distT="0" distB="0" distL="0" distR="0" wp14:anchorId="6E31C1AC" wp14:editId="05DFCFD6">
            <wp:extent cx="127000" cy="139700"/>
            <wp:effectExtent l="0" t="0" r="6350" b="0"/>
            <wp:docPr id="57" name="Pictur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35"/>
                    <pic:cNvPicPr>
                      <a:picLocks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528C" w:rsidRPr="00C30527">
        <w:t>.</w:t>
      </w:r>
      <w:r w:rsidR="005C73DE" w:rsidRPr="00C30527">
        <w:t xml:space="preserve"> </w:t>
      </w:r>
    </w:p>
    <w:p w:rsidR="00932F5D" w:rsidRPr="00C30527" w:rsidRDefault="005C73DE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137" w:firstLine="329"/>
      </w:pPr>
      <w:r w:rsidRPr="00C30527">
        <w:lastRenderedPageBreak/>
        <w:t>Second, w</w:t>
      </w:r>
      <w:r w:rsidR="00CD5443" w:rsidRPr="00C30527">
        <w:t>hen</w:t>
      </w:r>
      <w:r w:rsidR="00CF528C" w:rsidRPr="00C30527">
        <w:rPr>
          <w:rFonts w:ascii="Times" w:hAnsi="Times"/>
        </w:rPr>
        <w:t xml:space="preserve"> </w:t>
      </w:r>
      <w:r w:rsidR="002522EC" w:rsidRPr="00C30527">
        <w:rPr>
          <w:noProof/>
          <w:position w:val="-14"/>
        </w:rPr>
        <w:drawing>
          <wp:inline distT="0" distB="0" distL="0" distR="0" wp14:anchorId="7634EB07" wp14:editId="672964C6">
            <wp:extent cx="1295400" cy="342900"/>
            <wp:effectExtent l="0" t="0" r="0" b="0"/>
            <wp:docPr id="556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5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F5D" w:rsidRPr="00C30527">
        <w:t xml:space="preserve"> </w:t>
      </w:r>
      <w:proofErr w:type="gramStart"/>
      <w:r w:rsidR="00932F5D" w:rsidRPr="00C30527">
        <w:t xml:space="preserve">for </w:t>
      </w:r>
      <w:proofErr w:type="gramEnd"/>
      <w:r w:rsidR="00B958D1" w:rsidRPr="00C30527">
        <w:rPr>
          <w:position w:val="-12"/>
        </w:rPr>
        <w:object w:dxaOrig="740" w:dyaOrig="360" w14:anchorId="1C7E564E">
          <v:shape id="_x0000_i1233" type="#_x0000_t75" style="width:36.2pt;height:16.2pt" o:ole="">
            <v:imagedata r:id="rId582" o:title=""/>
          </v:shape>
          <o:OLEObject Type="Embed" ProgID="Equation.DSMT4" ShapeID="_x0000_i1233" DrawAspect="Content" ObjectID="_1486165438" r:id="rId592"/>
        </w:object>
      </w:r>
      <w:r w:rsidR="00CD5443" w:rsidRPr="00C30527">
        <w:t xml:space="preserve">, </w:t>
      </w:r>
      <w:r w:rsidR="002522EC" w:rsidRPr="00C30527">
        <w:rPr>
          <w:noProof/>
          <w:position w:val="-4"/>
        </w:rPr>
        <w:drawing>
          <wp:inline distT="0" distB="0" distL="0" distR="0" wp14:anchorId="3A0BFC3D" wp14:editId="78D870BF">
            <wp:extent cx="533400" cy="190500"/>
            <wp:effectExtent l="0" t="0" r="0" b="0"/>
            <wp:docPr id="555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B85" w:rsidRPr="00C30527">
        <w:t>,</w:t>
      </w:r>
      <w:r w:rsidR="006653D7" w:rsidRPr="00C30527">
        <w:rPr>
          <w:rFonts w:ascii="Times" w:hAnsi="Times"/>
        </w:rPr>
        <w:t xml:space="preserve"> and</w:t>
      </w:r>
      <w:r w:rsidR="001F07E1" w:rsidRPr="00C30527">
        <w:rPr>
          <w:rFonts w:ascii="Times" w:hAnsi="Times"/>
        </w:rPr>
        <w:t xml:space="preserve"> </w:t>
      </w:r>
      <w:r w:rsidR="001E0A86" w:rsidRPr="00C30527">
        <w:rPr>
          <w:rFonts w:ascii="Times" w:hAnsi="Times"/>
        </w:rPr>
        <w:t xml:space="preserve">the </w:t>
      </w:r>
      <w:r w:rsidR="001F07E1" w:rsidRPr="00C30527">
        <w:t xml:space="preserve">denominator equals </w:t>
      </w:r>
      <w:r w:rsidR="001F07E1" w:rsidRPr="00C30527">
        <w:rPr>
          <w:position w:val="-16"/>
        </w:rPr>
        <w:object w:dxaOrig="1620" w:dyaOrig="440" w14:anchorId="1C4F4E70">
          <v:shape id="_x0000_i1234" type="#_x0000_t75" style="width:79.9pt;height:23.75pt" o:ole="">
            <v:imagedata r:id="rId594" o:title=""/>
          </v:shape>
          <o:OLEObject Type="Embed" ProgID="Equation.DSMT4" ShapeID="_x0000_i1234" DrawAspect="Content" ObjectID="_1486165439" r:id="rId595"/>
        </w:object>
      </w:r>
      <w:r w:rsidR="003C25D4" w:rsidRPr="00C30527">
        <w:rPr>
          <w:rFonts w:ascii="Times" w:hAnsi="Times"/>
        </w:rPr>
        <w:t xml:space="preserve"> </w:t>
      </w:r>
      <w:r w:rsidR="000910BA" w:rsidRPr="00C30527">
        <w:rPr>
          <w:rFonts w:ascii="Times" w:hAnsi="Times"/>
        </w:rPr>
        <w:t xml:space="preserve">shown </w:t>
      </w:r>
      <w:r w:rsidR="000910BA" w:rsidRPr="00C30527">
        <w:t>in</w:t>
      </w:r>
      <w:r w:rsidR="00E959B8" w:rsidRPr="00C30527">
        <w:t xml:space="preserve"> </w:t>
      </w:r>
      <w:r w:rsidR="00E959B8" w:rsidRPr="00C30527">
        <w:fldChar w:fldCharType="begin"/>
      </w:r>
      <w:r w:rsidR="00E959B8" w:rsidRPr="00C30527">
        <w:instrText xml:space="preserve"> GOTOBUTTON ZEqnNum306553  \* MERGEFORMAT </w:instrText>
      </w:r>
      <w:fldSimple w:instr=" REF ZEqnNum306553 \* Charformat \! \* MERGEFORMAT ">
        <w:ins w:id="367" w:author="ceszeto" w:date="2015-02-23T01:55:00Z">
          <w:r w:rsidR="00C30527" w:rsidRPr="00C30527">
            <w:instrText>(</w:instrText>
          </w:r>
          <w:r w:rsidR="00C30527">
            <w:instrText>75</w:instrText>
          </w:r>
          <w:r w:rsidR="00C30527" w:rsidRPr="00C30527">
            <w:instrText>)</w:instrText>
          </w:r>
        </w:ins>
        <w:del w:id="368" w:author="ceszeto" w:date="2015-02-23T01:54:00Z">
          <w:r w:rsidR="005C1D14" w:rsidRPr="00C30527" w:rsidDel="00C30527">
            <w:delInstrText>(75)</w:delInstrText>
          </w:r>
        </w:del>
      </w:fldSimple>
      <w:r w:rsidR="00E959B8" w:rsidRPr="00C30527">
        <w:fldChar w:fldCharType="end"/>
      </w:r>
      <w:r w:rsidR="008A129E" w:rsidRPr="00C30527">
        <w:t>.</w:t>
      </w:r>
      <w:r w:rsidR="003C25D4" w:rsidRPr="00C30527">
        <w:t xml:space="preserve"> </w:t>
      </w:r>
      <w:r w:rsidR="00EC757B" w:rsidRPr="00C30527">
        <w:t xml:space="preserve">Because </w:t>
      </w:r>
      <w:r w:rsidR="002522EC" w:rsidRPr="00C30527">
        <w:rPr>
          <w:noProof/>
          <w:position w:val="-30"/>
        </w:rPr>
        <w:drawing>
          <wp:inline distT="0" distB="0" distL="0" distR="0" wp14:anchorId="226A3F42" wp14:editId="610981CB">
            <wp:extent cx="581025" cy="419100"/>
            <wp:effectExtent l="0" t="0" r="9525" b="0"/>
            <wp:docPr id="554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5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4C63" w:rsidRPr="00C30527">
        <w:t xml:space="preserve"> is smaller than </w:t>
      </w:r>
      <w:r w:rsidR="0032105C" w:rsidRPr="00C30527">
        <w:t xml:space="preserve">1, </w:t>
      </w:r>
      <w:r w:rsidR="00A3642D" w:rsidRPr="00C30527">
        <w:t>the function</w:t>
      </w:r>
      <w:r w:rsidR="00B6188F" w:rsidRPr="00C30527">
        <w:t xml:space="preserve"> </w:t>
      </w:r>
      <w:r w:rsidR="00B6188F" w:rsidRPr="00C30527">
        <w:rPr>
          <w:position w:val="-16"/>
        </w:rPr>
        <w:object w:dxaOrig="1620" w:dyaOrig="440" w14:anchorId="0CA6F710">
          <v:shape id="_x0000_i1235" type="#_x0000_t75" style="width:79.9pt;height:23.75pt" o:ole="">
            <v:imagedata r:id="rId594" o:title=""/>
          </v:shape>
          <o:OLEObject Type="Embed" ProgID="Equation.DSMT4" ShapeID="_x0000_i1235" DrawAspect="Content" ObjectID="_1486165440" r:id="rId597"/>
        </w:object>
      </w:r>
      <w:r w:rsidR="00E22929" w:rsidRPr="00C30527">
        <w:t xml:space="preserve"> </w:t>
      </w:r>
      <w:r w:rsidR="0032105C" w:rsidRPr="00C30527">
        <w:t xml:space="preserve">must be a </w:t>
      </w:r>
      <w:r w:rsidR="00D5003F" w:rsidRPr="00C30527">
        <w:t xml:space="preserve">strictly </w:t>
      </w:r>
      <w:r w:rsidR="0032105C" w:rsidRPr="00C30527">
        <w:t xml:space="preserve">decreasing function </w:t>
      </w:r>
      <w:proofErr w:type="gramStart"/>
      <w:r w:rsidR="0032105C" w:rsidRPr="00C30527">
        <w:t xml:space="preserve">of </w:t>
      </w:r>
      <w:proofErr w:type="gramEnd"/>
      <w:r w:rsidR="00322F76" w:rsidRPr="00C30527">
        <w:rPr>
          <w:noProof/>
          <w:position w:val="-6"/>
        </w:rPr>
        <w:drawing>
          <wp:inline distT="0" distB="0" distL="0" distR="0" wp14:anchorId="44C53923" wp14:editId="5D2DDF3C">
            <wp:extent cx="127000" cy="139700"/>
            <wp:effectExtent l="0" t="0" r="6350" b="0"/>
            <wp:docPr id="56" name="Pictur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33"/>
                    <pic:cNvPicPr>
                      <a:picLocks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282F" w:rsidRPr="00C30527">
        <w:t>.</w:t>
      </w:r>
      <w:r w:rsidR="00C546AF" w:rsidRPr="00C30527">
        <w:t xml:space="preserve"> </w:t>
      </w:r>
    </w:p>
    <w:p w:rsidR="000E5DD7" w:rsidRPr="00C30527" w:rsidRDefault="001F07E1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137" w:firstLine="329"/>
      </w:pPr>
      <w:r w:rsidRPr="00C30527">
        <w:t>In summary</w:t>
      </w:r>
      <w:r w:rsidR="00A3642D" w:rsidRPr="00C30527">
        <w:t>,</w:t>
      </w:r>
      <w:r w:rsidR="00EC757B" w:rsidRPr="00C30527">
        <w:t xml:space="preserve"> </w:t>
      </w:r>
      <w:r w:rsidR="00081E61" w:rsidRPr="00C30527">
        <w:t xml:space="preserve">the denominator must be a strictly decreasing function </w:t>
      </w:r>
      <w:proofErr w:type="gramStart"/>
      <w:r w:rsidR="00081E61" w:rsidRPr="00C30527">
        <w:t xml:space="preserve">of </w:t>
      </w:r>
      <w:proofErr w:type="gramEnd"/>
      <w:r w:rsidR="00081E61" w:rsidRPr="00C30527">
        <w:rPr>
          <w:noProof/>
          <w:position w:val="-6"/>
        </w:rPr>
        <w:drawing>
          <wp:inline distT="0" distB="0" distL="0" distR="0" wp14:anchorId="43D9F3BD" wp14:editId="1B686591">
            <wp:extent cx="127000" cy="139700"/>
            <wp:effectExtent l="0" t="0" r="6350" b="0"/>
            <wp:docPr id="517" name="Picture 5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35"/>
                    <pic:cNvPicPr>
                      <a:picLocks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2B85" w:rsidRPr="00C30527">
        <w:t>,</w:t>
      </w:r>
      <w:r w:rsidR="00081E61" w:rsidRPr="00C30527">
        <w:t xml:space="preserve"> and</w:t>
      </w:r>
      <w:r w:rsidRPr="00C30527">
        <w:t xml:space="preserve"> hence</w:t>
      </w:r>
      <w:r w:rsidR="00081E61" w:rsidRPr="00C30527">
        <w:t xml:space="preserve"> </w:t>
      </w:r>
      <w:r w:rsidR="0028155D" w:rsidRPr="00C30527">
        <w:rPr>
          <w:noProof/>
          <w:color w:val="FF0000"/>
          <w:position w:val="-12"/>
        </w:rPr>
        <w:drawing>
          <wp:inline distT="0" distB="0" distL="0" distR="0" wp14:anchorId="0F0D1F3B" wp14:editId="0573CCB7">
            <wp:extent cx="293370" cy="240665"/>
            <wp:effectExtent l="0" t="0" r="0" b="6985"/>
            <wp:docPr id="54" name="Pictur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28"/>
                    <pic:cNvPicPr>
                      <a:picLocks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6AF" w:rsidRPr="00C30527">
        <w:t xml:space="preserve"> </w:t>
      </w:r>
      <w:r w:rsidR="000515A1" w:rsidRPr="00C30527">
        <w:t>must be</w:t>
      </w:r>
      <w:r w:rsidR="00F011AA" w:rsidRPr="00C30527">
        <w:t xml:space="preserve"> </w:t>
      </w:r>
      <w:r w:rsidR="00D8519B" w:rsidRPr="00C30527">
        <w:t xml:space="preserve">strictly </w:t>
      </w:r>
      <w:r w:rsidR="00C546AF" w:rsidRPr="00C30527">
        <w:t xml:space="preserve">increasing </w:t>
      </w:r>
      <w:r w:rsidR="00EC757B" w:rsidRPr="00C30527">
        <w:t>in terms of</w:t>
      </w:r>
      <w:r w:rsidR="00C546AF" w:rsidRPr="00C30527">
        <w:t xml:space="preserve"> </w:t>
      </w:r>
      <w:r w:rsidR="0028155D" w:rsidRPr="00C30527">
        <w:rPr>
          <w:noProof/>
          <w:position w:val="-6"/>
        </w:rPr>
        <w:drawing>
          <wp:inline distT="0" distB="0" distL="0" distR="0" wp14:anchorId="46813763" wp14:editId="66369F90">
            <wp:extent cx="127000" cy="139700"/>
            <wp:effectExtent l="0" t="0" r="6350" b="0"/>
            <wp:docPr id="55" name="Pictur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31"/>
                    <pic:cNvPicPr>
                      <a:picLocks noChangeArrowheads="1"/>
                    </pic:cNvPicPr>
                  </pic:nvPicPr>
                  <pic:blipFill>
                    <a:blip r:embed="rId5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46AF" w:rsidRPr="00C30527">
        <w:t>. This completes the proof.</w:t>
      </w:r>
      <w:r w:rsidR="00273AE4" w:rsidRPr="00C30527">
        <w:rPr>
          <w:vertAlign w:val="superscript"/>
        </w:rPr>
        <w:t xml:space="preserve"> </w:t>
      </w:r>
      <w:r w:rsidR="006E15D5" w:rsidRPr="00C30527">
        <w:rPr>
          <w:vertAlign w:val="superscript"/>
        </w:rPr>
        <w:t>■</w:t>
      </w:r>
    </w:p>
    <w:p w:rsidR="00C546AF" w:rsidRPr="00C30527" w:rsidRDefault="00C546AF" w:rsidP="00C30527">
      <w:pPr>
        <w:tabs>
          <w:tab w:val="center" w:pos="4536"/>
          <w:tab w:val="right" w:pos="9072"/>
        </w:tabs>
        <w:rPr>
          <w:sz w:val="24"/>
          <w:szCs w:val="24"/>
        </w:rPr>
      </w:pPr>
    </w:p>
    <w:p w:rsidR="00712F45" w:rsidRPr="00C30527" w:rsidRDefault="00712F45" w:rsidP="00C30527">
      <w:pPr>
        <w:widowControl/>
        <w:autoSpaceDE w:val="0"/>
        <w:autoSpaceDN w:val="0"/>
        <w:adjustRightInd w:val="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</w:t>
      </w:r>
      <w:r w:rsidRPr="00C30527">
        <w:rPr>
          <w:rFonts w:ascii="Times New Roman" w:hAnsi="Times New Roman" w:cs="Times New Roman"/>
          <w:sz w:val="24"/>
          <w:szCs w:val="24"/>
        </w:rPr>
        <w:t xml:space="preserve">: </w:t>
      </w:r>
      <w:r w:rsidR="00305AD6" w:rsidRPr="00C30527">
        <w:rPr>
          <w:rFonts w:ascii="Times New Roman" w:hAnsi="Times New Roman" w:cs="Times New Roman"/>
          <w:sz w:val="24"/>
          <w:szCs w:val="24"/>
        </w:rPr>
        <w:t xml:space="preserve">The minimum upper bound is only an </w:t>
      </w:r>
      <w:r w:rsidR="008206AF" w:rsidRPr="00C30527">
        <w:rPr>
          <w:rFonts w:ascii="Times New Roman" w:hAnsi="Times New Roman" w:cs="Times New Roman"/>
          <w:sz w:val="24"/>
          <w:szCs w:val="24"/>
        </w:rPr>
        <w:t>estimate</w:t>
      </w:r>
      <w:r w:rsidR="00305AD6" w:rsidRPr="00C30527">
        <w:rPr>
          <w:rFonts w:ascii="Times New Roman" w:hAnsi="Times New Roman" w:cs="Times New Roman"/>
          <w:sz w:val="24"/>
          <w:szCs w:val="24"/>
        </w:rPr>
        <w:t xml:space="preserve"> to the </w:t>
      </w:r>
      <w:proofErr w:type="spellStart"/>
      <w:r w:rsidR="00305AD6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305AD6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177A61" w:rsidRPr="00C30527">
        <w:rPr>
          <w:rFonts w:ascii="Times New Roman" w:hAnsi="Times New Roman" w:cs="Times New Roman"/>
          <w:sz w:val="24"/>
          <w:szCs w:val="24"/>
        </w:rPr>
        <w:t>It</w:t>
      </w:r>
      <w:r w:rsidR="00177A61" w:rsidRPr="00C30527">
        <w:rPr>
          <w:rFonts w:ascii="Times New Roman" w:hAnsi="Times New Roman"/>
          <w:sz w:val="24"/>
          <w:szCs w:val="24"/>
        </w:rPr>
        <w:t xml:space="preserve"> </w:t>
      </w:r>
      <w:r w:rsidRPr="00C30527">
        <w:rPr>
          <w:rFonts w:ascii="Times New Roman" w:hAnsi="Times New Roman"/>
          <w:sz w:val="24"/>
          <w:szCs w:val="24"/>
        </w:rPr>
        <w:t>cannot</w:t>
      </w:r>
      <w:r w:rsidR="00177A61" w:rsidRPr="00C30527">
        <w:rPr>
          <w:rFonts w:ascii="Times New Roman" w:hAnsi="Times New Roman"/>
          <w:sz w:val="24"/>
          <w:szCs w:val="24"/>
        </w:rPr>
        <w:t xml:space="preserve"> be</w:t>
      </w:r>
      <w:r w:rsidRPr="00C30527">
        <w:rPr>
          <w:rFonts w:ascii="Times New Roman" w:hAnsi="Times New Roman"/>
          <w:sz w:val="24"/>
          <w:szCs w:val="24"/>
        </w:rPr>
        <w:t xml:space="preserve"> conclude</w:t>
      </w:r>
      <w:r w:rsidR="00177A61" w:rsidRPr="00C30527">
        <w:rPr>
          <w:rFonts w:ascii="Times New Roman" w:hAnsi="Times New Roman"/>
          <w:sz w:val="24"/>
          <w:szCs w:val="24"/>
        </w:rPr>
        <w:t>d</w:t>
      </w:r>
      <w:r w:rsidRPr="00C30527">
        <w:rPr>
          <w:rFonts w:ascii="Times New Roman" w:hAnsi="Times New Roman"/>
          <w:sz w:val="24"/>
          <w:szCs w:val="24"/>
        </w:rPr>
        <w:t xml:space="preserve"> whether the </w:t>
      </w:r>
      <w:proofErr w:type="spellStart"/>
      <w:r w:rsidRPr="00C30527">
        <w:rPr>
          <w:rFonts w:ascii="Times New Roman" w:hAnsi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/>
          <w:sz w:val="24"/>
          <w:szCs w:val="24"/>
        </w:rPr>
        <w:t xml:space="preserve"> </w:t>
      </w:r>
      <w:r w:rsidR="008206AF" w:rsidRPr="00C30527">
        <w:rPr>
          <w:rFonts w:ascii="Times New Roman" w:hAnsi="Times New Roman"/>
          <w:sz w:val="24"/>
          <w:szCs w:val="24"/>
        </w:rPr>
        <w:t xml:space="preserve">(strictly) </w:t>
      </w:r>
      <w:r w:rsidRPr="00C30527">
        <w:rPr>
          <w:rFonts w:ascii="Times New Roman" w:hAnsi="Times New Roman"/>
          <w:sz w:val="24"/>
          <w:szCs w:val="24"/>
        </w:rPr>
        <w:t xml:space="preserve">increases with the maximum degree. </w:t>
      </w:r>
      <w:r w:rsidR="00CC0231" w:rsidRPr="00C30527">
        <w:rPr>
          <w:rFonts w:ascii="Times New Roman" w:hAnsi="Times New Roman"/>
          <w:sz w:val="24"/>
          <w:szCs w:val="24"/>
        </w:rPr>
        <w:t xml:space="preserve">This </w:t>
      </w:r>
      <w:r w:rsidR="00305AD6" w:rsidRPr="00C30527">
        <w:rPr>
          <w:rFonts w:ascii="Times New Roman" w:hAnsi="Times New Roman"/>
          <w:sz w:val="24"/>
          <w:szCs w:val="24"/>
        </w:rPr>
        <w:t>is left for future research.</w:t>
      </w:r>
    </w:p>
    <w:p w:rsidR="00712F45" w:rsidRPr="00C30527" w:rsidRDefault="00712F45" w:rsidP="00C30527">
      <w:pPr>
        <w:tabs>
          <w:tab w:val="center" w:pos="4536"/>
          <w:tab w:val="right" w:pos="9072"/>
        </w:tabs>
        <w:rPr>
          <w:sz w:val="24"/>
          <w:szCs w:val="24"/>
        </w:rPr>
      </w:pPr>
    </w:p>
    <w:p w:rsidR="00C546AF" w:rsidRPr="00C30527" w:rsidRDefault="00C546AF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Proposition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b/>
          <w:sz w:val="24"/>
          <w:szCs w:val="24"/>
        </w:rPr>
        <w:t>10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/>
          <w:sz w:val="24"/>
          <w:szCs w:val="24"/>
        </w:rPr>
        <w:t xml:space="preserve">minimum upper bound </w:t>
      </w:r>
      <w:r w:rsidR="002522EC" w:rsidRPr="00C30527">
        <w:rPr>
          <w:rFonts w:ascii="Times New Roman" w:hAnsi="Times New Roman" w:cs="Times New Roman"/>
          <w:noProof/>
          <w:color w:val="FF0000"/>
          <w:position w:val="-12"/>
          <w:sz w:val="24"/>
          <w:szCs w:val="24"/>
        </w:rPr>
        <w:drawing>
          <wp:inline distT="0" distB="0" distL="0" distR="0" wp14:anchorId="589445E8" wp14:editId="4B4AB304">
            <wp:extent cx="276225" cy="238125"/>
            <wp:effectExtent l="0" t="0" r="9525" b="9525"/>
            <wp:docPr id="553" name="Picture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5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is </w:t>
      </w:r>
      <w:r w:rsidR="00E872A4" w:rsidRPr="00C30527">
        <w:rPr>
          <w:rFonts w:ascii="Times New Roman" w:hAnsi="Times New Roman" w:cs="Times New Roman"/>
          <w:sz w:val="24"/>
          <w:szCs w:val="24"/>
        </w:rPr>
        <w:t>strictly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increasing </w:t>
      </w:r>
      <w:r w:rsidR="00EC757B" w:rsidRPr="00C30527">
        <w:rPr>
          <w:rFonts w:ascii="Times New Roman" w:hAnsi="Times New Roman" w:cs="Times New Roman"/>
          <w:sz w:val="24"/>
          <w:szCs w:val="24"/>
        </w:rPr>
        <w:t xml:space="preserve">in terms </w:t>
      </w:r>
      <w:proofErr w:type="gramStart"/>
      <w:r w:rsidR="00EC757B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="002522EC" w:rsidRPr="00C30527">
        <w:rPr>
          <w:rFonts w:ascii="Times New Roman" w:hAnsi="Times New Roman" w:cs="Times New Roman"/>
          <w:i/>
          <w:noProof/>
          <w:position w:val="-6"/>
          <w:sz w:val="24"/>
          <w:szCs w:val="24"/>
        </w:rPr>
        <w:drawing>
          <wp:inline distT="0" distB="0" distL="0" distR="0" wp14:anchorId="0BC28336" wp14:editId="40307187">
            <wp:extent cx="123825" cy="171450"/>
            <wp:effectExtent l="0" t="0" r="9525" b="0"/>
            <wp:docPr id="552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eastAsia="SimSun" w:hAnsi="Times New Roman" w:cs="Times New Roman" w:hint="eastAsia"/>
          <w:i/>
          <w:sz w:val="24"/>
          <w:szCs w:val="24"/>
        </w:rPr>
        <w:t>.</w:t>
      </w:r>
      <w:r w:rsidRPr="00C30527">
        <w:rPr>
          <w:rFonts w:ascii="Times New Roman" w:eastAsia="SimSun" w:hAnsi="Times New Roman" w:cs="Times New Roman"/>
          <w:i/>
          <w:sz w:val="24"/>
          <w:szCs w:val="24"/>
        </w:rPr>
        <w:t xml:space="preserve"> </w:t>
      </w:r>
    </w:p>
    <w:p w:rsidR="00C546AF" w:rsidRPr="00C30527" w:rsidRDefault="00C546AF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C546AF" w:rsidRPr="00C30527" w:rsidRDefault="00C546AF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  <w:rPr>
          <w:rFonts w:asciiTheme="minorEastAsia" w:hAnsiTheme="minorEastAsia"/>
        </w:rPr>
      </w:pPr>
      <w:proofErr w:type="gramStart"/>
      <w:r w:rsidRPr="00C30527">
        <w:rPr>
          <w:b/>
        </w:rPr>
        <w:t>Proof.</w:t>
      </w:r>
      <w:proofErr w:type="gramEnd"/>
      <w:r w:rsidRPr="00C30527">
        <w:t xml:space="preserve"> </w:t>
      </w:r>
      <w:r w:rsidR="00580467" w:rsidRPr="00C30527">
        <w:t>The proof is similar</w:t>
      </w:r>
      <w:r w:rsidRPr="00C30527">
        <w:t xml:space="preserve"> to </w:t>
      </w:r>
      <w:r w:rsidR="00580467" w:rsidRPr="00C30527">
        <w:t>that</w:t>
      </w:r>
      <w:r w:rsidRPr="00C30527">
        <w:t xml:space="preserve"> for Proposition </w:t>
      </w:r>
      <w:r w:rsidR="00CA0910" w:rsidRPr="00C30527">
        <w:t>9</w:t>
      </w:r>
      <w:r w:rsidR="00580467" w:rsidRPr="00C30527">
        <w:t>.</w:t>
      </w:r>
      <w:r w:rsidRPr="00C30527">
        <w:t xml:space="preserve"> </w:t>
      </w:r>
      <w:proofErr w:type="gramStart"/>
      <w:r w:rsidR="00580467" w:rsidRPr="00C30527">
        <w:t>W</w:t>
      </w:r>
      <w:r w:rsidRPr="00C30527">
        <w:t>hen</w:t>
      </w:r>
      <w:r w:rsidR="00332C3B" w:rsidRPr="00C30527">
        <w:rPr>
          <w:rFonts w:ascii="Times" w:hAnsi="Times"/>
        </w:rPr>
        <w:t xml:space="preserve"> </w:t>
      </w:r>
      <w:proofErr w:type="gramEnd"/>
      <w:r w:rsidR="002522EC" w:rsidRPr="00C30527">
        <w:rPr>
          <w:noProof/>
          <w:position w:val="-28"/>
        </w:rPr>
        <w:drawing>
          <wp:inline distT="0" distB="0" distL="0" distR="0" wp14:anchorId="1D8029C0" wp14:editId="58CE7F31">
            <wp:extent cx="1638300" cy="419100"/>
            <wp:effectExtent l="0" t="0" r="0" b="0"/>
            <wp:docPr id="551" name="Picture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5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, </w:t>
      </w:r>
      <w:r w:rsidR="002522EC" w:rsidRPr="00C30527">
        <w:rPr>
          <w:noProof/>
          <w:position w:val="-4"/>
        </w:rPr>
        <w:drawing>
          <wp:inline distT="0" distB="0" distL="0" distR="0" wp14:anchorId="04F26FD8" wp14:editId="63B95A4E">
            <wp:extent cx="504825" cy="190500"/>
            <wp:effectExtent l="0" t="0" r="9525" b="0"/>
            <wp:docPr id="550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5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231" w:rsidRPr="00C30527">
        <w:t>,</w:t>
      </w:r>
      <w:r w:rsidR="00332C3B" w:rsidRPr="00C30527">
        <w:t xml:space="preserve"> and</w:t>
      </w:r>
      <w:r w:rsidR="008A129E" w:rsidRPr="00C30527">
        <w:t xml:space="preserve"> </w:t>
      </w:r>
      <w:r w:rsidR="00DF7C01" w:rsidRPr="00C30527">
        <w:t xml:space="preserve">the denominator equals </w:t>
      </w:r>
      <w:r w:rsidR="00DF7C01" w:rsidRPr="00C30527">
        <w:rPr>
          <w:noProof/>
          <w:position w:val="-14"/>
        </w:rPr>
        <w:drawing>
          <wp:inline distT="0" distB="0" distL="0" distR="0" wp14:anchorId="58CA3BF3" wp14:editId="616ABC68">
            <wp:extent cx="1005840" cy="256032"/>
            <wp:effectExtent l="0" t="0" r="3810" b="0"/>
            <wp:docPr id="518" name="Picture 5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7"/>
                    <pic:cNvPicPr>
                      <a:picLocks noChangeAspect="1" noChangeArrowheads="1"/>
                    </pic:cNvPicPr>
                  </pic:nvPicPr>
                  <pic:blipFill>
                    <a:blip r:embed="rId5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25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0231" w:rsidRPr="00C30527">
        <w:t>,</w:t>
      </w:r>
      <w:r w:rsidR="00DF7C01" w:rsidRPr="00C30527">
        <w:t xml:space="preserve"> </w:t>
      </w:r>
      <w:r w:rsidR="00DC63C2" w:rsidRPr="00C30527">
        <w:t>which</w:t>
      </w:r>
      <w:r w:rsidR="008A129E" w:rsidRPr="00C30527">
        <w:t xml:space="preserve"> </w:t>
      </w:r>
      <w:r w:rsidRPr="00C30527">
        <w:t xml:space="preserve">is </w:t>
      </w:r>
      <w:r w:rsidR="008C32CB" w:rsidRPr="00C30527">
        <w:t xml:space="preserve">clearly </w:t>
      </w:r>
      <w:r w:rsidRPr="00C30527">
        <w:t xml:space="preserve">a </w:t>
      </w:r>
      <w:r w:rsidR="00932F5D" w:rsidRPr="00C30527">
        <w:t xml:space="preserve">strictly </w:t>
      </w:r>
      <w:r w:rsidRPr="00C30527">
        <w:t xml:space="preserve">decreasing function of </w:t>
      </w:r>
      <w:r w:rsidR="002522EC" w:rsidRPr="00C30527">
        <w:rPr>
          <w:noProof/>
          <w:position w:val="-6"/>
        </w:rPr>
        <w:drawing>
          <wp:inline distT="0" distB="0" distL="0" distR="0" wp14:anchorId="56CAC788" wp14:editId="3C559FDF">
            <wp:extent cx="123825" cy="171450"/>
            <wp:effectExtent l="0" t="0" r="9525" b="0"/>
            <wp:docPr id="549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. </w:t>
      </w:r>
      <w:r w:rsidR="00EC757B" w:rsidRPr="00C30527">
        <w:t>However</w:t>
      </w:r>
      <w:r w:rsidRPr="00C30527">
        <w:t xml:space="preserve">, </w:t>
      </w:r>
      <w:proofErr w:type="gramStart"/>
      <w:r w:rsidRPr="00C30527">
        <w:t>when</w:t>
      </w:r>
      <w:r w:rsidR="00332C3B" w:rsidRPr="00C30527">
        <w:t xml:space="preserve"> </w:t>
      </w:r>
      <w:proofErr w:type="gramEnd"/>
      <w:r w:rsidR="002522EC" w:rsidRPr="00C30527">
        <w:rPr>
          <w:noProof/>
          <w:position w:val="-28"/>
        </w:rPr>
        <w:drawing>
          <wp:inline distT="0" distB="0" distL="0" distR="0" wp14:anchorId="3BE30454" wp14:editId="0F29EDF3">
            <wp:extent cx="1419225" cy="419100"/>
            <wp:effectExtent l="0" t="0" r="0" b="0"/>
            <wp:docPr id="548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5"/>
                    <pic:cNvPicPr>
                      <a:picLocks noChangeAspect="1" noChangeArrowheads="1"/>
                    </pic:cNvPicPr>
                  </pic:nvPicPr>
                  <pic:blipFill>
                    <a:blip r:embed="rId6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, </w:t>
      </w:r>
      <w:r w:rsidR="001E0A86" w:rsidRPr="00C30527">
        <w:rPr>
          <w:rFonts w:ascii="Times" w:hAnsi="Times"/>
        </w:rPr>
        <w:t xml:space="preserve">the </w:t>
      </w:r>
      <w:r w:rsidR="001E0A86" w:rsidRPr="00C30527">
        <w:t xml:space="preserve">denominator equals </w:t>
      </w:r>
      <w:r w:rsidR="001E0A86" w:rsidRPr="00C30527">
        <w:rPr>
          <w:position w:val="-16"/>
        </w:rPr>
        <w:object w:dxaOrig="1620" w:dyaOrig="440" w14:anchorId="0A94D8CC">
          <v:shape id="_x0000_i1236" type="#_x0000_t75" style="width:79.9pt;height:23.75pt" o:ole="">
            <v:imagedata r:id="rId594" o:title=""/>
          </v:shape>
          <o:OLEObject Type="Embed" ProgID="Equation.DSMT4" ShapeID="_x0000_i1236" DrawAspect="Content" ObjectID="_1486165441" r:id="rId602"/>
        </w:object>
      </w:r>
      <w:r w:rsidR="00691C66" w:rsidRPr="00C30527">
        <w:t>,</w:t>
      </w:r>
      <w:r w:rsidR="001E0A86" w:rsidRPr="00C30527">
        <w:rPr>
          <w:rFonts w:ascii="Times" w:hAnsi="Times"/>
        </w:rPr>
        <w:t xml:space="preserve"> </w:t>
      </w:r>
      <w:r w:rsidR="00312F8D" w:rsidRPr="00C30527">
        <w:t xml:space="preserve">which </w:t>
      </w:r>
      <w:r w:rsidR="00AF00BF" w:rsidRPr="00C30527">
        <w:t>is</w:t>
      </w:r>
      <w:r w:rsidRPr="00C30527">
        <w:t xml:space="preserve"> </w:t>
      </w:r>
      <w:r w:rsidR="008A129E" w:rsidRPr="00C30527">
        <w:t xml:space="preserve">also </w:t>
      </w:r>
      <w:r w:rsidRPr="00C30527">
        <w:t xml:space="preserve">a decreasing function of </w:t>
      </w:r>
      <w:r w:rsidR="002522EC" w:rsidRPr="00C30527">
        <w:rPr>
          <w:noProof/>
          <w:position w:val="-6"/>
        </w:rPr>
        <w:drawing>
          <wp:inline distT="0" distB="0" distL="0" distR="0" wp14:anchorId="569A382D" wp14:editId="7569F953">
            <wp:extent cx="133350" cy="171450"/>
            <wp:effectExtent l="0" t="0" r="0" b="0"/>
            <wp:docPr id="547" name="Picture 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6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. </w:t>
      </w:r>
      <w:r w:rsidR="007949A8" w:rsidRPr="00C30527">
        <w:t>Hence</w:t>
      </w:r>
      <w:r w:rsidR="005373E3" w:rsidRPr="00C30527">
        <w:t xml:space="preserve">, </w:t>
      </w:r>
      <w:r w:rsidR="003424AF" w:rsidRPr="00C30527">
        <w:t>the statement follows</w:t>
      </w:r>
      <w:r w:rsidRPr="00C30527">
        <w:t>.</w:t>
      </w:r>
      <w:r w:rsidR="00580467" w:rsidRPr="00C30527">
        <w:t xml:space="preserve"> This completes the proof.</w:t>
      </w:r>
      <w:r w:rsidR="00273AE4" w:rsidRPr="00C30527">
        <w:rPr>
          <w:vertAlign w:val="superscript"/>
        </w:rPr>
        <w:t xml:space="preserve"> ■</w:t>
      </w:r>
    </w:p>
    <w:p w:rsidR="005C1E7B" w:rsidRPr="00C30527" w:rsidRDefault="005C1E7B" w:rsidP="00C30527">
      <w:pPr>
        <w:tabs>
          <w:tab w:val="center" w:pos="4536"/>
          <w:tab w:val="right" w:pos="9072"/>
        </w:tabs>
        <w:rPr>
          <w:rFonts w:ascii="Times New Roman" w:hAnsi="Times New Roman" w:cs="Times New Roman"/>
          <w:sz w:val="24"/>
          <w:szCs w:val="24"/>
        </w:rPr>
      </w:pPr>
    </w:p>
    <w:p w:rsidR="005C1E7B" w:rsidRPr="00C30527" w:rsidRDefault="005C1E7B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</w:t>
      </w:r>
      <w:r w:rsidR="00666FA1" w:rsidRPr="00C30527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Pr="00C30527"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 w:rsidR="00B3137E" w:rsidRPr="00C30527">
        <w:rPr>
          <w:rFonts w:ascii="Times New Roman" w:hAnsi="Times New Roman" w:cs="Times New Roman"/>
          <w:sz w:val="24"/>
          <w:szCs w:val="24"/>
        </w:rPr>
        <w:t xml:space="preserve">When </w:t>
      </w:r>
      <w:proofErr w:type="gramEnd"/>
      <w:r w:rsidR="002522EC" w:rsidRPr="00C30527">
        <w:rPr>
          <w:noProof/>
          <w:position w:val="-4"/>
          <w:sz w:val="24"/>
          <w:szCs w:val="24"/>
        </w:rPr>
        <w:drawing>
          <wp:inline distT="0" distB="0" distL="0" distR="0" wp14:anchorId="7D8EE354" wp14:editId="6DB40938">
            <wp:extent cx="533400" cy="190500"/>
            <wp:effectExtent l="0" t="0" r="0" b="0"/>
            <wp:docPr id="546" name="Picture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137E" w:rsidRPr="00C30527">
        <w:rPr>
          <w:rFonts w:ascii="Times New Roman" w:hAnsi="Times New Roman" w:cs="Times New Roman"/>
          <w:sz w:val="24"/>
          <w:szCs w:val="24"/>
        </w:rPr>
        <w:t>, t</w:t>
      </w:r>
      <w:r w:rsidR="00284776" w:rsidRPr="00C30527">
        <w:rPr>
          <w:rFonts w:ascii="Times New Roman" w:hAnsi="Times New Roman" w:cs="Times New Roman"/>
          <w:sz w:val="24"/>
          <w:szCs w:val="24"/>
        </w:rPr>
        <w:t>he second derivative</w:t>
      </w:r>
      <w:r w:rsidRPr="00C30527">
        <w:rPr>
          <w:rFonts w:ascii="Times New Roman" w:hAnsi="Times New Roman" w:cs="Times New Roman"/>
          <w:sz w:val="24"/>
          <w:szCs w:val="24"/>
        </w:rPr>
        <w:t xml:space="preserve"> of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ED2A55A" wp14:editId="621E38D9">
            <wp:extent cx="276225" cy="238125"/>
            <wp:effectExtent l="0" t="0" r="9525" b="9525"/>
            <wp:docPr id="545" name="Picture 4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C757B" w:rsidRPr="00C30527">
        <w:rPr>
          <w:rFonts w:ascii="Times New Roman" w:hAnsi="Times New Roman" w:cs="Times New Roman"/>
          <w:sz w:val="24"/>
          <w:szCs w:val="24"/>
        </w:rPr>
        <w:t>in terms of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522EC" w:rsidRPr="00C30527">
        <w:rPr>
          <w:noProof/>
          <w:position w:val="-6"/>
          <w:sz w:val="24"/>
          <w:szCs w:val="24"/>
        </w:rPr>
        <w:drawing>
          <wp:inline distT="0" distB="0" distL="0" distR="0" wp14:anchorId="3C77BDCA" wp14:editId="58B8C9DE">
            <wp:extent cx="133350" cy="171450"/>
            <wp:effectExtent l="0" t="0" r="0" b="0"/>
            <wp:docPr id="544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sz w:val="24"/>
          <w:szCs w:val="24"/>
        </w:rPr>
        <w:t xml:space="preserve"> </w:t>
      </w:r>
      <w:r w:rsidR="00B3137E" w:rsidRPr="00C30527">
        <w:rPr>
          <w:rFonts w:ascii="Times New Roman" w:hAnsi="Times New Roman" w:cs="Times New Roman"/>
          <w:sz w:val="24"/>
          <w:szCs w:val="24"/>
        </w:rPr>
        <w:t xml:space="preserve">is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44254189" wp14:editId="644FF038">
            <wp:extent cx="1981200" cy="276225"/>
            <wp:effectExtent l="0" t="0" r="0" b="9525"/>
            <wp:docPr id="432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6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776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0515A1" w:rsidRPr="00C30527">
        <w:rPr>
          <w:rFonts w:ascii="Times New Roman" w:hAnsi="Times New Roman" w:cs="Times New Roman"/>
          <w:sz w:val="24"/>
          <w:szCs w:val="24"/>
        </w:rPr>
        <w:t>Because the second derivative must be</w:t>
      </w:r>
      <w:r w:rsidR="00284776" w:rsidRPr="00C30527">
        <w:rPr>
          <w:rFonts w:ascii="Times New Roman" w:hAnsi="Times New Roman" w:cs="Times New Roman"/>
          <w:sz w:val="24"/>
          <w:szCs w:val="24"/>
        </w:rPr>
        <w:t xml:space="preserve"> positive, </w:t>
      </w:r>
      <w:r w:rsidR="00322F76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69BF912C" wp14:editId="75313659">
            <wp:extent cx="293370" cy="240665"/>
            <wp:effectExtent l="0" t="0" r="0" b="6985"/>
            <wp:docPr id="59" name="Pictur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40"/>
                    <pic:cNvPicPr>
                      <a:picLocks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776" w:rsidRPr="00C30527">
        <w:rPr>
          <w:rFonts w:ascii="Times New Roman" w:hAnsi="Times New Roman" w:cs="Times New Roman"/>
          <w:sz w:val="24"/>
          <w:szCs w:val="24"/>
        </w:rPr>
        <w:t xml:space="preserve"> is a convex function of </w:t>
      </w:r>
      <w:r w:rsidR="002522EC" w:rsidRPr="00C30527">
        <w:rPr>
          <w:noProof/>
          <w:position w:val="-6"/>
          <w:sz w:val="24"/>
          <w:szCs w:val="24"/>
        </w:rPr>
        <w:drawing>
          <wp:inline distT="0" distB="0" distL="0" distR="0" wp14:anchorId="7BFEEDB6" wp14:editId="7DF26935">
            <wp:extent cx="133350" cy="171450"/>
            <wp:effectExtent l="0" t="0" r="0" b="0"/>
            <wp:docPr id="431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776" w:rsidRPr="00C30527">
        <w:rPr>
          <w:sz w:val="24"/>
          <w:szCs w:val="24"/>
        </w:rPr>
        <w:t xml:space="preserve"> </w:t>
      </w:r>
      <w:proofErr w:type="gramStart"/>
      <w:r w:rsidR="00284776" w:rsidRPr="00C30527">
        <w:rPr>
          <w:rFonts w:ascii="Times New Roman" w:hAnsi="Times New Roman" w:cs="Times New Roman"/>
          <w:sz w:val="24"/>
          <w:szCs w:val="24"/>
        </w:rPr>
        <w:t xml:space="preserve">when </w:t>
      </w:r>
      <w:proofErr w:type="gramEnd"/>
      <w:r w:rsidR="002522EC" w:rsidRPr="00C30527">
        <w:rPr>
          <w:noProof/>
          <w:position w:val="-4"/>
          <w:sz w:val="24"/>
          <w:szCs w:val="24"/>
        </w:rPr>
        <w:drawing>
          <wp:inline distT="0" distB="0" distL="0" distR="0" wp14:anchorId="57BB0D77" wp14:editId="3E0067C5">
            <wp:extent cx="533400" cy="190500"/>
            <wp:effectExtent l="0" t="0" r="0" b="0"/>
            <wp:docPr id="430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6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776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7F6D74" w:rsidRPr="00C30527">
        <w:rPr>
          <w:rFonts w:ascii="Times New Roman" w:hAnsi="Times New Roman" w:cs="Times New Roman"/>
          <w:sz w:val="24"/>
          <w:szCs w:val="24"/>
        </w:rPr>
        <w:t xml:space="preserve">However, </w:t>
      </w:r>
      <w:proofErr w:type="gramStart"/>
      <w:r w:rsidR="007F6D74" w:rsidRPr="00C30527">
        <w:rPr>
          <w:rFonts w:ascii="Times New Roman" w:hAnsi="Times New Roman" w:cs="Times New Roman"/>
          <w:sz w:val="24"/>
          <w:szCs w:val="24"/>
        </w:rPr>
        <w:t>w</w:t>
      </w:r>
      <w:r w:rsidR="00284776" w:rsidRPr="00C30527">
        <w:rPr>
          <w:rFonts w:ascii="Times New Roman" w:hAnsi="Times New Roman" w:cs="Times New Roman"/>
          <w:sz w:val="24"/>
          <w:szCs w:val="24"/>
        </w:rPr>
        <w:t xml:space="preserve">hen </w:t>
      </w:r>
      <w:proofErr w:type="gramEnd"/>
      <w:r w:rsidR="002522EC" w:rsidRPr="00C30527">
        <w:rPr>
          <w:noProof/>
          <w:position w:val="-4"/>
          <w:sz w:val="24"/>
          <w:szCs w:val="24"/>
        </w:rPr>
        <w:drawing>
          <wp:inline distT="0" distB="0" distL="0" distR="0" wp14:anchorId="3099CCBB" wp14:editId="174FE572">
            <wp:extent cx="504825" cy="190500"/>
            <wp:effectExtent l="0" t="0" r="9525" b="0"/>
            <wp:docPr id="416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776" w:rsidRPr="00C30527">
        <w:rPr>
          <w:rFonts w:ascii="Times New Roman" w:hAnsi="Times New Roman" w:cs="Times New Roman"/>
          <w:sz w:val="24"/>
          <w:szCs w:val="24"/>
        </w:rPr>
        <w:t xml:space="preserve">, the second derivative is </w:t>
      </w:r>
      <w:r w:rsidR="002522EC" w:rsidRPr="00C30527">
        <w:rPr>
          <w:rFonts w:ascii="Times New Roman" w:hAnsi="Times New Roman" w:cs="Times New Roman"/>
          <w:noProof/>
          <w:position w:val="-36"/>
          <w:sz w:val="24"/>
          <w:szCs w:val="24"/>
        </w:rPr>
        <w:drawing>
          <wp:inline distT="0" distB="0" distL="0" distR="0" wp14:anchorId="6F221323" wp14:editId="094525EC">
            <wp:extent cx="2876550" cy="581025"/>
            <wp:effectExtent l="0" t="0" r="0" b="9525"/>
            <wp:docPr id="543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6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29D4" w:rsidRPr="00C30527">
        <w:rPr>
          <w:rFonts w:ascii="Times New Roman" w:hAnsi="Times New Roman" w:cs="Times New Roman"/>
          <w:sz w:val="24"/>
          <w:szCs w:val="24"/>
        </w:rPr>
        <w:t>,</w:t>
      </w:r>
      <w:r w:rsidR="00284776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E29D4" w:rsidRPr="00C30527">
        <w:rPr>
          <w:rFonts w:ascii="Times New Roman" w:hAnsi="Times New Roman" w:cs="Times New Roman"/>
          <w:sz w:val="24"/>
          <w:szCs w:val="24"/>
        </w:rPr>
        <w:t xml:space="preserve">which may not always </w:t>
      </w:r>
      <w:r w:rsidR="00EC757B" w:rsidRPr="00C30527">
        <w:rPr>
          <w:rFonts w:ascii="Times New Roman" w:hAnsi="Times New Roman" w:cs="Times New Roman"/>
          <w:sz w:val="24"/>
          <w:szCs w:val="24"/>
        </w:rPr>
        <w:t xml:space="preserve">be </w:t>
      </w:r>
      <w:r w:rsidR="009E29D4" w:rsidRPr="00C30527">
        <w:rPr>
          <w:rFonts w:ascii="Times New Roman" w:hAnsi="Times New Roman" w:cs="Times New Roman"/>
          <w:sz w:val="24"/>
          <w:szCs w:val="24"/>
        </w:rPr>
        <w:t xml:space="preserve">positive. Hence, </w:t>
      </w:r>
      <w:r w:rsidR="00EC757B" w:rsidRPr="00C30527">
        <w:rPr>
          <w:rFonts w:ascii="Times New Roman" w:hAnsi="Times New Roman" w:cs="Times New Roman"/>
          <w:sz w:val="24"/>
          <w:szCs w:val="24"/>
        </w:rPr>
        <w:t>it</w:t>
      </w:r>
      <w:r w:rsidR="00284776" w:rsidRPr="00C30527">
        <w:rPr>
          <w:rFonts w:ascii="Times New Roman" w:hAnsi="Times New Roman" w:cs="Times New Roman"/>
          <w:sz w:val="24"/>
          <w:szCs w:val="24"/>
        </w:rPr>
        <w:t xml:space="preserve"> cannot </w:t>
      </w:r>
      <w:r w:rsidR="00EC757B" w:rsidRPr="00C30527">
        <w:rPr>
          <w:rFonts w:ascii="Times New Roman" w:hAnsi="Times New Roman" w:cs="Times New Roman"/>
          <w:sz w:val="24"/>
          <w:szCs w:val="24"/>
        </w:rPr>
        <w:t xml:space="preserve">be </w:t>
      </w:r>
      <w:r w:rsidR="00284776" w:rsidRPr="00C30527">
        <w:rPr>
          <w:rFonts w:ascii="Times New Roman" w:hAnsi="Times New Roman" w:cs="Times New Roman"/>
          <w:sz w:val="24"/>
          <w:szCs w:val="24"/>
        </w:rPr>
        <w:t>conclude</w:t>
      </w:r>
      <w:r w:rsidR="00EC757B" w:rsidRPr="00C30527">
        <w:rPr>
          <w:rFonts w:ascii="Times New Roman" w:hAnsi="Times New Roman" w:cs="Times New Roman"/>
          <w:sz w:val="24"/>
          <w:szCs w:val="24"/>
        </w:rPr>
        <w:t>d</w:t>
      </w:r>
      <w:r w:rsidR="00284776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E29D4" w:rsidRPr="00C30527">
        <w:rPr>
          <w:rFonts w:ascii="Times New Roman" w:hAnsi="Times New Roman" w:cs="Times New Roman"/>
          <w:sz w:val="24"/>
          <w:szCs w:val="24"/>
        </w:rPr>
        <w:t xml:space="preserve">that </w:t>
      </w:r>
      <w:r w:rsidR="00322F76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CCC7A1E" wp14:editId="0B75B142">
            <wp:extent cx="293370" cy="240665"/>
            <wp:effectExtent l="0" t="0" r="0" b="6985"/>
            <wp:docPr id="60" name="Pictur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42"/>
                    <pic:cNvPicPr>
                      <a:picLocks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29D4" w:rsidRPr="00C30527">
        <w:rPr>
          <w:rFonts w:ascii="Times New Roman" w:hAnsi="Times New Roman" w:cs="Times New Roman"/>
          <w:sz w:val="24"/>
          <w:szCs w:val="24"/>
        </w:rPr>
        <w:t xml:space="preserve"> is a convex function of </w:t>
      </w:r>
      <w:r w:rsidR="002522EC" w:rsidRPr="00C30527">
        <w:rPr>
          <w:noProof/>
          <w:position w:val="-6"/>
          <w:sz w:val="24"/>
          <w:szCs w:val="24"/>
        </w:rPr>
        <w:drawing>
          <wp:inline distT="0" distB="0" distL="0" distR="0" wp14:anchorId="3D1DFB15" wp14:editId="423620C2">
            <wp:extent cx="133350" cy="171450"/>
            <wp:effectExtent l="0" t="0" r="0" b="0"/>
            <wp:docPr id="542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6D74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F6D74" w:rsidRPr="00C30527">
        <w:rPr>
          <w:rFonts w:ascii="Times New Roman" w:hAnsi="Times New Roman" w:cs="Times New Roman"/>
          <w:sz w:val="24"/>
          <w:szCs w:val="24"/>
        </w:rPr>
        <w:t xml:space="preserve">when </w:t>
      </w:r>
      <w:proofErr w:type="gramEnd"/>
      <w:r w:rsidR="007F6D74" w:rsidRPr="00C30527">
        <w:rPr>
          <w:noProof/>
          <w:position w:val="-4"/>
          <w:sz w:val="24"/>
          <w:szCs w:val="24"/>
        </w:rPr>
        <w:drawing>
          <wp:inline distT="0" distB="0" distL="0" distR="0" wp14:anchorId="31937AEF" wp14:editId="01DFEF1B">
            <wp:extent cx="504825" cy="190500"/>
            <wp:effectExtent l="0" t="0" r="9525" b="0"/>
            <wp:docPr id="287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6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45C2" w:rsidRPr="00C30527">
        <w:rPr>
          <w:sz w:val="24"/>
          <w:szCs w:val="24"/>
        </w:rPr>
        <w:t>.</w:t>
      </w:r>
    </w:p>
    <w:p w:rsidR="004316BC" w:rsidRPr="00C30527" w:rsidRDefault="004316B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666FA1" w:rsidRPr="00C30527" w:rsidRDefault="00666FA1" w:rsidP="00C30527">
      <w:pPr>
        <w:widowControl/>
        <w:autoSpaceDE w:val="0"/>
        <w:autoSpaceDN w:val="0"/>
        <w:adjustRightInd w:val="0"/>
        <w:rPr>
          <w:rFonts w:ascii="TimesNewRomanPSMT" w:hAnsi="TimesNewRomanPSMT" w:cs="TimesNewRomanPSMT"/>
          <w:kern w:val="0"/>
          <w:sz w:val="24"/>
          <w:szCs w:val="24"/>
        </w:rPr>
      </w:pPr>
      <w:r w:rsidRPr="00C30527">
        <w:rPr>
          <w:rFonts w:ascii="TimesNewRomanPSMT" w:hAnsi="TimesNewRomanPSMT" w:cs="TimesNewRomanPSMT"/>
          <w:b/>
          <w:kern w:val="0"/>
          <w:sz w:val="24"/>
          <w:szCs w:val="24"/>
        </w:rPr>
        <w:t>Remark 2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: </w:t>
      </w:r>
      <w:r w:rsidR="008C6476" w:rsidRPr="00C30527">
        <w:rPr>
          <w:rFonts w:ascii="TimesNewRomanPSMT" w:hAnsi="TimesNewRomanPSMT" w:cs="TimesNewRomanPSMT"/>
          <w:kern w:val="0"/>
          <w:sz w:val="24"/>
          <w:szCs w:val="24"/>
        </w:rPr>
        <w:t>According to Propositions 8 and 10,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the minimum upper bound of the </w:t>
      </w:r>
      <w:proofErr w:type="spellStart"/>
      <w:r w:rsidRPr="00C30527">
        <w:rPr>
          <w:rFonts w:ascii="TimesNewRomanPSMT" w:hAnsi="TimesNewRomanPSMT" w:cs="TimesNewRomanPSMT"/>
          <w:kern w:val="0"/>
          <w:sz w:val="24"/>
          <w:szCs w:val="24"/>
        </w:rPr>
        <w:t>PoA</w:t>
      </w:r>
      <w:proofErr w:type="spellEnd"/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increases </w:t>
      </w:r>
      <w:r w:rsidR="008C6476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either 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with an increasing level of risk aversion of the system manager </w:t>
      </w:r>
      <w:r w:rsidR="00CC0231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or of the 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travelers. However, </w:t>
      </w:r>
      <w:r w:rsidR="00970CF2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the effects of </w:t>
      </w:r>
      <w:r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their </w:t>
      </w:r>
      <w:r w:rsidR="00FF3EC9" w:rsidRPr="00C30527">
        <w:rPr>
          <w:rFonts w:ascii="TimesNewRomanPSMT" w:hAnsi="TimesNewRomanPSMT" w:cs="TimesNewRomanPSMT"/>
          <w:kern w:val="0"/>
          <w:sz w:val="24"/>
          <w:szCs w:val="24"/>
        </w:rPr>
        <w:t>risk aversion</w:t>
      </w:r>
      <w:r w:rsidR="00177A61" w:rsidRPr="00C30527">
        <w:rPr>
          <w:rFonts w:ascii="TimesNewRomanPSMT" w:hAnsi="TimesNewRomanPSMT" w:cs="TimesNewRomanPSMT"/>
          <w:kern w:val="0"/>
          <w:sz w:val="24"/>
          <w:szCs w:val="24"/>
        </w:rPr>
        <w:t>s</w:t>
      </w:r>
      <w:r w:rsidR="00FF3EC9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</w:t>
      </w:r>
      <w:r w:rsidR="008206AF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on the bound may be different because </w:t>
      </w:r>
      <w:r w:rsidR="00A82B93" w:rsidRPr="00C30527">
        <w:rPr>
          <w:rFonts w:ascii="TimesNewRomanPSMT" w:hAnsi="TimesNewRomanPSMT" w:cs="TimesNewRomanPSMT"/>
          <w:kern w:val="0"/>
          <w:sz w:val="24"/>
          <w:szCs w:val="24"/>
        </w:rPr>
        <w:t>it</w:t>
      </w:r>
      <w:r w:rsidR="002861B3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may increas</w:t>
      </w:r>
      <w:r w:rsidR="00A82B93" w:rsidRPr="00C30527">
        <w:rPr>
          <w:rFonts w:ascii="TimesNewRomanPSMT" w:hAnsi="TimesNewRomanPSMT" w:cs="TimesNewRomanPSMT"/>
          <w:kern w:val="0"/>
          <w:sz w:val="24"/>
          <w:szCs w:val="24"/>
        </w:rPr>
        <w:t>e</w:t>
      </w:r>
      <w:r w:rsidR="002861B3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</w:t>
      </w:r>
      <w:r w:rsidR="00A82B93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nonlinearly </w:t>
      </w:r>
      <w:r w:rsidR="002861B3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with </w:t>
      </w:r>
      <w:r w:rsidR="002861B3" w:rsidRPr="00C30527">
        <w:rPr>
          <w:noProof/>
          <w:position w:val="-6"/>
          <w:sz w:val="24"/>
          <w:szCs w:val="24"/>
        </w:rPr>
        <w:drawing>
          <wp:inline distT="0" distB="0" distL="0" distR="0" wp14:anchorId="06E48ED7" wp14:editId="09489225">
            <wp:extent cx="135890" cy="170815"/>
            <wp:effectExtent l="0" t="0" r="0" b="635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/>
                    <pic:cNvPicPr>
                      <a:picLocks noChangeAspect="1" noChangeArrowheads="1"/>
                    </pic:cNvPicPr>
                  </pic:nvPicPr>
                  <pic:blipFill>
                    <a:blip r:embed="rId6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890" cy="17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2B93" w:rsidRPr="00C30527">
        <w:rPr>
          <w:rFonts w:ascii="TimesNewRomanPSMT" w:hAnsi="TimesNewRomanPSMT" w:cs="TimesNewRomanPSMT"/>
          <w:kern w:val="0"/>
          <w:sz w:val="24"/>
          <w:szCs w:val="24"/>
        </w:rPr>
        <w:t xml:space="preserve"> but increases linearly with </w:t>
      </w:r>
      <w:r w:rsidR="00A82B93" w:rsidRPr="00C30527">
        <w:rPr>
          <w:rFonts w:ascii="TimesNewRomanPSMT" w:hAnsi="TimesNewRomanPSMT" w:cs="TimesNewRomanPSMT"/>
          <w:i/>
          <w:kern w:val="0"/>
          <w:sz w:val="24"/>
          <w:szCs w:val="24"/>
        </w:rPr>
        <w:t>R</w:t>
      </w:r>
      <w:r w:rsidR="002861B3" w:rsidRPr="00C30527">
        <w:rPr>
          <w:rFonts w:ascii="TimesNewRomanPSMT" w:hAnsi="TimesNewRomanPSMT" w:cs="TimesNewRomanPSMT"/>
          <w:kern w:val="0"/>
          <w:sz w:val="24"/>
          <w:szCs w:val="24"/>
        </w:rPr>
        <w:t>.</w:t>
      </w:r>
    </w:p>
    <w:p w:rsidR="00666FA1" w:rsidRPr="00C30527" w:rsidRDefault="00666FA1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660B6D" w:rsidRPr="00C30527" w:rsidRDefault="00660B6D" w:rsidP="00C30527">
      <w:pPr>
        <w:tabs>
          <w:tab w:val="center" w:pos="4536"/>
          <w:tab w:val="right" w:pos="9072"/>
        </w:tabs>
        <w:snapToGrid w:val="0"/>
        <w:rPr>
          <w:rFonts w:ascii="Times New Roman" w:eastAsia="SimSun" w:hAnsi="Times New Roman" w:cs="Times New Roman"/>
          <w:i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Proposition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b/>
          <w:sz w:val="24"/>
          <w:szCs w:val="24"/>
        </w:rPr>
        <w:t>11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/>
          <w:sz w:val="24"/>
          <w:szCs w:val="24"/>
        </w:rPr>
        <w:t xml:space="preserve">minimum upper bound </w:t>
      </w:r>
      <w:r w:rsidR="00322F76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401B5D37" wp14:editId="74D3D202">
            <wp:extent cx="293370" cy="240665"/>
            <wp:effectExtent l="0" t="0" r="0" b="6985"/>
            <wp:docPr id="61" name="Pictur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44"/>
                    <pic:cNvPicPr>
                      <a:picLocks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is </w:t>
      </w:r>
      <w:r w:rsidR="00D5003F" w:rsidRPr="00C30527">
        <w:rPr>
          <w:rFonts w:ascii="Times New Roman" w:hAnsi="Times New Roman" w:cs="Times New Roman"/>
          <w:sz w:val="24"/>
          <w:szCs w:val="24"/>
        </w:rPr>
        <w:t>strictly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increasing </w:t>
      </w:r>
      <w:r w:rsidR="00EC757B" w:rsidRPr="00C30527">
        <w:rPr>
          <w:rFonts w:ascii="Times New Roman" w:hAnsi="Times New Roman" w:cs="Times New Roman"/>
          <w:sz w:val="24"/>
          <w:szCs w:val="24"/>
        </w:rPr>
        <w:t xml:space="preserve">in terms </w:t>
      </w:r>
      <w:proofErr w:type="gramStart"/>
      <w:r w:rsidR="00EC757B" w:rsidRPr="00C30527">
        <w:rPr>
          <w:rFonts w:ascii="Times New Roman" w:hAnsi="Times New Roman" w:cs="Times New Roman"/>
          <w:sz w:val="24"/>
          <w:szCs w:val="24"/>
        </w:rPr>
        <w:t>of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DC6CEC" w:rsidRPr="00C30527">
        <w:rPr>
          <w:rFonts w:ascii="Times New Roman" w:eastAsia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7D2C9786" wp14:editId="32BDF92D">
            <wp:extent cx="279400" cy="228600"/>
            <wp:effectExtent l="0" t="0" r="6350" b="0"/>
            <wp:docPr id="436" name="Picture 4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eastAsia="SimSun" w:hAnsi="Times New Roman" w:cs="Times New Roman" w:hint="eastAsia"/>
          <w:i/>
          <w:sz w:val="24"/>
          <w:szCs w:val="24"/>
        </w:rPr>
        <w:t>.</w:t>
      </w:r>
      <w:r w:rsidRPr="00C30527">
        <w:rPr>
          <w:rFonts w:ascii="Times New Roman" w:eastAsia="SimSun" w:hAnsi="Times New Roman" w:cs="Times New Roman"/>
          <w:i/>
          <w:sz w:val="24"/>
          <w:szCs w:val="24"/>
        </w:rPr>
        <w:t xml:space="preserve"> </w:t>
      </w:r>
    </w:p>
    <w:p w:rsidR="00660B6D" w:rsidRPr="00C30527" w:rsidRDefault="00660B6D" w:rsidP="00C30527">
      <w:pPr>
        <w:tabs>
          <w:tab w:val="center" w:pos="4536"/>
          <w:tab w:val="right" w:pos="9072"/>
        </w:tabs>
        <w:snapToGrid w:val="0"/>
        <w:rPr>
          <w:rFonts w:ascii="Times New Roman" w:eastAsia="SimSun" w:hAnsi="Times New Roman" w:cs="Times New Roman"/>
          <w:i/>
          <w:sz w:val="24"/>
          <w:szCs w:val="24"/>
        </w:rPr>
      </w:pPr>
    </w:p>
    <w:p w:rsidR="00660B6D" w:rsidRPr="00C30527" w:rsidRDefault="00660B6D" w:rsidP="00C30527">
      <w:pPr>
        <w:tabs>
          <w:tab w:val="center" w:pos="4536"/>
          <w:tab w:val="right" w:pos="9072"/>
        </w:tabs>
        <w:snapToGrid w:val="0"/>
        <w:rPr>
          <w:rFonts w:asciiTheme="minorEastAsia" w:hAnsiTheme="minorEastAsia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2645A6" w:rsidRPr="00C30527">
        <w:rPr>
          <w:rFonts w:ascii="Times New Roman" w:hAnsi="Times New Roman" w:cs="Times New Roman"/>
          <w:sz w:val="24"/>
          <w:szCs w:val="24"/>
        </w:rPr>
        <w:t xml:space="preserve">The numerator in </w:t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959B8" w:rsidRPr="00C30527">
        <w:rPr>
          <w:rFonts w:ascii="Times New Roman" w:hAnsi="Times New Roman" w:cs="Times New Roman"/>
          <w:sz w:val="24"/>
          <w:szCs w:val="24"/>
        </w:rPr>
        <w:instrText xml:space="preserve"> GOTOBUTTON ZEqnNum679918  \* MERGEFORMAT </w:instrText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E959B8" w:rsidRPr="00C30527">
        <w:rPr>
          <w:rFonts w:ascii="Times New Roman" w:hAnsi="Times New Roman" w:cs="Times New Roman"/>
          <w:sz w:val="24"/>
          <w:szCs w:val="24"/>
        </w:rPr>
        <w:instrText xml:space="preserve"> REF ZEqnNum679918 \* Charformat \! \* MERGEFORMAT </w:instrText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(73)</w:instrText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E959B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2645A6" w:rsidRPr="00C30527">
        <w:rPr>
          <w:rFonts w:ascii="Times New Roman" w:hAnsi="Times New Roman" w:cs="Times New Roman"/>
          <w:sz w:val="24"/>
          <w:szCs w:val="24"/>
        </w:rPr>
        <w:t xml:space="preserve"> in both case</w:t>
      </w:r>
      <w:r w:rsidR="0072580F" w:rsidRPr="00C30527">
        <w:rPr>
          <w:rFonts w:ascii="Times New Roman" w:hAnsi="Times New Roman" w:cs="Times New Roman"/>
          <w:sz w:val="24"/>
          <w:szCs w:val="24"/>
        </w:rPr>
        <w:t>s</w:t>
      </w:r>
      <w:r w:rsidR="002645A6" w:rsidRPr="00C30527">
        <w:rPr>
          <w:rFonts w:ascii="Times New Roman" w:hAnsi="Times New Roman" w:cs="Times New Roman"/>
          <w:sz w:val="24"/>
          <w:szCs w:val="24"/>
        </w:rPr>
        <w:t xml:space="preserve"> increases </w:t>
      </w:r>
      <w:proofErr w:type="gramStart"/>
      <w:r w:rsidR="002645A6" w:rsidRPr="00C30527">
        <w:rPr>
          <w:rFonts w:ascii="Times New Roman" w:hAnsi="Times New Roman" w:cs="Times New Roman"/>
          <w:sz w:val="24"/>
          <w:szCs w:val="24"/>
        </w:rPr>
        <w:t xml:space="preserve">with </w:t>
      </w:r>
      <w:proofErr w:type="gramEnd"/>
      <w:r w:rsidR="002645A6" w:rsidRPr="00C30527">
        <w:rPr>
          <w:rFonts w:ascii="Times New Roman" w:eastAsia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D0CF2D0" wp14:editId="34CBE9A2">
            <wp:extent cx="279400" cy="228600"/>
            <wp:effectExtent l="0" t="0" r="6350" b="0"/>
            <wp:docPr id="519" name="Picture 5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5A6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72580F" w:rsidRPr="00C30527">
        <w:rPr>
          <w:rFonts w:ascii="Times New Roman" w:hAnsi="Times New Roman" w:cs="Times New Roman"/>
          <w:sz w:val="24"/>
          <w:szCs w:val="24"/>
        </w:rPr>
        <w:t xml:space="preserve">Following </w:t>
      </w:r>
      <w:r w:rsidRPr="00C30527">
        <w:rPr>
          <w:rFonts w:ascii="Times New Roman" w:hAnsi="Times New Roman" w:cs="Times New Roman"/>
          <w:sz w:val="24"/>
          <w:szCs w:val="24"/>
        </w:rPr>
        <w:t>the proof for Proposition 10</w:t>
      </w:r>
      <w:r w:rsidR="0072580F" w:rsidRPr="00C30527">
        <w:rPr>
          <w:rFonts w:ascii="Times New Roman" w:hAnsi="Times New Roman" w:cs="Times New Roman"/>
          <w:sz w:val="24"/>
          <w:szCs w:val="24"/>
        </w:rPr>
        <w:t xml:space="preserve">, it can be concluded that the denominator </w:t>
      </w:r>
      <w:r w:rsidR="0072580F" w:rsidRPr="00C30527">
        <w:rPr>
          <w:rFonts w:ascii="Times New Roman" w:hAnsi="Times New Roman" w:cs="Times New Roman" w:hint="eastAsia"/>
          <w:sz w:val="24"/>
          <w:szCs w:val="24"/>
        </w:rPr>
        <w:t xml:space="preserve">is </w:t>
      </w:r>
      <w:r w:rsidR="0072580F" w:rsidRPr="00C30527">
        <w:rPr>
          <w:rFonts w:ascii="Times New Roman" w:hAnsi="Times New Roman" w:cs="Times New Roman"/>
          <w:sz w:val="24"/>
          <w:szCs w:val="24"/>
        </w:rPr>
        <w:t xml:space="preserve">strictly </w:t>
      </w:r>
      <w:r w:rsidR="0072580F" w:rsidRPr="00C30527">
        <w:rPr>
          <w:rFonts w:ascii="Times New Roman" w:hAnsi="Times New Roman" w:cs="Times New Roman" w:hint="eastAsia"/>
          <w:sz w:val="24"/>
          <w:szCs w:val="24"/>
        </w:rPr>
        <w:t xml:space="preserve">increasing </w:t>
      </w:r>
      <w:r w:rsidR="0072580F" w:rsidRPr="00C30527">
        <w:rPr>
          <w:rFonts w:ascii="Times New Roman" w:hAnsi="Times New Roman" w:cs="Times New Roman"/>
          <w:sz w:val="24"/>
          <w:szCs w:val="24"/>
        </w:rPr>
        <w:t xml:space="preserve">in terms </w:t>
      </w:r>
      <w:proofErr w:type="gramStart"/>
      <w:r w:rsidR="0072580F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="0072580F" w:rsidRPr="00C30527">
        <w:rPr>
          <w:rFonts w:ascii="Times New Roman" w:eastAsia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0DCEBE0D" wp14:editId="4F5DB62A">
            <wp:extent cx="279400" cy="228600"/>
            <wp:effectExtent l="0" t="0" r="6350" b="0"/>
            <wp:docPr id="520" name="Picture 5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6"/>
                    <pic:cNvPicPr>
                      <a:picLocks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>.</w:t>
      </w:r>
      <w:r w:rsidR="002645A6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7949A8" w:rsidRPr="00C30527">
        <w:rPr>
          <w:rFonts w:ascii="Times New Roman" w:hAnsi="Times New Roman" w:cs="Times New Roman"/>
          <w:sz w:val="24"/>
          <w:szCs w:val="24"/>
        </w:rPr>
        <w:t>Hence</w:t>
      </w:r>
      <w:r w:rsidR="009C058F" w:rsidRPr="00C30527">
        <w:rPr>
          <w:rFonts w:ascii="Times New Roman" w:hAnsi="Times New Roman" w:cs="Times New Roman"/>
          <w:sz w:val="24"/>
          <w:szCs w:val="24"/>
        </w:rPr>
        <w:t xml:space="preserve">, the statement follows. </w:t>
      </w:r>
      <w:r w:rsidR="006721C3" w:rsidRPr="00C30527">
        <w:rPr>
          <w:rFonts w:ascii="Times New Roman" w:hAnsi="Times New Roman" w:cs="Times New Roman"/>
          <w:sz w:val="24"/>
          <w:szCs w:val="24"/>
        </w:rPr>
        <w:t>This completes the proof.</w:t>
      </w:r>
      <w:r w:rsidR="00273AE4"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 ■</w:t>
      </w:r>
    </w:p>
    <w:p w:rsidR="00DD45C2" w:rsidRPr="00C30527" w:rsidRDefault="00DD45C2" w:rsidP="00C30527">
      <w:pPr>
        <w:tabs>
          <w:tab w:val="center" w:pos="4536"/>
          <w:tab w:val="right" w:pos="9072"/>
        </w:tabs>
        <w:snapToGrid w:val="0"/>
        <w:rPr>
          <w:rFonts w:asciiTheme="minorEastAsia" w:hAnsiTheme="minorEastAsia"/>
          <w:sz w:val="24"/>
          <w:szCs w:val="24"/>
        </w:rPr>
      </w:pPr>
    </w:p>
    <w:p w:rsidR="00DD45C2" w:rsidRPr="00C30527" w:rsidRDefault="00DD45C2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lastRenderedPageBreak/>
        <w:t>Remark</w:t>
      </w:r>
      <w:r w:rsidRPr="00C30527">
        <w:rPr>
          <w:rFonts w:ascii="Times New Roman" w:hAnsi="Times New Roman" w:cs="Times New Roman"/>
          <w:sz w:val="24"/>
          <w:szCs w:val="24"/>
        </w:rPr>
        <w:t xml:space="preserve">: </w:t>
      </w:r>
      <w:r w:rsidR="00177A6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177A6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EC757B" w:rsidRPr="00C30527">
        <w:rPr>
          <w:rFonts w:ascii="Times New Roman" w:hAnsi="Times New Roman" w:cs="Times New Roman"/>
          <w:sz w:val="24"/>
          <w:szCs w:val="24"/>
        </w:rPr>
        <w:t>T</w:t>
      </w:r>
      <w:r w:rsidRPr="00C30527">
        <w:rPr>
          <w:rFonts w:ascii="Times New Roman" w:hAnsi="Times New Roman" w:cs="Times New Roman"/>
          <w:sz w:val="24"/>
          <w:szCs w:val="24"/>
        </w:rPr>
        <w:t xml:space="preserve">he convexity of </w:t>
      </w:r>
      <w:r w:rsidR="00322F76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592240FF" wp14:editId="12246B61">
            <wp:extent cx="293370" cy="240665"/>
            <wp:effectExtent l="0" t="0" r="0" b="6985"/>
            <wp:docPr id="62" name="Pictur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46"/>
                    <pic:cNvPicPr>
                      <a:picLocks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C757B" w:rsidRPr="00C30527">
        <w:rPr>
          <w:rFonts w:ascii="Times New Roman" w:hAnsi="Times New Roman" w:cs="Times New Roman"/>
          <w:sz w:val="24"/>
          <w:szCs w:val="24"/>
        </w:rPr>
        <w:t>in terms of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DC6CEC" w:rsidRPr="00C30527">
        <w:rPr>
          <w:rFonts w:ascii="Times New Roman" w:eastAsia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1A381B91" wp14:editId="75864D68">
            <wp:extent cx="279400" cy="228600"/>
            <wp:effectExtent l="0" t="0" r="6350" b="0"/>
            <wp:docPr id="433" name="Picture 4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/>
                    <pic:cNvPicPr>
                      <a:picLocks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757B" w:rsidRPr="00C30527">
        <w:rPr>
          <w:rFonts w:ascii="Times New Roman" w:hAnsi="Times New Roman" w:cs="Times New Roman"/>
          <w:sz w:val="24"/>
          <w:szCs w:val="24"/>
        </w:rPr>
        <w:t xml:space="preserve"> can similarly not be concluded.</w:t>
      </w:r>
    </w:p>
    <w:p w:rsidR="007A10FC" w:rsidRPr="00C30527" w:rsidRDefault="007A10F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B451ED" w:rsidRPr="00C30527" w:rsidRDefault="00B451ED" w:rsidP="00C30527">
      <w:pPr>
        <w:snapToGrid w:val="0"/>
        <w:ind w:firstLineChars="137" w:firstLine="329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 xml:space="preserve">Similar to Yang et al. (2008), </w:t>
      </w:r>
      <w:r w:rsidR="009F305D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C5496C7" wp14:editId="14291DD9">
            <wp:extent cx="293370" cy="240665"/>
            <wp:effectExtent l="0" t="0" r="0" b="6985"/>
            <wp:docPr id="420" name="Picture 4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46"/>
                    <pic:cNvPicPr>
                      <a:picLocks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/>
          <w:sz w:val="24"/>
          <w:szCs w:val="24"/>
        </w:rPr>
        <w:t xml:space="preserve"> includes </w:t>
      </w:r>
      <w:r w:rsidR="00CC0231" w:rsidRPr="00C30527">
        <w:rPr>
          <w:rFonts w:ascii="Times New Roman" w:hAnsi="Times New Roman"/>
          <w:sz w:val="24"/>
          <w:szCs w:val="24"/>
        </w:rPr>
        <w:t xml:space="preserve">the upper bound of </w:t>
      </w:r>
      <w:proofErr w:type="spellStart"/>
      <w:r w:rsidRPr="00C30527">
        <w:rPr>
          <w:rFonts w:ascii="Times New Roman" w:hAnsi="Times New Roman" w:hint="eastAsia"/>
          <w:sz w:val="24"/>
          <w:szCs w:val="24"/>
        </w:rPr>
        <w:t>Roughgarden</w:t>
      </w:r>
      <w:proofErr w:type="spellEnd"/>
      <w:r w:rsidRPr="00C30527">
        <w:rPr>
          <w:rFonts w:ascii="Times New Roman" w:hAnsi="Times New Roman"/>
          <w:sz w:val="24"/>
          <w:szCs w:val="24"/>
        </w:rPr>
        <w:t xml:space="preserve"> (2005) as a special case as stated below:</w:t>
      </w:r>
    </w:p>
    <w:p w:rsidR="00B451ED" w:rsidRPr="00C30527" w:rsidRDefault="00B451ED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/>
          <w:b/>
          <w:sz w:val="24"/>
          <w:szCs w:val="24"/>
        </w:rPr>
      </w:pPr>
    </w:p>
    <w:p w:rsidR="00B451ED" w:rsidRPr="00C30527" w:rsidRDefault="00B451ED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/>
          <w:sz w:val="24"/>
          <w:szCs w:val="24"/>
        </w:rPr>
      </w:pPr>
      <w:proofErr w:type="gramStart"/>
      <w:r w:rsidRPr="00C30527">
        <w:rPr>
          <w:rFonts w:ascii="Times New Roman" w:hAnsi="Times New Roman"/>
          <w:b/>
          <w:sz w:val="24"/>
          <w:szCs w:val="24"/>
        </w:rPr>
        <w:t>Corollary 1.</w:t>
      </w:r>
      <w:proofErr w:type="gramEnd"/>
      <w:r w:rsidRPr="00C30527">
        <w:rPr>
          <w:rFonts w:ascii="Times New Roman" w:hAnsi="Times New Roman"/>
          <w:sz w:val="24"/>
          <w:szCs w:val="24"/>
        </w:rPr>
        <w:t xml:space="preserve"> If either 1) </w:t>
      </w:r>
      <w:r w:rsidRPr="00C30527">
        <w:rPr>
          <w:rFonts w:ascii="Times New Roman" w:eastAsia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086AC13D" wp14:editId="0283E581">
            <wp:extent cx="283210" cy="232410"/>
            <wp:effectExtent l="0" t="0" r="2540" b="0"/>
            <wp:docPr id="469" name="Picture 4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/>
          <w:sz w:val="24"/>
          <w:szCs w:val="24"/>
        </w:rPr>
        <w:t xml:space="preserve">= 0 or 2) </w:t>
      </w:r>
      <w:r w:rsidRPr="00C30527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19083D03" wp14:editId="6C1969F1">
            <wp:extent cx="573405" cy="173990"/>
            <wp:effectExtent l="0" t="0" r="0" b="0"/>
            <wp:docPr id="449" name="Picture 4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/>
          <w:sz w:val="24"/>
          <w:szCs w:val="24"/>
        </w:rPr>
        <w:t xml:space="preserve"> hold</w:t>
      </w:r>
      <w:r w:rsidR="00CC0231" w:rsidRPr="00C30527">
        <w:rPr>
          <w:rFonts w:ascii="Times New Roman" w:hAnsi="Times New Roman"/>
          <w:sz w:val="24"/>
          <w:szCs w:val="24"/>
        </w:rPr>
        <w:t>s</w:t>
      </w:r>
      <w:r w:rsidRPr="00C30527">
        <w:rPr>
          <w:rFonts w:ascii="Times New Roman" w:hAnsi="Times New Roman"/>
          <w:sz w:val="24"/>
          <w:szCs w:val="24"/>
        </w:rPr>
        <w:t xml:space="preserve">, then </w:t>
      </w:r>
      <w:r w:rsidR="00E460D2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60228D4" wp14:editId="3BE5249B">
            <wp:extent cx="293370" cy="240665"/>
            <wp:effectExtent l="0" t="0" r="0" b="6985"/>
            <wp:docPr id="422" name="Picture 4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46"/>
                    <pic:cNvPicPr>
                      <a:picLocks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/>
          <w:sz w:val="24"/>
          <w:szCs w:val="24"/>
        </w:rPr>
        <w:t xml:space="preserve"> is reduced </w:t>
      </w:r>
      <w:proofErr w:type="gramStart"/>
      <w:r w:rsidRPr="00C30527">
        <w:rPr>
          <w:rFonts w:ascii="Times New Roman" w:hAnsi="Times New Roman"/>
          <w:sz w:val="24"/>
          <w:szCs w:val="24"/>
        </w:rPr>
        <w:t xml:space="preserve">to </w:t>
      </w:r>
      <w:proofErr w:type="gramEnd"/>
      <w:r w:rsidR="00DD633D"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60BA351C" wp14:editId="6294551A">
            <wp:extent cx="177165" cy="204470"/>
            <wp:effectExtent l="0" t="0" r="0" b="5080"/>
            <wp:docPr id="532" name="Picture 5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5"/>
                    <pic:cNvPicPr>
                      <a:picLocks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633D" w:rsidRPr="00C30527">
        <w:rPr>
          <w:rFonts w:ascii="Times New Roman" w:hAnsi="Times New Roman"/>
          <w:sz w:val="24"/>
          <w:szCs w:val="24"/>
        </w:rPr>
        <w:t xml:space="preserve">, </w:t>
      </w:r>
      <w:r w:rsidR="00CC3ABD" w:rsidRPr="00C30527">
        <w:rPr>
          <w:rFonts w:ascii="Times New Roman" w:hAnsi="Times New Roman"/>
          <w:sz w:val="24"/>
          <w:szCs w:val="24"/>
        </w:rPr>
        <w:t>the upper bound</w:t>
      </w:r>
      <w:r w:rsidRPr="00C30527">
        <w:rPr>
          <w:rFonts w:ascii="Times New Roman" w:hAnsi="Times New Roman"/>
          <w:sz w:val="24"/>
          <w:szCs w:val="24"/>
        </w:rPr>
        <w:t xml:space="preserve"> obtained by </w:t>
      </w:r>
      <w:proofErr w:type="spellStart"/>
      <w:r w:rsidRPr="00C30527">
        <w:rPr>
          <w:rFonts w:ascii="Times New Roman" w:hAnsi="Times New Roman"/>
          <w:sz w:val="24"/>
          <w:szCs w:val="24"/>
        </w:rPr>
        <w:t>Roughgarden</w:t>
      </w:r>
      <w:proofErr w:type="spellEnd"/>
      <w:r w:rsidRPr="00C30527">
        <w:rPr>
          <w:rFonts w:ascii="Times New Roman" w:hAnsi="Times New Roman"/>
          <w:sz w:val="24"/>
          <w:szCs w:val="24"/>
        </w:rPr>
        <w:t xml:space="preserve"> (2005).</w:t>
      </w:r>
    </w:p>
    <w:p w:rsidR="00B451ED" w:rsidRPr="00C30527" w:rsidRDefault="00B451ED" w:rsidP="00C30527">
      <w:pPr>
        <w:tabs>
          <w:tab w:val="center" w:pos="4536"/>
          <w:tab w:val="right" w:pos="9072"/>
        </w:tabs>
        <w:rPr>
          <w:rFonts w:ascii="Calibri" w:hAnsi="Calibri"/>
          <w:sz w:val="24"/>
          <w:szCs w:val="24"/>
        </w:rPr>
      </w:pPr>
    </w:p>
    <w:p w:rsidR="0086677F" w:rsidRPr="00C30527" w:rsidRDefault="00B451ED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/>
          <w:sz w:val="24"/>
          <w:szCs w:val="24"/>
        </w:rPr>
      </w:pPr>
      <w:proofErr w:type="gramStart"/>
      <w:r w:rsidRPr="00C30527">
        <w:rPr>
          <w:rFonts w:ascii="Times New Roman" w:hAnsi="Times New Roman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/>
          <w:b/>
          <w:sz w:val="24"/>
          <w:szCs w:val="24"/>
        </w:rPr>
        <w:t xml:space="preserve"> </w:t>
      </w:r>
      <w:r w:rsidR="00352852" w:rsidRPr="00C30527">
        <w:rPr>
          <w:rFonts w:ascii="Times New Roman" w:hAnsi="Times New Roman"/>
          <w:sz w:val="24"/>
          <w:szCs w:val="24"/>
        </w:rPr>
        <w:t>If either sufficient condition 1) or 2) holds</w:t>
      </w:r>
      <w:proofErr w:type="gramStart"/>
      <w:r w:rsidR="000166C3" w:rsidRPr="00C30527">
        <w:rPr>
          <w:rFonts w:ascii="Times New Roman" w:hAnsi="Times New Roman"/>
          <w:sz w:val="24"/>
          <w:szCs w:val="24"/>
        </w:rPr>
        <w:t xml:space="preserve">, </w:t>
      </w:r>
      <w:proofErr w:type="gramEnd"/>
      <w:r w:rsidR="000166C3" w:rsidRPr="00C30527">
        <w:rPr>
          <w:rFonts w:ascii="Times New Roman" w:hAnsi="Times New Roman"/>
          <w:position w:val="-6"/>
          <w:sz w:val="24"/>
          <w:szCs w:val="24"/>
        </w:rPr>
        <w:object w:dxaOrig="999" w:dyaOrig="320" w14:anchorId="555ABED8">
          <v:shape id="_x0000_i1237" type="#_x0000_t75" style="width:48.25pt;height:15.85pt" o:ole="">
            <v:imagedata r:id="rId612" o:title=""/>
          </v:shape>
          <o:OLEObject Type="Embed" ProgID="Equation.DSMT4" ShapeID="_x0000_i1237" DrawAspect="Content" ObjectID="_1486165442" r:id="rId613"/>
        </w:object>
      </w:r>
      <w:r w:rsidR="000166C3" w:rsidRPr="00C30527">
        <w:rPr>
          <w:rFonts w:ascii="Times New Roman" w:hAnsi="Times New Roman"/>
          <w:sz w:val="24"/>
          <w:szCs w:val="24"/>
        </w:rPr>
        <w:t>,</w:t>
      </w:r>
      <w:r w:rsidR="00352852" w:rsidRPr="00C30527">
        <w:rPr>
          <w:rFonts w:ascii="Times New Roman" w:hAnsi="Times New Roman"/>
          <w:sz w:val="24"/>
          <w:szCs w:val="24"/>
        </w:rPr>
        <w:t xml:space="preserve"> and </w:t>
      </w:r>
      <w:r w:rsidR="000166C3" w:rsidRPr="00C30527">
        <w:rPr>
          <w:rFonts w:ascii="Times New Roman" w:hAnsi="Times New Roman"/>
          <w:position w:val="-4"/>
          <w:sz w:val="24"/>
          <w:szCs w:val="24"/>
        </w:rPr>
        <w:object w:dxaOrig="1120" w:dyaOrig="300" w14:anchorId="15585AB5">
          <v:shape id="_x0000_i1238" type="#_x0000_t75" style="width:56.15pt;height:14.7pt" o:ole="">
            <v:imagedata r:id="rId614" o:title=""/>
          </v:shape>
          <o:OLEObject Type="Embed" ProgID="Equation.DSMT4" ShapeID="_x0000_i1238" DrawAspect="Content" ObjectID="_1486165443" r:id="rId615"/>
        </w:object>
      </w:r>
      <w:r w:rsidR="000166C3" w:rsidRPr="00C30527">
        <w:rPr>
          <w:rFonts w:ascii="Times New Roman" w:hAnsi="Times New Roman"/>
          <w:sz w:val="24"/>
          <w:szCs w:val="24"/>
        </w:rPr>
        <w:t xml:space="preserve">. </w:t>
      </w:r>
      <w:r w:rsidR="004211E6" w:rsidRPr="00C30527">
        <w:rPr>
          <w:rFonts w:ascii="Times New Roman" w:hAnsi="Times New Roman"/>
          <w:sz w:val="24"/>
          <w:szCs w:val="24"/>
        </w:rPr>
        <w:t>S</w:t>
      </w:r>
      <w:r w:rsidR="0086677F" w:rsidRPr="00C30527">
        <w:rPr>
          <w:rFonts w:ascii="Times New Roman" w:hAnsi="Times New Roman"/>
          <w:sz w:val="24"/>
          <w:szCs w:val="24"/>
        </w:rPr>
        <w:t xml:space="preserve">ubstituting </w:t>
      </w:r>
      <w:r w:rsidR="0086677F" w:rsidRPr="00C30527">
        <w:rPr>
          <w:rFonts w:ascii="Times New Roman" w:eastAsia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6F91AFCB" wp14:editId="4311E76C">
            <wp:extent cx="283210" cy="232410"/>
            <wp:effectExtent l="0" t="0" r="2540" b="0"/>
            <wp:docPr id="487" name="Picture 4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677F" w:rsidRPr="00C30527">
        <w:rPr>
          <w:rFonts w:ascii="Times New Roman" w:hAnsi="Times New Roman"/>
          <w:sz w:val="24"/>
          <w:szCs w:val="24"/>
        </w:rPr>
        <w:t xml:space="preserve">= 0 </w:t>
      </w:r>
      <w:r w:rsidR="004211E6" w:rsidRPr="00C30527">
        <w:rPr>
          <w:rFonts w:ascii="Times New Roman" w:hAnsi="Times New Roman"/>
          <w:sz w:val="24"/>
          <w:szCs w:val="24"/>
        </w:rPr>
        <w:t xml:space="preserve">or </w:t>
      </w:r>
      <w:r w:rsidR="004211E6" w:rsidRPr="00C30527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20E7EAA2" wp14:editId="7C211EDE">
            <wp:extent cx="573405" cy="173990"/>
            <wp:effectExtent l="0" t="0" r="0" b="0"/>
            <wp:docPr id="492" name="Picture 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1E6" w:rsidRPr="00C30527">
        <w:rPr>
          <w:rFonts w:ascii="Times New Roman" w:hAnsi="Times New Roman"/>
          <w:sz w:val="24"/>
          <w:szCs w:val="24"/>
        </w:rPr>
        <w:t xml:space="preserve"> </w:t>
      </w:r>
      <w:r w:rsidR="0086677F" w:rsidRPr="00C30527">
        <w:rPr>
          <w:rFonts w:ascii="Times New Roman" w:hAnsi="Times New Roman"/>
          <w:sz w:val="24"/>
          <w:szCs w:val="24"/>
        </w:rPr>
        <w:t xml:space="preserve">into the upper </w:t>
      </w:r>
      <w:r w:rsidR="00352852" w:rsidRPr="00C30527">
        <w:rPr>
          <w:rFonts w:ascii="Times New Roman" w:hAnsi="Times New Roman"/>
          <w:sz w:val="24"/>
          <w:szCs w:val="24"/>
        </w:rPr>
        <w:t xml:space="preserve">equation </w:t>
      </w:r>
      <w:proofErr w:type="gramStart"/>
      <w:r w:rsidR="00352852" w:rsidRPr="00C30527">
        <w:rPr>
          <w:rFonts w:ascii="Times New Roman" w:hAnsi="Times New Roman"/>
          <w:sz w:val="24"/>
          <w:szCs w:val="24"/>
        </w:rPr>
        <w:t>in</w:t>
      </w:r>
      <w:r w:rsidR="0086677F" w:rsidRPr="00C30527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="00202485" w:rsidRPr="00C30527">
        <w:rPr>
          <w:rFonts w:ascii="Times New Roman" w:hAnsi="Times New Roman"/>
          <w:sz w:val="24"/>
          <w:szCs w:val="24"/>
        </w:rPr>
        <w:fldChar w:fldCharType="begin"/>
      </w:r>
      <w:r w:rsidR="00202485" w:rsidRPr="00C30527">
        <w:rPr>
          <w:rFonts w:ascii="Times New Roman" w:hAnsi="Times New Roman"/>
          <w:sz w:val="24"/>
          <w:szCs w:val="24"/>
        </w:rPr>
        <w:instrText xml:space="preserve"> GOTOBUTTON ZEqnNum110075  \* MERGEFORMAT </w:instrText>
      </w:r>
      <w:r w:rsidR="00202485" w:rsidRPr="00C30527">
        <w:rPr>
          <w:rFonts w:ascii="Times New Roman" w:hAnsi="Times New Roman"/>
          <w:sz w:val="24"/>
          <w:szCs w:val="24"/>
        </w:rPr>
        <w:fldChar w:fldCharType="begin"/>
      </w:r>
      <w:r w:rsidR="00202485" w:rsidRPr="00C30527">
        <w:rPr>
          <w:rFonts w:ascii="Times New Roman" w:hAnsi="Times New Roman"/>
          <w:sz w:val="24"/>
          <w:szCs w:val="24"/>
        </w:rPr>
        <w:instrText xml:space="preserve"> REF ZEqnNum110075 \* Charformat \! \* MERGEFORMAT </w:instrText>
      </w:r>
      <w:r w:rsidR="00202485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(74)</w:instrText>
      </w:r>
      <w:r w:rsidR="00202485" w:rsidRPr="00C30527">
        <w:rPr>
          <w:rFonts w:ascii="Times New Roman" w:hAnsi="Times New Roman"/>
          <w:sz w:val="24"/>
          <w:szCs w:val="24"/>
        </w:rPr>
        <w:fldChar w:fldCharType="end"/>
      </w:r>
      <w:r w:rsidR="00202485" w:rsidRPr="00C30527">
        <w:rPr>
          <w:rFonts w:ascii="Times New Roman" w:hAnsi="Times New Roman"/>
          <w:sz w:val="24"/>
          <w:szCs w:val="24"/>
        </w:rPr>
        <w:fldChar w:fldCharType="end"/>
      </w:r>
      <w:r w:rsidR="000166C3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41580A" w:rsidRPr="00C30527">
        <w:rPr>
          <w:rFonts w:ascii="Times New Roman" w:hAnsi="Times New Roman" w:cs="Times New Roman"/>
          <w:position w:val="-12"/>
          <w:sz w:val="24"/>
          <w:szCs w:val="24"/>
        </w:rPr>
        <w:object w:dxaOrig="940" w:dyaOrig="380" w14:anchorId="05E6B5B0">
          <v:shape id="_x0000_i1239" type="#_x0000_t75" style="width:46.75pt;height:20.35pt" o:ole="">
            <v:imagedata r:id="rId616" o:title=""/>
          </v:shape>
          <o:OLEObject Type="Embed" ProgID="Equation.DSMT4" ShapeID="_x0000_i1239" DrawAspect="Content" ObjectID="_1486165444" r:id="rId617"/>
        </w:object>
      </w:r>
      <w:r w:rsidR="0086677F" w:rsidRPr="00C30527">
        <w:rPr>
          <w:rFonts w:ascii="Times New Roman" w:hAnsi="Times New Roman"/>
          <w:sz w:val="24"/>
          <w:szCs w:val="24"/>
        </w:rPr>
        <w:t xml:space="preserve">. </w:t>
      </w:r>
      <w:r w:rsidR="00352852" w:rsidRPr="00C30527">
        <w:rPr>
          <w:rFonts w:ascii="Times New Roman" w:hAnsi="Times New Roman"/>
          <w:sz w:val="24"/>
          <w:szCs w:val="24"/>
        </w:rPr>
        <w:t>This completes the proof.</w:t>
      </w:r>
      <w:r w:rsidR="00273AE4"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 ■</w:t>
      </w:r>
    </w:p>
    <w:p w:rsidR="006D533A" w:rsidRPr="00C30527" w:rsidRDefault="006D533A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/>
          <w:sz w:val="24"/>
          <w:szCs w:val="24"/>
        </w:rPr>
      </w:pPr>
    </w:p>
    <w:p w:rsidR="00234C63" w:rsidRPr="00C30527" w:rsidRDefault="00234C63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When </w:t>
      </w:r>
      <w:r w:rsidRPr="00C30527">
        <w:rPr>
          <w:rFonts w:ascii="Times New Roman" w:eastAsia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1DAA1892" wp14:editId="217D5E80">
            <wp:extent cx="283210" cy="232410"/>
            <wp:effectExtent l="0" t="0" r="2540" b="0"/>
            <wp:docPr id="506" name="Picture 5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8"/>
                    <pic:cNvPicPr>
                      <a:picLocks noChangeArrowheads="1"/>
                    </pic:cNvPicPr>
                  </pic:nvPicPr>
                  <pic:blipFill>
                    <a:blip r:embed="rId5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= 0, there is no network uncertainty. </w:t>
      </w:r>
      <w:proofErr w:type="gramStart"/>
      <w:r w:rsidRPr="00C30527">
        <w:rPr>
          <w:rFonts w:ascii="Times New Roman" w:hAnsi="Times New Roman"/>
          <w:sz w:val="24"/>
          <w:szCs w:val="24"/>
        </w:rPr>
        <w:t xml:space="preserve">When </w:t>
      </w:r>
      <w:proofErr w:type="gramEnd"/>
      <w:r w:rsidRPr="00C30527">
        <w:rPr>
          <w:rFonts w:ascii="Times New Roman" w:eastAsia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619F1696" wp14:editId="2F325A46">
            <wp:extent cx="573405" cy="173990"/>
            <wp:effectExtent l="0" t="0" r="0" b="0"/>
            <wp:docPr id="521" name="Picture 5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/>
                    <pic:cNvPicPr>
                      <a:picLocks noChangeArrowheads="1"/>
                    </pic:cNvPicPr>
                  </pic:nvPicPr>
                  <pic:blipFill>
                    <a:blip r:embed="rId6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" cy="17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/>
          <w:sz w:val="24"/>
          <w:szCs w:val="24"/>
        </w:rPr>
        <w:t xml:space="preserve">, both the users and system manager are risk neutral and </w:t>
      </w:r>
      <w:r w:rsidR="005F33FA" w:rsidRPr="00C30527">
        <w:rPr>
          <w:rFonts w:ascii="Times New Roman" w:hAnsi="Times New Roman"/>
          <w:sz w:val="24"/>
          <w:szCs w:val="24"/>
        </w:rPr>
        <w:t>do not consider</w:t>
      </w:r>
      <w:r w:rsidRPr="00C30527">
        <w:rPr>
          <w:rFonts w:ascii="Times New Roman" w:hAnsi="Times New Roman"/>
          <w:sz w:val="24"/>
          <w:szCs w:val="24"/>
        </w:rPr>
        <w:t xml:space="preserve"> safety margin</w:t>
      </w:r>
      <w:r w:rsidR="005F33FA" w:rsidRPr="00C30527">
        <w:rPr>
          <w:rFonts w:ascii="Times New Roman" w:hAnsi="Times New Roman"/>
          <w:sz w:val="24"/>
          <w:szCs w:val="24"/>
        </w:rPr>
        <w:t>s</w:t>
      </w:r>
      <w:r w:rsidRPr="00C30527">
        <w:rPr>
          <w:rFonts w:ascii="Times New Roman" w:hAnsi="Times New Roman"/>
          <w:sz w:val="24"/>
          <w:szCs w:val="24"/>
        </w:rPr>
        <w:t xml:space="preserve">. In both cases, </w:t>
      </w:r>
      <w:r w:rsidRPr="00C30527">
        <w:rPr>
          <w:rFonts w:ascii="Times New Roman" w:hAnsi="Times New Roman" w:cs="Times New Roman"/>
          <w:sz w:val="24"/>
          <w:szCs w:val="24"/>
        </w:rPr>
        <w:t>TSTTB</w:t>
      </w:r>
      <w:r w:rsidR="005F33FA" w:rsidRPr="00C30527">
        <w:rPr>
          <w:rFonts w:ascii="Times New Roman" w:hAnsi="Times New Roman" w:cs="Times New Roman"/>
          <w:sz w:val="24"/>
          <w:szCs w:val="24"/>
        </w:rPr>
        <w:t xml:space="preserve"> and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F33FA" w:rsidRPr="00C30527">
        <w:rPr>
          <w:rFonts w:ascii="Times New Roman" w:hAnsi="Times New Roman" w:cs="Times New Roman"/>
          <w:sz w:val="24"/>
          <w:szCs w:val="24"/>
        </w:rPr>
        <w:t xml:space="preserve">RUE traffic assignment are reduced to TSTT and UE traffic assignment, respectively. </w:t>
      </w:r>
      <w:r w:rsidRPr="00C30527">
        <w:rPr>
          <w:rFonts w:ascii="Times New Roman" w:hAnsi="Times New Roman" w:cs="Times New Roman"/>
          <w:sz w:val="24"/>
          <w:szCs w:val="24"/>
        </w:rPr>
        <w:t xml:space="preserve">Hence, it is reasonable that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9BE0AD8" wp14:editId="4AB2CB06">
            <wp:extent cx="293370" cy="240665"/>
            <wp:effectExtent l="0" t="0" r="0" b="6985"/>
            <wp:docPr id="522" name="Picture 5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46"/>
                    <pic:cNvPicPr>
                      <a:picLocks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/>
          <w:sz w:val="24"/>
          <w:szCs w:val="24"/>
        </w:rPr>
        <w:t xml:space="preserve"> </w:t>
      </w:r>
      <w:r w:rsidR="005F33FA" w:rsidRPr="00C30527">
        <w:rPr>
          <w:rFonts w:ascii="Times New Roman" w:hAnsi="Times New Roman"/>
          <w:sz w:val="24"/>
          <w:szCs w:val="24"/>
        </w:rPr>
        <w:t>is reduced to</w:t>
      </w:r>
      <w:r w:rsidRPr="00C30527">
        <w:rPr>
          <w:rFonts w:ascii="Times New Roman" w:hAnsi="Times New Roman"/>
          <w:sz w:val="24"/>
          <w:szCs w:val="24"/>
        </w:rPr>
        <w:t xml:space="preserve"> </w:t>
      </w:r>
      <w:r w:rsidR="00CC0231" w:rsidRPr="00C30527">
        <w:rPr>
          <w:rFonts w:ascii="Times New Roman" w:hAnsi="Times New Roman"/>
          <w:sz w:val="24"/>
          <w:szCs w:val="24"/>
        </w:rPr>
        <w:t xml:space="preserve">the </w:t>
      </w:r>
      <w:r w:rsidR="006023C7" w:rsidRPr="00C30527">
        <w:rPr>
          <w:rFonts w:ascii="Times New Roman" w:hAnsi="Times New Roman"/>
          <w:sz w:val="24"/>
          <w:szCs w:val="24"/>
        </w:rPr>
        <w:t xml:space="preserve">upper bound of </w:t>
      </w:r>
      <w:proofErr w:type="spellStart"/>
      <w:r w:rsidRPr="00C30527">
        <w:rPr>
          <w:rFonts w:ascii="Times New Roman" w:hAnsi="Times New Roman" w:hint="eastAsia"/>
          <w:sz w:val="24"/>
          <w:szCs w:val="24"/>
        </w:rPr>
        <w:t>Roughgarden</w:t>
      </w:r>
      <w:proofErr w:type="spellEnd"/>
      <w:r w:rsidRPr="00C30527">
        <w:rPr>
          <w:rFonts w:ascii="Times New Roman" w:hAnsi="Times New Roman"/>
          <w:sz w:val="24"/>
          <w:szCs w:val="24"/>
        </w:rPr>
        <w:t xml:space="preserve"> (2005) </w:t>
      </w:r>
      <w:r w:rsidR="005F33FA" w:rsidRPr="00C30527">
        <w:rPr>
          <w:rFonts w:ascii="Times New Roman" w:hAnsi="Times New Roman"/>
          <w:sz w:val="24"/>
          <w:szCs w:val="24"/>
        </w:rPr>
        <w:t>if either sufficient condition is satisfied.</w:t>
      </w:r>
    </w:p>
    <w:p w:rsidR="003C0DB4" w:rsidRPr="00C30527" w:rsidRDefault="003C0DB4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/>
          <w:sz w:val="24"/>
          <w:szCs w:val="24"/>
        </w:rPr>
      </w:pPr>
    </w:p>
    <w:p w:rsidR="00303B46" w:rsidRPr="00C30527" w:rsidRDefault="00303B46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b/>
          <w:sz w:val="24"/>
          <w:szCs w:val="24"/>
        </w:rPr>
        <w:t xml:space="preserve">Example 6: The effects of </w:t>
      </w:r>
      <w:r w:rsidRPr="00C30527">
        <w:rPr>
          <w:rFonts w:ascii="Times New Roman" w:hAnsi="Times New Roman"/>
          <w:b/>
          <w:i/>
          <w:sz w:val="24"/>
          <w:szCs w:val="24"/>
        </w:rPr>
        <w:t>R</w:t>
      </w:r>
      <w:proofErr w:type="gramStart"/>
      <w:r w:rsidRPr="00C30527">
        <w:rPr>
          <w:rFonts w:ascii="Times New Roman" w:hAnsi="Times New Roman"/>
          <w:b/>
          <w:sz w:val="24"/>
          <w:szCs w:val="24"/>
        </w:rPr>
        <w:t xml:space="preserve">, </w:t>
      </w:r>
      <w:proofErr w:type="gramEnd"/>
      <w:r w:rsidRPr="00C30527">
        <w:rPr>
          <w:rFonts w:ascii="Times New Roman" w:hAnsi="Times New Roman" w:cs="Times New Roman"/>
          <w:b/>
          <w:i/>
          <w:noProof/>
          <w:position w:val="-6"/>
          <w:sz w:val="24"/>
          <w:szCs w:val="24"/>
        </w:rPr>
        <w:drawing>
          <wp:inline distT="0" distB="0" distL="0" distR="0" wp14:anchorId="482374C1" wp14:editId="1342E635">
            <wp:extent cx="123825" cy="171450"/>
            <wp:effectExtent l="0" t="0" r="9525" b="0"/>
            <wp:docPr id="288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/>
          <w:b/>
          <w:sz w:val="24"/>
          <w:szCs w:val="24"/>
        </w:rPr>
        <w:t xml:space="preserve">, and </w:t>
      </w:r>
      <w:r w:rsidRPr="00C30527">
        <w:rPr>
          <w:rFonts w:ascii="Times New Roman" w:hAnsi="Times New Roman"/>
          <w:b/>
          <w:position w:val="-12"/>
          <w:sz w:val="24"/>
          <w:szCs w:val="24"/>
        </w:rPr>
        <w:object w:dxaOrig="440" w:dyaOrig="360" w14:anchorId="4D59D163">
          <v:shape id="_x0000_i1240" type="#_x0000_t75" style="width:22.25pt;height:16.2pt" o:ole="">
            <v:imagedata r:id="rId618" o:title=""/>
          </v:shape>
          <o:OLEObject Type="Embed" ProgID="Equation.DSMT4" ShapeID="_x0000_i1240" DrawAspect="Content" ObjectID="_1486165445" r:id="rId619"/>
        </w:object>
      </w:r>
    </w:p>
    <w:p w:rsidR="004A475D" w:rsidRPr="00C30527" w:rsidRDefault="00BB6A47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>To illustrate the effect</w:t>
      </w:r>
      <w:r w:rsidR="00CF70FA" w:rsidRPr="00C30527">
        <w:rPr>
          <w:rFonts w:ascii="Times New Roman" w:hAnsi="Times New Roman"/>
          <w:sz w:val="24"/>
          <w:szCs w:val="24"/>
        </w:rPr>
        <w:t>s</w:t>
      </w:r>
      <w:r w:rsidRPr="00C30527">
        <w:rPr>
          <w:rFonts w:ascii="Times New Roman" w:hAnsi="Times New Roman"/>
          <w:sz w:val="24"/>
          <w:szCs w:val="24"/>
        </w:rPr>
        <w:t xml:space="preserve"> of </w:t>
      </w:r>
      <w:r w:rsidRPr="00C30527">
        <w:rPr>
          <w:rFonts w:ascii="Times New Roman" w:hAnsi="Times New Roman"/>
          <w:i/>
          <w:sz w:val="24"/>
          <w:szCs w:val="24"/>
        </w:rPr>
        <w:t>R</w:t>
      </w:r>
      <w:r w:rsidRPr="00C30527">
        <w:rPr>
          <w:rFonts w:ascii="Times New Roman" w:hAnsi="Times New Roman"/>
          <w:sz w:val="24"/>
          <w:szCs w:val="24"/>
        </w:rPr>
        <w:t xml:space="preserve">, </w:t>
      </w:r>
      <w:r w:rsidRPr="00C30527">
        <w:rPr>
          <w:rFonts w:ascii="Times New Roman" w:hAnsi="Times New Roman" w:cs="Times New Roman"/>
          <w:i/>
          <w:noProof/>
          <w:position w:val="-6"/>
          <w:sz w:val="24"/>
          <w:szCs w:val="24"/>
        </w:rPr>
        <w:drawing>
          <wp:inline distT="0" distB="0" distL="0" distR="0" wp14:anchorId="08864DC8" wp14:editId="2362B2EC">
            <wp:extent cx="123825" cy="171450"/>
            <wp:effectExtent l="0" t="0" r="9525" b="0"/>
            <wp:docPr id="236" name="Picture 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5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9FF" w:rsidRPr="00C30527">
        <w:rPr>
          <w:rFonts w:ascii="Times New Roman" w:hAnsi="Times New Roman"/>
          <w:sz w:val="24"/>
          <w:szCs w:val="24"/>
        </w:rPr>
        <w:t>,</w:t>
      </w:r>
      <w:r w:rsidRPr="00C30527">
        <w:rPr>
          <w:rFonts w:ascii="Times New Roman" w:hAnsi="Times New Roman"/>
          <w:sz w:val="24"/>
          <w:szCs w:val="24"/>
        </w:rPr>
        <w:t xml:space="preserve"> and </w:t>
      </w:r>
      <w:r w:rsidR="00303B46" w:rsidRPr="00C30527">
        <w:rPr>
          <w:rFonts w:ascii="Times New Roman" w:hAnsi="Times New Roman"/>
          <w:sz w:val="24"/>
          <w:szCs w:val="24"/>
        </w:rPr>
        <w:t xml:space="preserve">the </w:t>
      </w:r>
      <w:r w:rsidRPr="00C30527">
        <w:rPr>
          <w:rFonts w:ascii="Times New Roman" w:hAnsi="Times New Roman"/>
          <w:sz w:val="24"/>
          <w:szCs w:val="24"/>
        </w:rPr>
        <w:t>standard deviation of link travel time on the minimum upper bound</w:t>
      </w:r>
      <w:r w:rsidR="00AE62C3" w:rsidRPr="00C30527">
        <w:rPr>
          <w:rFonts w:ascii="Times New Roman" w:hAnsi="Times New Roman"/>
          <w:sz w:val="24"/>
          <w:szCs w:val="24"/>
        </w:rPr>
        <w:t xml:space="preserve"> (or </w:t>
      </w:r>
      <w:r w:rsidR="00AE62C3" w:rsidRPr="00C30527">
        <w:rPr>
          <w:rFonts w:ascii="Times New Roman" w:hAnsi="Times New Roman"/>
          <w:b/>
          <w:position w:val="-12"/>
          <w:sz w:val="24"/>
          <w:szCs w:val="24"/>
        </w:rPr>
        <w:object w:dxaOrig="440" w:dyaOrig="360" w14:anchorId="36AD4FB4">
          <v:shape id="_x0000_i1241" type="#_x0000_t75" style="width:22.25pt;height:16.2pt" o:ole="">
            <v:imagedata r:id="rId618" o:title=""/>
          </v:shape>
          <o:OLEObject Type="Embed" ProgID="Equation.DSMT4" ShapeID="_x0000_i1241" DrawAspect="Content" ObjectID="_1486165446" r:id="rId620"/>
        </w:object>
      </w:r>
      <w:r w:rsidR="00AE62C3" w:rsidRPr="00C30527">
        <w:rPr>
          <w:rFonts w:ascii="Times New Roman" w:hAnsi="Times New Roman"/>
          <w:sz w:val="24"/>
          <w:szCs w:val="24"/>
        </w:rPr>
        <w:t>)</w:t>
      </w:r>
      <w:r w:rsidRPr="00C30527">
        <w:rPr>
          <w:rFonts w:ascii="Times New Roman" w:hAnsi="Times New Roman"/>
          <w:sz w:val="24"/>
          <w:szCs w:val="24"/>
        </w:rPr>
        <w:t>, Figures 2a,</w:t>
      </w:r>
      <w:r w:rsidR="009139F6" w:rsidRPr="00C30527">
        <w:rPr>
          <w:rFonts w:ascii="Times New Roman" w:hAnsi="Times New Roman"/>
          <w:sz w:val="24"/>
          <w:szCs w:val="24"/>
        </w:rPr>
        <w:t xml:space="preserve"> </w:t>
      </w:r>
      <w:r w:rsidRPr="00C30527">
        <w:rPr>
          <w:rFonts w:ascii="Times New Roman" w:hAnsi="Times New Roman"/>
          <w:sz w:val="24"/>
          <w:szCs w:val="24"/>
        </w:rPr>
        <w:t>b</w:t>
      </w:r>
      <w:r w:rsidR="0083749C" w:rsidRPr="00C30527">
        <w:rPr>
          <w:rFonts w:ascii="Times New Roman" w:hAnsi="Times New Roman"/>
          <w:sz w:val="24"/>
          <w:szCs w:val="24"/>
        </w:rPr>
        <w:t>,</w:t>
      </w:r>
      <w:r w:rsidRPr="00C30527">
        <w:rPr>
          <w:rFonts w:ascii="Times New Roman" w:hAnsi="Times New Roman"/>
          <w:sz w:val="24"/>
          <w:szCs w:val="24"/>
        </w:rPr>
        <w:t xml:space="preserve"> and c are plotted</w:t>
      </w:r>
      <w:r w:rsidR="00CF70FA" w:rsidRPr="00C30527">
        <w:rPr>
          <w:rFonts w:ascii="Times New Roman" w:hAnsi="Times New Roman"/>
          <w:sz w:val="24"/>
          <w:szCs w:val="24"/>
        </w:rPr>
        <w:t xml:space="preserve"> based on</w:t>
      </w:r>
      <w:r w:rsidR="004A475D" w:rsidRPr="00C30527">
        <w:rPr>
          <w:rFonts w:ascii="Times New Roman" w:hAnsi="Times New Roman"/>
          <w:sz w:val="24"/>
          <w:szCs w:val="24"/>
        </w:rPr>
        <w:t xml:space="preserve"> </w:t>
      </w:r>
      <w:r w:rsidR="00CF70FA" w:rsidRPr="00C30527">
        <w:rPr>
          <w:rFonts w:ascii="Times New Roman" w:hAnsi="Times New Roman"/>
          <w:sz w:val="24"/>
          <w:szCs w:val="24"/>
        </w:rPr>
        <w:t xml:space="preserve">the settings in Examples 1-3 that except the standard deviation </w:t>
      </w:r>
      <w:r w:rsidR="00CF70FA" w:rsidRPr="00C30527">
        <w:rPr>
          <w:rFonts w:ascii="Times New Roman" w:hAnsi="Times New Roman"/>
          <w:position w:val="-12"/>
          <w:sz w:val="24"/>
          <w:szCs w:val="24"/>
        </w:rPr>
        <w:object w:dxaOrig="580" w:dyaOrig="360" w14:anchorId="31D76EB4">
          <v:shape id="_x0000_i1242" type="#_x0000_t75" style="width:29.4pt;height:16.2pt" o:ole="">
            <v:imagedata r:id="rId621" o:title=""/>
          </v:shape>
          <o:OLEObject Type="Embed" ProgID="Equation.DSMT4" ShapeID="_x0000_i1242" DrawAspect="Content" ObjectID="_1486165447" r:id="rId622"/>
        </w:object>
      </w:r>
      <w:r w:rsidR="00CF70FA" w:rsidRPr="00C30527">
        <w:rPr>
          <w:rFonts w:ascii="Times New Roman" w:hAnsi="Times New Roman"/>
          <w:sz w:val="24"/>
          <w:szCs w:val="24"/>
        </w:rPr>
        <w:t xml:space="preserve"> is 0.01. </w:t>
      </w:r>
      <w:r w:rsidR="006D1352" w:rsidRPr="00C30527">
        <w:rPr>
          <w:rFonts w:ascii="Times New Roman" w:hAnsi="Times New Roman"/>
          <w:sz w:val="24"/>
          <w:szCs w:val="24"/>
        </w:rPr>
        <w:t>In</w:t>
      </w:r>
      <w:r w:rsidR="00CF70FA" w:rsidRPr="00C30527">
        <w:rPr>
          <w:rFonts w:ascii="Times New Roman" w:hAnsi="Times New Roman"/>
          <w:sz w:val="24"/>
          <w:szCs w:val="24"/>
        </w:rPr>
        <w:t xml:space="preserve"> each of these figures, </w:t>
      </w:r>
      <w:r w:rsidR="004A475D" w:rsidRPr="00C30527">
        <w:rPr>
          <w:rFonts w:ascii="Times New Roman" w:hAnsi="Times New Roman"/>
          <w:sz w:val="24"/>
          <w:szCs w:val="24"/>
        </w:rPr>
        <w:t xml:space="preserve">only one of the three values </w:t>
      </w:r>
      <w:r w:rsidR="009139F6" w:rsidRPr="00C30527">
        <w:rPr>
          <w:rFonts w:ascii="Times New Roman" w:hAnsi="Times New Roman"/>
          <w:sz w:val="24"/>
          <w:szCs w:val="24"/>
        </w:rPr>
        <w:t>is</w:t>
      </w:r>
      <w:r w:rsidR="004A475D" w:rsidRPr="00C30527">
        <w:rPr>
          <w:rFonts w:ascii="Times New Roman" w:hAnsi="Times New Roman"/>
          <w:sz w:val="24"/>
          <w:szCs w:val="24"/>
        </w:rPr>
        <w:t xml:space="preserve"> varied</w:t>
      </w:r>
      <w:r w:rsidR="0083749C" w:rsidRPr="00C30527">
        <w:rPr>
          <w:rFonts w:ascii="Times New Roman" w:hAnsi="Times New Roman"/>
          <w:sz w:val="24"/>
          <w:szCs w:val="24"/>
        </w:rPr>
        <w:t>,</w:t>
      </w:r>
      <w:r w:rsidR="00CF70FA" w:rsidRPr="00C30527">
        <w:rPr>
          <w:rFonts w:ascii="Times New Roman" w:hAnsi="Times New Roman"/>
          <w:sz w:val="24"/>
          <w:szCs w:val="24"/>
        </w:rPr>
        <w:t xml:space="preserve"> and </w:t>
      </w:r>
      <w:r w:rsidR="00303B46" w:rsidRPr="00C30527">
        <w:rPr>
          <w:rFonts w:ascii="Times New Roman" w:hAnsi="Times New Roman"/>
          <w:sz w:val="24"/>
          <w:szCs w:val="24"/>
        </w:rPr>
        <w:t xml:space="preserve">the minimum upper bound and </w:t>
      </w:r>
      <w:r w:rsidR="00CF70FA" w:rsidRPr="00C30527">
        <w:rPr>
          <w:rFonts w:ascii="Times New Roman" w:hAnsi="Times New Roman"/>
          <w:sz w:val="24"/>
          <w:szCs w:val="24"/>
        </w:rPr>
        <w:t>t</w:t>
      </w:r>
      <w:r w:rsidRPr="00C30527">
        <w:rPr>
          <w:rFonts w:ascii="Times New Roman" w:hAnsi="Times New Roman"/>
          <w:sz w:val="24"/>
          <w:szCs w:val="24"/>
        </w:rPr>
        <w:t xml:space="preserve">he </w:t>
      </w:r>
      <w:r w:rsidR="004A475D" w:rsidRPr="00C30527">
        <w:rPr>
          <w:rFonts w:ascii="Times New Roman" w:hAnsi="Times New Roman"/>
          <w:sz w:val="24"/>
          <w:szCs w:val="24"/>
        </w:rPr>
        <w:t xml:space="preserve">corresponding </w:t>
      </w:r>
      <w:r w:rsidRPr="00C30527">
        <w:rPr>
          <w:rFonts w:ascii="Times New Roman" w:hAnsi="Times New Roman"/>
          <w:sz w:val="24"/>
          <w:szCs w:val="24"/>
        </w:rPr>
        <w:t xml:space="preserve">lower bound of the </w:t>
      </w:r>
      <w:del w:id="369" w:author="Dept. of Civil Engg." w:date="2014-12-30T00:07:00Z">
        <w:r w:rsidR="004A475D" w:rsidRPr="00C30527" w:rsidDel="00AF5F91">
          <w:rPr>
            <w:rFonts w:ascii="Times New Roman" w:hAnsi="Times New Roman"/>
            <w:sz w:val="24"/>
            <w:szCs w:val="24"/>
          </w:rPr>
          <w:delText xml:space="preserve">worst case </w:delText>
        </w:r>
      </w:del>
      <w:proofErr w:type="spellStart"/>
      <w:r w:rsidRPr="00C30527">
        <w:rPr>
          <w:rFonts w:ascii="Times New Roman" w:hAnsi="Times New Roman"/>
          <w:sz w:val="24"/>
          <w:szCs w:val="24"/>
        </w:rPr>
        <w:t>PoA</w:t>
      </w:r>
      <w:proofErr w:type="spellEnd"/>
      <w:ins w:id="370" w:author="Dept. of Civil Engg." w:date="2014-12-30T00:07:00Z">
        <w:r w:rsidR="00AF5F91" w:rsidRPr="00C30527">
          <w:rPr>
            <w:rFonts w:ascii="Times New Roman" w:hAnsi="Times New Roman"/>
            <w:sz w:val="24"/>
            <w:szCs w:val="24"/>
          </w:rPr>
          <w:t xml:space="preserve"> </w:t>
        </w:r>
        <w:proofErr w:type="gramStart"/>
        <w:r w:rsidR="00AF5F91" w:rsidRPr="00C30527">
          <w:rPr>
            <w:rFonts w:ascii="Times New Roman" w:hAnsi="Times New Roman"/>
            <w:sz w:val="24"/>
            <w:szCs w:val="24"/>
          </w:rPr>
          <w:t xml:space="preserve">of </w:t>
        </w:r>
      </w:ins>
      <w:proofErr w:type="gramEnd"/>
      <w:ins w:id="371" w:author="Dept. of Civil Engg." w:date="2014-12-30T00:07:00Z">
        <w:r w:rsidR="00AF5F91" w:rsidRPr="00C30527">
          <w:rPr>
            <w:rFonts w:ascii="Times New Roman" w:hAnsi="Times New Roman"/>
            <w:position w:val="-10"/>
            <w:sz w:val="24"/>
            <w:szCs w:val="24"/>
          </w:rPr>
          <w:object w:dxaOrig="260" w:dyaOrig="320">
            <v:shape id="_x0000_i1243" type="#_x0000_t75" style="width:12.8pt;height:15.85pt" o:ole="">
              <v:imagedata r:id="rId623" o:title=""/>
            </v:shape>
            <o:OLEObject Type="Embed" ProgID="Equation.DSMT4" ShapeID="_x0000_i1243" DrawAspect="Content" ObjectID="_1486165448" r:id="rId624"/>
          </w:object>
        </w:r>
      </w:ins>
      <w:r w:rsidRPr="00C30527">
        <w:rPr>
          <w:rFonts w:ascii="Times New Roman" w:hAnsi="Times New Roman"/>
          <w:sz w:val="24"/>
          <w:szCs w:val="24"/>
        </w:rPr>
        <w:t>,</w:t>
      </w:r>
      <w:r w:rsidR="006B6C3C" w:rsidRPr="00C30527">
        <w:rPr>
          <w:rFonts w:ascii="Times New Roman" w:hAnsi="Times New Roman"/>
          <w:sz w:val="24"/>
          <w:szCs w:val="24"/>
        </w:rPr>
        <w:t xml:space="preserve"> i.e.,</w:t>
      </w:r>
      <w:r w:rsidR="004A475D" w:rsidRPr="00C30527">
        <w:rPr>
          <w:rFonts w:ascii="Times New Roman" w:hAnsi="Times New Roman"/>
          <w:sz w:val="24"/>
          <w:szCs w:val="24"/>
        </w:rPr>
        <w:t xml:space="preserve"> </w:t>
      </w:r>
      <w:r w:rsidR="009139F6" w:rsidRPr="00C30527">
        <w:rPr>
          <w:rFonts w:ascii="Times New Roman" w:hAnsi="Times New Roman"/>
          <w:sz w:val="24"/>
          <w:szCs w:val="24"/>
        </w:rPr>
        <w:t xml:space="preserve">the </w:t>
      </w:r>
      <w:proofErr w:type="spellStart"/>
      <w:r w:rsidR="009139F6" w:rsidRPr="00C30527">
        <w:rPr>
          <w:rFonts w:ascii="Times New Roman" w:hAnsi="Times New Roman"/>
          <w:sz w:val="24"/>
          <w:szCs w:val="24"/>
        </w:rPr>
        <w:t>PoA</w:t>
      </w:r>
      <w:proofErr w:type="spellEnd"/>
      <w:r w:rsidR="009139F6" w:rsidRPr="00C30527">
        <w:rPr>
          <w:rFonts w:ascii="Times New Roman" w:hAnsi="Times New Roman"/>
          <w:sz w:val="24"/>
          <w:szCs w:val="24"/>
        </w:rPr>
        <w:t xml:space="preserve"> of the</w:t>
      </w:r>
      <w:r w:rsidR="004A475D" w:rsidRPr="00C30527">
        <w:rPr>
          <w:rFonts w:ascii="Times New Roman" w:hAnsi="Times New Roman"/>
          <w:sz w:val="24"/>
          <w:szCs w:val="24"/>
        </w:rPr>
        <w:t xml:space="preserve"> instance</w:t>
      </w:r>
      <w:r w:rsidR="009139F6" w:rsidRPr="00C30527">
        <w:rPr>
          <w:rFonts w:ascii="Times New Roman" w:hAnsi="Times New Roman"/>
          <w:sz w:val="24"/>
          <w:szCs w:val="24"/>
        </w:rPr>
        <w:t xml:space="preserve"> in interest</w:t>
      </w:r>
      <w:r w:rsidR="004A475D" w:rsidRPr="00C30527">
        <w:rPr>
          <w:rFonts w:ascii="Times New Roman" w:hAnsi="Times New Roman"/>
          <w:sz w:val="24"/>
          <w:szCs w:val="24"/>
        </w:rPr>
        <w:t xml:space="preserve">, </w:t>
      </w:r>
      <w:r w:rsidR="0083749C" w:rsidRPr="00C30527">
        <w:rPr>
          <w:rFonts w:ascii="Times New Roman" w:hAnsi="Times New Roman"/>
          <w:sz w:val="24"/>
          <w:szCs w:val="24"/>
        </w:rPr>
        <w:t>are</w:t>
      </w:r>
      <w:r w:rsidR="004A475D" w:rsidRPr="00C30527">
        <w:rPr>
          <w:rFonts w:ascii="Times New Roman" w:hAnsi="Times New Roman"/>
          <w:sz w:val="24"/>
          <w:szCs w:val="24"/>
        </w:rPr>
        <w:t xml:space="preserve"> also </w:t>
      </w:r>
      <w:r w:rsidR="00CF70FA" w:rsidRPr="00C30527">
        <w:rPr>
          <w:rFonts w:ascii="Times New Roman" w:hAnsi="Times New Roman"/>
          <w:sz w:val="24"/>
          <w:szCs w:val="24"/>
        </w:rPr>
        <w:t>shown</w:t>
      </w:r>
      <w:r w:rsidR="001706E5" w:rsidRPr="00C30527">
        <w:rPr>
          <w:rFonts w:ascii="Times New Roman" w:hAnsi="Times New Roman"/>
          <w:sz w:val="24"/>
          <w:szCs w:val="24"/>
        </w:rPr>
        <w:t>.</w:t>
      </w:r>
      <w:r w:rsidRPr="00C30527">
        <w:rPr>
          <w:rFonts w:ascii="Times New Roman" w:hAnsi="Times New Roman"/>
          <w:sz w:val="24"/>
          <w:szCs w:val="24"/>
        </w:rPr>
        <w:t xml:space="preserve"> </w:t>
      </w:r>
    </w:p>
    <w:p w:rsidR="004565C7" w:rsidRPr="00C30527" w:rsidRDefault="004565C7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/>
          <w:sz w:val="24"/>
          <w:szCs w:val="24"/>
        </w:rPr>
      </w:pPr>
    </w:p>
    <w:p w:rsidR="007C35B8" w:rsidRPr="00C30527" w:rsidRDefault="00077A1E" w:rsidP="00C30527">
      <w:pPr>
        <w:tabs>
          <w:tab w:val="center" w:pos="4536"/>
          <w:tab w:val="right" w:pos="9072"/>
        </w:tabs>
        <w:snapToGrid w:val="0"/>
        <w:ind w:firstLineChars="137" w:firstLine="288"/>
        <w:jc w:val="center"/>
        <w:rPr>
          <w:rFonts w:ascii="Times New Roman" w:hAnsi="Times New Roman"/>
          <w:sz w:val="24"/>
          <w:szCs w:val="24"/>
        </w:rPr>
      </w:pPr>
      <w:r w:rsidRPr="00C30527">
        <w:rPr>
          <w:noProof/>
        </w:rPr>
        <w:t xml:space="preserve"> </w:t>
      </w:r>
      <w:r w:rsidRPr="00C30527">
        <w:rPr>
          <w:noProof/>
        </w:rPr>
        <w:drawing>
          <wp:inline distT="0" distB="0" distL="0" distR="0" wp14:anchorId="1C76C33B" wp14:editId="132C6A74">
            <wp:extent cx="3818965" cy="2019935"/>
            <wp:effectExtent l="0" t="0" r="0" b="0"/>
            <wp:docPr id="108" name="Chart 10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5"/>
              </a:graphicData>
            </a:graphic>
          </wp:inline>
        </w:drawing>
      </w:r>
    </w:p>
    <w:p w:rsidR="003A3A6F" w:rsidRPr="00C30527" w:rsidRDefault="003A3A6F" w:rsidP="00C30527">
      <w:pPr>
        <w:pStyle w:val="ListParagraph"/>
        <w:numPr>
          <w:ilvl w:val="0"/>
          <w:numId w:val="16"/>
        </w:numPr>
        <w:tabs>
          <w:tab w:val="center" w:pos="4536"/>
          <w:tab w:val="right" w:pos="9072"/>
        </w:tabs>
        <w:snapToGrid w:val="0"/>
        <w:ind w:firstLineChars="0"/>
        <w:jc w:val="center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b/>
          <w:color w:val="000000" w:themeColor="text1"/>
          <w:sz w:val="24"/>
          <w:szCs w:val="24"/>
        </w:rPr>
        <w:t>the effect of standard deviation</w:t>
      </w:r>
    </w:p>
    <w:p w:rsidR="00152852" w:rsidRPr="00C30527" w:rsidRDefault="00052E0B" w:rsidP="00C30527">
      <w:pPr>
        <w:tabs>
          <w:tab w:val="center" w:pos="4536"/>
          <w:tab w:val="right" w:pos="9072"/>
        </w:tabs>
        <w:snapToGrid w:val="0"/>
        <w:jc w:val="center"/>
        <w:rPr>
          <w:noProof/>
        </w:rPr>
      </w:pPr>
      <w:r w:rsidRPr="00C30527">
        <w:rPr>
          <w:noProof/>
        </w:rPr>
        <w:lastRenderedPageBreak/>
        <w:drawing>
          <wp:inline distT="0" distB="0" distL="0" distR="0" wp14:anchorId="29FCAA93" wp14:editId="5D289959">
            <wp:extent cx="2749176" cy="1983740"/>
            <wp:effectExtent l="0" t="0" r="0" b="0"/>
            <wp:docPr id="99" name="Chart 9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6"/>
              </a:graphicData>
            </a:graphic>
          </wp:inline>
        </w:drawing>
      </w:r>
      <w:r w:rsidR="00C33603" w:rsidRPr="00C30527">
        <w:rPr>
          <w:noProof/>
        </w:rPr>
        <w:drawing>
          <wp:inline distT="0" distB="0" distL="0" distR="0" wp14:anchorId="798FE443" wp14:editId="2034E4FD">
            <wp:extent cx="2707341" cy="1990090"/>
            <wp:effectExtent l="0" t="0" r="0" b="0"/>
            <wp:docPr id="40" name="Chart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7"/>
              </a:graphicData>
            </a:graphic>
          </wp:inline>
        </w:drawing>
      </w:r>
    </w:p>
    <w:p w:rsidR="003A3A6F" w:rsidRPr="00C30527" w:rsidRDefault="003A3A6F" w:rsidP="00C30527">
      <w:pPr>
        <w:tabs>
          <w:tab w:val="center" w:pos="4536"/>
          <w:tab w:val="right" w:pos="9072"/>
        </w:tabs>
        <w:snapToGrid w:val="0"/>
        <w:jc w:val="center"/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C30527">
        <w:rPr>
          <w:rFonts w:ascii="Times New Roman" w:hAnsi="Times New Roman" w:cs="Times New Roman"/>
          <w:b/>
          <w:noProof/>
          <w:sz w:val="24"/>
          <w:szCs w:val="24"/>
        </w:rPr>
        <w:t xml:space="preserve">(b) the effect of </w:t>
      </w:r>
      <w:r w:rsidRPr="00C30527">
        <w:rPr>
          <w:rFonts w:ascii="Times New Roman" w:hAnsi="Times New Roman" w:cs="Times New Roman"/>
          <w:b/>
          <w:i/>
          <w:noProof/>
          <w:sz w:val="24"/>
          <w:szCs w:val="24"/>
        </w:rPr>
        <w:t>λ</w:t>
      </w:r>
      <w:r w:rsidRPr="00C30527" w:rsidDel="003A3A6F">
        <w:rPr>
          <w:rFonts w:ascii="Times New Roman" w:hAnsi="Times New Roman" w:cs="Times New Roman"/>
          <w:b/>
          <w:noProof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b/>
          <w:noProof/>
          <w:sz w:val="24"/>
          <w:szCs w:val="24"/>
        </w:rPr>
        <w:t xml:space="preserve">                  (c) the effect of </w:t>
      </w:r>
      <w:r w:rsidRPr="00C30527">
        <w:rPr>
          <w:rFonts w:ascii="Times New Roman" w:hAnsi="Times New Roman" w:cs="Times New Roman"/>
          <w:b/>
          <w:i/>
          <w:noProof/>
          <w:sz w:val="24"/>
          <w:szCs w:val="24"/>
        </w:rPr>
        <w:t>R</w:t>
      </w:r>
    </w:p>
    <w:p w:rsidR="007C35B8" w:rsidRPr="00C30527" w:rsidRDefault="003A3A6F" w:rsidP="00C30527">
      <w:pPr>
        <w:tabs>
          <w:tab w:val="center" w:pos="4536"/>
          <w:tab w:val="right" w:pos="9072"/>
        </w:tabs>
        <w:snapToGrid w:val="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C30527">
        <w:rPr>
          <w:rFonts w:ascii="Times New Roman" w:hAnsi="Times New Roman" w:cs="Times New Roman"/>
          <w:b/>
          <w:noProof/>
          <w:sz w:val="24"/>
          <w:szCs w:val="24"/>
        </w:rPr>
        <w:t xml:space="preserve">Figure 2 Lower bound </w:t>
      </w:r>
      <w:r w:rsidR="007C35B8" w:rsidRPr="00C30527">
        <w:rPr>
          <w:rFonts w:ascii="Times New Roman" w:hAnsi="Times New Roman" w:cs="Times New Roman"/>
          <w:b/>
          <w:noProof/>
          <w:sz w:val="24"/>
          <w:szCs w:val="24"/>
        </w:rPr>
        <w:t xml:space="preserve">and </w:t>
      </w:r>
      <w:r w:rsidRPr="00C30527">
        <w:rPr>
          <w:rFonts w:ascii="Times New Roman" w:hAnsi="Times New Roman" w:cs="Times New Roman"/>
          <w:b/>
          <w:noProof/>
          <w:sz w:val="24"/>
          <w:szCs w:val="24"/>
        </w:rPr>
        <w:t xml:space="preserve">minimum </w:t>
      </w:r>
      <w:r w:rsidR="007C35B8" w:rsidRPr="00C30527">
        <w:rPr>
          <w:rFonts w:ascii="Times New Roman" w:hAnsi="Times New Roman" w:cs="Times New Roman"/>
          <w:b/>
          <w:noProof/>
          <w:sz w:val="24"/>
          <w:szCs w:val="24"/>
        </w:rPr>
        <w:t>upper bounds</w:t>
      </w:r>
      <w:r w:rsidR="00994B97" w:rsidRPr="00C30527">
        <w:rPr>
          <w:rFonts w:ascii="Times New Roman" w:hAnsi="Times New Roman" w:cs="Times New Roman"/>
          <w:b/>
          <w:noProof/>
          <w:sz w:val="24"/>
          <w:szCs w:val="24"/>
        </w:rPr>
        <w:t xml:space="preserve"> subject to </w:t>
      </w:r>
      <w:r w:rsidRPr="00C30527">
        <w:rPr>
          <w:rFonts w:ascii="Times New Roman" w:hAnsi="Times New Roman" w:cs="Times New Roman"/>
          <w:b/>
          <w:noProof/>
          <w:sz w:val="24"/>
          <w:szCs w:val="24"/>
        </w:rPr>
        <w:t xml:space="preserve">the variation of </w:t>
      </w:r>
      <w:r w:rsidR="00994B97" w:rsidRPr="00C30527">
        <w:rPr>
          <w:rFonts w:ascii="Times New Roman" w:hAnsi="Times New Roman" w:cs="Times New Roman"/>
          <w:b/>
          <w:noProof/>
          <w:sz w:val="24"/>
          <w:szCs w:val="24"/>
        </w:rPr>
        <w:t>σ(</w:t>
      </w:r>
      <w:r w:rsidR="00994B97" w:rsidRPr="00C30527">
        <w:rPr>
          <w:rFonts w:ascii="Times New Roman" w:hAnsi="Times New Roman" w:cs="Times New Roman"/>
          <w:b/>
          <w:i/>
          <w:noProof/>
          <w:sz w:val="24"/>
          <w:szCs w:val="24"/>
        </w:rPr>
        <w:t>T</w:t>
      </w:r>
      <w:r w:rsidR="00994B97" w:rsidRPr="00C30527">
        <w:rPr>
          <w:rFonts w:ascii="Times New Roman" w:hAnsi="Times New Roman" w:cs="Times New Roman"/>
          <w:b/>
          <w:noProof/>
          <w:sz w:val="24"/>
          <w:szCs w:val="24"/>
          <w:vertAlign w:val="subscript"/>
        </w:rPr>
        <w:t>1</w:t>
      </w:r>
      <w:r w:rsidR="00994B97" w:rsidRPr="00C30527">
        <w:rPr>
          <w:rFonts w:ascii="Times New Roman" w:hAnsi="Times New Roman" w:cs="Times New Roman"/>
          <w:b/>
          <w:noProof/>
          <w:sz w:val="24"/>
          <w:szCs w:val="24"/>
        </w:rPr>
        <w:t xml:space="preserve">), </w:t>
      </w:r>
      <w:r w:rsidR="00994B97" w:rsidRPr="00C30527">
        <w:rPr>
          <w:rFonts w:ascii="Times New Roman" w:hAnsi="Times New Roman" w:cs="Times New Roman"/>
          <w:b/>
          <w:i/>
          <w:noProof/>
          <w:sz w:val="24"/>
          <w:szCs w:val="24"/>
        </w:rPr>
        <w:t>λ</w:t>
      </w:r>
      <w:r w:rsidR="007C35B8" w:rsidRPr="00C30527">
        <w:rPr>
          <w:rFonts w:ascii="Times New Roman" w:hAnsi="Times New Roman" w:cs="Times New Roman"/>
          <w:b/>
          <w:i/>
          <w:noProof/>
          <w:sz w:val="24"/>
          <w:szCs w:val="24"/>
        </w:rPr>
        <w:t xml:space="preserve"> </w:t>
      </w:r>
      <w:r w:rsidR="00994B97" w:rsidRPr="00C30527">
        <w:rPr>
          <w:rFonts w:ascii="Times New Roman" w:hAnsi="Times New Roman" w:cs="Times New Roman"/>
          <w:b/>
          <w:noProof/>
          <w:sz w:val="24"/>
          <w:szCs w:val="24"/>
        </w:rPr>
        <w:t xml:space="preserve">and </w:t>
      </w:r>
      <w:r w:rsidR="00994B97" w:rsidRPr="00C30527">
        <w:rPr>
          <w:rFonts w:ascii="Times New Roman" w:hAnsi="Times New Roman" w:cs="Times New Roman"/>
          <w:b/>
          <w:i/>
          <w:noProof/>
          <w:sz w:val="24"/>
          <w:szCs w:val="24"/>
        </w:rPr>
        <w:t>R</w:t>
      </w:r>
    </w:p>
    <w:p w:rsidR="00334DD7" w:rsidRPr="00C30527" w:rsidRDefault="00821512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>Because the free flow travel time of Link 1 equals one</w:t>
      </w:r>
      <w:r w:rsidR="00AE67BA" w:rsidRPr="00C30527">
        <w:rPr>
          <w:rFonts w:ascii="Times New Roman" w:hAnsi="Times New Roman"/>
          <w:sz w:val="24"/>
          <w:szCs w:val="24"/>
        </w:rPr>
        <w:t xml:space="preserve"> and link 1 determines the value of </w:t>
      </w:r>
      <w:r w:rsidR="00AE67BA" w:rsidRPr="00C30527">
        <w:rPr>
          <w:rFonts w:ascii="Times New Roman" w:hAnsi="Times New Roman"/>
          <w:position w:val="-12"/>
          <w:sz w:val="24"/>
          <w:szCs w:val="24"/>
        </w:rPr>
        <w:object w:dxaOrig="440" w:dyaOrig="360" w14:anchorId="72504B63">
          <v:shape id="_x0000_i1244" type="#_x0000_t75" style="width:22.25pt;height:16.2pt" o:ole="">
            <v:imagedata r:id="rId618" o:title=""/>
          </v:shape>
          <o:OLEObject Type="Embed" ProgID="Equation.DSMT4" ShapeID="_x0000_i1244" DrawAspect="Content" ObjectID="_1486165449" r:id="rId628"/>
        </w:object>
      </w:r>
      <w:r w:rsidR="00AE67BA" w:rsidRPr="00C30527">
        <w:rPr>
          <w:rFonts w:ascii="Times New Roman" w:hAnsi="Times New Roman"/>
          <w:sz w:val="24"/>
          <w:szCs w:val="24"/>
        </w:rPr>
        <w:t xml:space="preserve"> in the current setting</w:t>
      </w:r>
      <w:r w:rsidRPr="00C30527">
        <w:rPr>
          <w:rFonts w:ascii="Times New Roman" w:hAnsi="Times New Roman"/>
          <w:sz w:val="24"/>
          <w:szCs w:val="24"/>
        </w:rPr>
        <w:t xml:space="preserve">, </w:t>
      </w:r>
      <w:r w:rsidRPr="00C30527">
        <w:rPr>
          <w:rFonts w:ascii="Times New Roman" w:hAnsi="Times New Roman"/>
          <w:position w:val="-12"/>
          <w:sz w:val="24"/>
          <w:szCs w:val="24"/>
        </w:rPr>
        <w:object w:dxaOrig="580" w:dyaOrig="360" w14:anchorId="0D691B2A">
          <v:shape id="_x0000_i1245" type="#_x0000_t75" style="width:29.4pt;height:16.2pt" o:ole="">
            <v:imagedata r:id="rId621" o:title=""/>
          </v:shape>
          <o:OLEObject Type="Embed" ProgID="Equation.DSMT4" ShapeID="_x0000_i1245" DrawAspect="Content" ObjectID="_1486165450" r:id="rId629"/>
        </w:object>
      </w:r>
      <w:r w:rsidRPr="00C30527">
        <w:rPr>
          <w:rFonts w:ascii="Times New Roman" w:hAnsi="Times New Roman"/>
          <w:sz w:val="24"/>
          <w:szCs w:val="24"/>
        </w:rPr>
        <w:t xml:space="preserve"> and </w:t>
      </w:r>
      <w:r w:rsidRPr="00C30527">
        <w:rPr>
          <w:rFonts w:ascii="Times New Roman" w:hAnsi="Times New Roman"/>
          <w:position w:val="-12"/>
          <w:sz w:val="24"/>
          <w:szCs w:val="24"/>
        </w:rPr>
        <w:object w:dxaOrig="440" w:dyaOrig="360" w14:anchorId="1443DA06">
          <v:shape id="_x0000_i1246" type="#_x0000_t75" style="width:22.25pt;height:16.2pt" o:ole="">
            <v:imagedata r:id="rId618" o:title=""/>
          </v:shape>
          <o:OLEObject Type="Embed" ProgID="Equation.DSMT4" ShapeID="_x0000_i1246" DrawAspect="Content" ObjectID="_1486165451" r:id="rId630"/>
        </w:object>
      </w:r>
      <w:r w:rsidRPr="00C30527">
        <w:rPr>
          <w:rFonts w:ascii="Times New Roman" w:hAnsi="Times New Roman"/>
          <w:sz w:val="24"/>
          <w:szCs w:val="24"/>
        </w:rPr>
        <w:t xml:space="preserve"> are numerically equal to each other. Hence, varying </w:t>
      </w:r>
      <w:r w:rsidRPr="00C30527">
        <w:rPr>
          <w:rFonts w:ascii="Times New Roman" w:hAnsi="Times New Roman"/>
          <w:position w:val="-12"/>
          <w:sz w:val="24"/>
          <w:szCs w:val="24"/>
        </w:rPr>
        <w:object w:dxaOrig="580" w:dyaOrig="360" w14:anchorId="0A0FE1C3">
          <v:shape id="_x0000_i1247" type="#_x0000_t75" style="width:29.4pt;height:16.2pt" o:ole="">
            <v:imagedata r:id="rId621" o:title=""/>
          </v:shape>
          <o:OLEObject Type="Embed" ProgID="Equation.DSMT4" ShapeID="_x0000_i1247" DrawAspect="Content" ObjectID="_1486165452" r:id="rId631"/>
        </w:object>
      </w:r>
      <w:r w:rsidRPr="00C30527">
        <w:rPr>
          <w:rFonts w:ascii="Times New Roman" w:hAnsi="Times New Roman"/>
          <w:sz w:val="24"/>
          <w:szCs w:val="24"/>
        </w:rPr>
        <w:t xml:space="preserve"> is equivalent to </w:t>
      </w:r>
      <w:proofErr w:type="gramStart"/>
      <w:r w:rsidRPr="00C30527">
        <w:rPr>
          <w:rFonts w:ascii="Times New Roman" w:hAnsi="Times New Roman"/>
          <w:sz w:val="24"/>
          <w:szCs w:val="24"/>
        </w:rPr>
        <w:t xml:space="preserve">varying </w:t>
      </w:r>
      <w:proofErr w:type="gramEnd"/>
      <w:r w:rsidRPr="00C30527">
        <w:rPr>
          <w:rFonts w:ascii="Times New Roman" w:hAnsi="Times New Roman"/>
          <w:position w:val="-12"/>
          <w:sz w:val="24"/>
          <w:szCs w:val="24"/>
        </w:rPr>
        <w:object w:dxaOrig="440" w:dyaOrig="360" w14:anchorId="1E54B78E">
          <v:shape id="_x0000_i1248" type="#_x0000_t75" style="width:22.25pt;height:16.2pt" o:ole="">
            <v:imagedata r:id="rId632" o:title=""/>
          </v:shape>
          <o:OLEObject Type="Embed" ProgID="Equation.DSMT4" ShapeID="_x0000_i1248" DrawAspect="Content" ObjectID="_1486165453" r:id="rId633"/>
        </w:object>
      </w:r>
      <w:r w:rsidRPr="00C30527">
        <w:rPr>
          <w:rFonts w:ascii="Times New Roman" w:hAnsi="Times New Roman"/>
          <w:sz w:val="24"/>
          <w:szCs w:val="24"/>
        </w:rPr>
        <w:t>. T</w:t>
      </w:r>
      <w:r w:rsidR="00994B97" w:rsidRPr="00C30527">
        <w:rPr>
          <w:rFonts w:ascii="Times New Roman" w:hAnsi="Times New Roman"/>
          <w:sz w:val="24"/>
          <w:szCs w:val="24"/>
        </w:rPr>
        <w:t xml:space="preserve">he </w:t>
      </w:r>
      <w:r w:rsidR="003A3A6F" w:rsidRPr="00C30527">
        <w:rPr>
          <w:rFonts w:ascii="Times New Roman" w:hAnsi="Times New Roman"/>
          <w:sz w:val="24"/>
          <w:szCs w:val="24"/>
        </w:rPr>
        <w:t xml:space="preserve">minimum </w:t>
      </w:r>
      <w:r w:rsidR="00994B97" w:rsidRPr="00C30527">
        <w:rPr>
          <w:rFonts w:ascii="Times New Roman" w:hAnsi="Times New Roman"/>
          <w:sz w:val="24"/>
          <w:szCs w:val="24"/>
        </w:rPr>
        <w:t>upper bound plott</w:t>
      </w:r>
      <w:r w:rsidR="00EC04B6" w:rsidRPr="00C30527">
        <w:rPr>
          <w:rFonts w:ascii="Times New Roman" w:hAnsi="Times New Roman"/>
          <w:sz w:val="24"/>
          <w:szCs w:val="24"/>
        </w:rPr>
        <w:t>ed in Figure</w:t>
      </w:r>
      <w:r w:rsidR="00994B97" w:rsidRPr="00C30527">
        <w:rPr>
          <w:rFonts w:ascii="Times New Roman" w:hAnsi="Times New Roman"/>
          <w:sz w:val="24"/>
          <w:szCs w:val="24"/>
        </w:rPr>
        <w:t xml:space="preserve"> 2(a)</w:t>
      </w:r>
      <w:r w:rsidRPr="00C30527">
        <w:rPr>
          <w:rFonts w:ascii="Times New Roman" w:hAnsi="Times New Roman"/>
          <w:sz w:val="24"/>
          <w:szCs w:val="24"/>
        </w:rPr>
        <w:t xml:space="preserve"> is strictly increasing </w:t>
      </w:r>
      <w:r w:rsidR="00427DCC" w:rsidRPr="00C30527">
        <w:rPr>
          <w:rFonts w:ascii="Times New Roman" w:hAnsi="Times New Roman"/>
          <w:sz w:val="24"/>
          <w:szCs w:val="24"/>
        </w:rPr>
        <w:t xml:space="preserve">in </w:t>
      </w:r>
      <w:r w:rsidRPr="00C30527">
        <w:rPr>
          <w:rFonts w:ascii="Times New Roman" w:hAnsi="Times New Roman"/>
          <w:sz w:val="24"/>
          <w:szCs w:val="24"/>
        </w:rPr>
        <w:t xml:space="preserve">terms of </w:t>
      </w:r>
      <w:r w:rsidRPr="00C30527">
        <w:rPr>
          <w:rFonts w:ascii="Times New Roman" w:hAnsi="Times New Roman"/>
          <w:position w:val="-12"/>
          <w:sz w:val="24"/>
          <w:szCs w:val="24"/>
        </w:rPr>
        <w:object w:dxaOrig="580" w:dyaOrig="360" w14:anchorId="33128187">
          <v:shape id="_x0000_i1249" type="#_x0000_t75" style="width:29.4pt;height:16.2pt" o:ole="">
            <v:imagedata r:id="rId621" o:title=""/>
          </v:shape>
          <o:OLEObject Type="Embed" ProgID="Equation.DSMT4" ShapeID="_x0000_i1249" DrawAspect="Content" ObjectID="_1486165454" r:id="rId634"/>
        </w:object>
      </w:r>
      <w:r w:rsidRPr="00C30527">
        <w:rPr>
          <w:rFonts w:ascii="Times New Roman" w:hAnsi="Times New Roman"/>
          <w:sz w:val="24"/>
          <w:szCs w:val="24"/>
        </w:rPr>
        <w:t>(</w:t>
      </w:r>
      <w:proofErr w:type="gramStart"/>
      <w:r w:rsidRPr="00C30527">
        <w:rPr>
          <w:rFonts w:ascii="Times New Roman" w:hAnsi="Times New Roman"/>
          <w:sz w:val="24"/>
          <w:szCs w:val="24"/>
        </w:rPr>
        <w:t xml:space="preserve">or </w:t>
      </w:r>
      <w:proofErr w:type="gramEnd"/>
      <w:r w:rsidRPr="00C30527">
        <w:rPr>
          <w:rFonts w:ascii="Times New Roman" w:hAnsi="Times New Roman"/>
          <w:position w:val="-12"/>
          <w:sz w:val="24"/>
          <w:szCs w:val="24"/>
        </w:rPr>
        <w:object w:dxaOrig="440" w:dyaOrig="360" w14:anchorId="67FFE1B2">
          <v:shape id="_x0000_i1250" type="#_x0000_t75" style="width:22.25pt;height:16.2pt" o:ole="">
            <v:imagedata r:id="rId635" o:title=""/>
          </v:shape>
          <o:OLEObject Type="Embed" ProgID="Equation.DSMT4" ShapeID="_x0000_i1250" DrawAspect="Content" ObjectID="_1486165455" r:id="rId636"/>
        </w:object>
      </w:r>
      <w:r w:rsidRPr="00C30527">
        <w:rPr>
          <w:rFonts w:ascii="Times New Roman" w:hAnsi="Times New Roman"/>
          <w:sz w:val="24"/>
          <w:szCs w:val="24"/>
        </w:rPr>
        <w:t>), and</w:t>
      </w:r>
      <w:r w:rsidR="00994B97" w:rsidRPr="00C30527">
        <w:rPr>
          <w:rFonts w:ascii="Times New Roman" w:hAnsi="Times New Roman"/>
          <w:sz w:val="24"/>
          <w:szCs w:val="24"/>
        </w:rPr>
        <w:t xml:space="preserve"> consistent with the r</w:t>
      </w:r>
      <w:r w:rsidR="00EC04B6" w:rsidRPr="00C30527">
        <w:rPr>
          <w:rFonts w:ascii="Times New Roman" w:hAnsi="Times New Roman"/>
          <w:sz w:val="24"/>
          <w:szCs w:val="24"/>
        </w:rPr>
        <w:t>esult in Proposition</w:t>
      </w:r>
      <w:r w:rsidR="00994B97" w:rsidRPr="00C30527">
        <w:rPr>
          <w:rFonts w:ascii="Times New Roman" w:hAnsi="Times New Roman"/>
          <w:sz w:val="24"/>
          <w:szCs w:val="24"/>
        </w:rPr>
        <w:t xml:space="preserve"> 11</w:t>
      </w:r>
      <w:r w:rsidR="00EC04B6" w:rsidRPr="00C30527">
        <w:rPr>
          <w:rFonts w:ascii="Times New Roman" w:hAnsi="Times New Roman"/>
          <w:sz w:val="24"/>
          <w:szCs w:val="24"/>
        </w:rPr>
        <w:t>.</w:t>
      </w:r>
      <w:r w:rsidRPr="00C30527">
        <w:rPr>
          <w:rFonts w:ascii="Times New Roman" w:hAnsi="Times New Roman"/>
          <w:sz w:val="24"/>
          <w:szCs w:val="24"/>
        </w:rPr>
        <w:t xml:space="preserve"> Moreover, it is convex in the range considered. </w:t>
      </w:r>
      <w:r w:rsidR="00994B97" w:rsidRPr="00C30527">
        <w:rPr>
          <w:rFonts w:ascii="Times New Roman" w:hAnsi="Times New Roman"/>
          <w:sz w:val="24"/>
          <w:szCs w:val="24"/>
        </w:rPr>
        <w:t>Similarly, in Figure 2(b), the</w:t>
      </w:r>
      <w:r w:rsidR="009E6132" w:rsidRPr="00C30527">
        <w:rPr>
          <w:rFonts w:ascii="Times New Roman" w:hAnsi="Times New Roman"/>
          <w:sz w:val="24"/>
          <w:szCs w:val="24"/>
        </w:rPr>
        <w:t xml:space="preserve"> minimum</w:t>
      </w:r>
      <w:r w:rsidR="00994B97" w:rsidRPr="00C30527">
        <w:rPr>
          <w:rFonts w:ascii="Times New Roman" w:hAnsi="Times New Roman"/>
          <w:sz w:val="24"/>
          <w:szCs w:val="24"/>
        </w:rPr>
        <w:t xml:space="preserve"> upper bound </w:t>
      </w:r>
      <w:r w:rsidR="00785801" w:rsidRPr="00C30527">
        <w:rPr>
          <w:rFonts w:ascii="Times New Roman" w:hAnsi="Times New Roman"/>
          <w:sz w:val="24"/>
          <w:szCs w:val="24"/>
        </w:rPr>
        <w:t>is strictly</w:t>
      </w:r>
      <w:r w:rsidR="00994B97" w:rsidRPr="00C30527">
        <w:rPr>
          <w:rFonts w:ascii="Times New Roman" w:hAnsi="Times New Roman"/>
          <w:sz w:val="24"/>
          <w:szCs w:val="24"/>
        </w:rPr>
        <w:t xml:space="preserve"> increasing </w:t>
      </w:r>
      <w:r w:rsidR="003C0DB4" w:rsidRPr="00C30527">
        <w:rPr>
          <w:rFonts w:ascii="Times New Roman" w:hAnsi="Times New Roman"/>
          <w:sz w:val="24"/>
          <w:szCs w:val="24"/>
        </w:rPr>
        <w:t>in terms of</w:t>
      </w:r>
      <w:r w:rsidR="00994B97" w:rsidRPr="00C30527">
        <w:rPr>
          <w:rFonts w:ascii="Times New Roman" w:hAnsi="Times New Roman"/>
          <w:sz w:val="24"/>
          <w:szCs w:val="24"/>
        </w:rPr>
        <w:t xml:space="preserve"> </w:t>
      </w:r>
      <w:r w:rsidR="00EC04B6" w:rsidRPr="00C30527">
        <w:rPr>
          <w:rFonts w:ascii="Times New Roman" w:hAnsi="Times New Roman"/>
          <w:position w:val="-6"/>
          <w:sz w:val="24"/>
          <w:szCs w:val="24"/>
        </w:rPr>
        <w:object w:dxaOrig="220" w:dyaOrig="279" w14:anchorId="5E8258B5">
          <v:shape id="_x0000_i1251" type="#_x0000_t75" style="width:11.3pt;height:13.95pt" o:ole="">
            <v:imagedata r:id="rId637" o:title=""/>
          </v:shape>
          <o:OLEObject Type="Embed" ProgID="Equation.DSMT4" ShapeID="_x0000_i1251" DrawAspect="Content" ObjectID="_1486165456" r:id="rId638"/>
        </w:object>
      </w:r>
      <w:r w:rsidR="00785801" w:rsidRPr="00C30527">
        <w:rPr>
          <w:rFonts w:ascii="Times New Roman" w:hAnsi="Times New Roman"/>
          <w:sz w:val="24"/>
          <w:szCs w:val="24"/>
        </w:rPr>
        <w:t xml:space="preserve"> and consistent with the result in Proposition 10</w:t>
      </w:r>
      <w:r w:rsidR="00361377" w:rsidRPr="00C30527">
        <w:rPr>
          <w:rFonts w:ascii="Times New Roman" w:hAnsi="Times New Roman"/>
          <w:sz w:val="24"/>
          <w:szCs w:val="24"/>
        </w:rPr>
        <w:t>. Furthermore, the curve seems to be straight.</w:t>
      </w:r>
      <w:r w:rsidR="00785801" w:rsidRPr="00C30527">
        <w:rPr>
          <w:rFonts w:ascii="Times New Roman" w:hAnsi="Times New Roman"/>
          <w:sz w:val="24"/>
          <w:szCs w:val="24"/>
        </w:rPr>
        <w:t xml:space="preserve"> </w:t>
      </w:r>
      <w:r w:rsidR="004A5AEC" w:rsidRPr="00C30527">
        <w:rPr>
          <w:rFonts w:ascii="Times New Roman" w:hAnsi="Times New Roman"/>
          <w:sz w:val="24"/>
          <w:szCs w:val="24"/>
        </w:rPr>
        <w:t xml:space="preserve"> </w:t>
      </w:r>
      <w:r w:rsidR="00EC04B6" w:rsidRPr="00C30527">
        <w:rPr>
          <w:rFonts w:ascii="Times New Roman" w:hAnsi="Times New Roman"/>
          <w:sz w:val="24"/>
          <w:szCs w:val="24"/>
        </w:rPr>
        <w:t xml:space="preserve">The curve in Figure 2(c) does </w:t>
      </w:r>
      <w:r w:rsidR="004A5AEC" w:rsidRPr="00C30527">
        <w:rPr>
          <w:rFonts w:ascii="Times New Roman" w:hAnsi="Times New Roman"/>
          <w:sz w:val="24"/>
          <w:szCs w:val="24"/>
        </w:rPr>
        <w:t xml:space="preserve">accurately </w:t>
      </w:r>
      <w:r w:rsidR="00EC04B6" w:rsidRPr="00C30527">
        <w:rPr>
          <w:rFonts w:ascii="Times New Roman" w:hAnsi="Times New Roman"/>
          <w:sz w:val="24"/>
          <w:szCs w:val="24"/>
        </w:rPr>
        <w:t xml:space="preserve">reflect the result in </w:t>
      </w:r>
      <w:r w:rsidR="004B023C" w:rsidRPr="00C30527">
        <w:rPr>
          <w:rFonts w:ascii="Times New Roman" w:hAnsi="Times New Roman"/>
          <w:sz w:val="24"/>
          <w:szCs w:val="24"/>
        </w:rPr>
        <w:t>Proposition 8</w:t>
      </w:r>
      <w:r w:rsidR="00EC04B6" w:rsidRPr="00C30527">
        <w:rPr>
          <w:rFonts w:ascii="Times New Roman" w:hAnsi="Times New Roman"/>
          <w:sz w:val="24"/>
          <w:szCs w:val="24"/>
        </w:rPr>
        <w:t xml:space="preserve"> that the upper bound is linearly increasing </w:t>
      </w:r>
      <w:r w:rsidR="003C0DB4" w:rsidRPr="00C30527">
        <w:rPr>
          <w:rFonts w:ascii="Times New Roman" w:hAnsi="Times New Roman"/>
          <w:sz w:val="24"/>
          <w:szCs w:val="24"/>
        </w:rPr>
        <w:t xml:space="preserve">in terms </w:t>
      </w:r>
      <w:proofErr w:type="gramStart"/>
      <w:r w:rsidR="003C0DB4" w:rsidRPr="00C30527">
        <w:rPr>
          <w:rFonts w:ascii="Times New Roman" w:hAnsi="Times New Roman"/>
          <w:sz w:val="24"/>
          <w:szCs w:val="24"/>
        </w:rPr>
        <w:t>of</w:t>
      </w:r>
      <w:r w:rsidR="00AA5B61" w:rsidRPr="00C30527">
        <w:rPr>
          <w:rFonts w:ascii="Times New Roman" w:hAnsi="Times New Roman"/>
          <w:sz w:val="24"/>
          <w:szCs w:val="24"/>
        </w:rPr>
        <w:t xml:space="preserve"> </w:t>
      </w:r>
      <w:proofErr w:type="gramEnd"/>
      <w:r w:rsidR="00EC04B6" w:rsidRPr="00C30527">
        <w:rPr>
          <w:rFonts w:ascii="Times New Roman" w:hAnsi="Times New Roman"/>
          <w:position w:val="-4"/>
          <w:sz w:val="24"/>
          <w:szCs w:val="24"/>
        </w:rPr>
        <w:object w:dxaOrig="240" w:dyaOrig="260" w14:anchorId="4991F8F0">
          <v:shape id="_x0000_i1252" type="#_x0000_t75" style="width:12.45pt;height:12.45pt" o:ole="">
            <v:imagedata r:id="rId639" o:title=""/>
          </v:shape>
          <o:OLEObject Type="Embed" ProgID="Equation.DSMT4" ShapeID="_x0000_i1252" DrawAspect="Content" ObjectID="_1486165457" r:id="rId640"/>
        </w:object>
      </w:r>
      <w:r w:rsidR="00EC04B6" w:rsidRPr="00C30527">
        <w:rPr>
          <w:rFonts w:ascii="Times New Roman" w:hAnsi="Times New Roman"/>
          <w:sz w:val="24"/>
          <w:szCs w:val="24"/>
        </w:rPr>
        <w:t xml:space="preserve">. </w:t>
      </w:r>
      <w:r w:rsidR="004A5AEC" w:rsidRPr="00C30527">
        <w:rPr>
          <w:rFonts w:ascii="Times New Roman" w:hAnsi="Times New Roman"/>
          <w:sz w:val="24"/>
          <w:szCs w:val="24"/>
        </w:rPr>
        <w:t xml:space="preserve">The </w:t>
      </w:r>
      <w:r w:rsidR="00361377" w:rsidRPr="00C30527">
        <w:rPr>
          <w:rFonts w:ascii="Times New Roman" w:hAnsi="Times New Roman"/>
          <w:sz w:val="24"/>
          <w:szCs w:val="24"/>
        </w:rPr>
        <w:t>lower bound</w:t>
      </w:r>
      <w:r w:rsidR="004A5AEC" w:rsidRPr="00C30527">
        <w:rPr>
          <w:rFonts w:ascii="Times New Roman" w:hAnsi="Times New Roman"/>
          <w:sz w:val="24"/>
          <w:szCs w:val="24"/>
        </w:rPr>
        <w:t xml:space="preserve">, on the other hand, </w:t>
      </w:r>
      <w:r w:rsidR="006B5EB9" w:rsidRPr="00C30527">
        <w:rPr>
          <w:rFonts w:ascii="Times New Roman" w:hAnsi="Times New Roman"/>
          <w:sz w:val="24"/>
          <w:szCs w:val="24"/>
        </w:rPr>
        <w:t>is</w:t>
      </w:r>
      <w:r w:rsidR="004A5AEC" w:rsidRPr="00C30527">
        <w:rPr>
          <w:rFonts w:ascii="Times New Roman" w:hAnsi="Times New Roman"/>
          <w:sz w:val="24"/>
          <w:szCs w:val="24"/>
        </w:rPr>
        <w:t xml:space="preserve"> very close to each other</w:t>
      </w:r>
      <w:r w:rsidR="006B5EB9" w:rsidRPr="00C30527">
        <w:rPr>
          <w:rFonts w:ascii="Times New Roman" w:hAnsi="Times New Roman"/>
          <w:sz w:val="24"/>
          <w:szCs w:val="24"/>
        </w:rPr>
        <w:t>, and is slowly decreasing in Figures 2a and b but is slowly increasing in Figure 2c</w:t>
      </w:r>
      <w:r w:rsidR="004A5AEC" w:rsidRPr="00C30527">
        <w:rPr>
          <w:rFonts w:ascii="Times New Roman" w:hAnsi="Times New Roman"/>
          <w:sz w:val="24"/>
          <w:szCs w:val="24"/>
        </w:rPr>
        <w:t xml:space="preserve">. The gap between the </w:t>
      </w:r>
      <w:r w:rsidR="00361377" w:rsidRPr="00C30527">
        <w:rPr>
          <w:rFonts w:ascii="Times New Roman" w:hAnsi="Times New Roman"/>
          <w:sz w:val="24"/>
          <w:szCs w:val="24"/>
        </w:rPr>
        <w:t>lower bound</w:t>
      </w:r>
      <w:r w:rsidR="004A5AEC" w:rsidRPr="00C30527">
        <w:rPr>
          <w:rFonts w:ascii="Times New Roman" w:hAnsi="Times New Roman"/>
          <w:sz w:val="24"/>
          <w:szCs w:val="24"/>
        </w:rPr>
        <w:t xml:space="preserve"> and the</w:t>
      </w:r>
      <w:r w:rsidR="00361377" w:rsidRPr="00C30527">
        <w:rPr>
          <w:rFonts w:ascii="Times New Roman" w:hAnsi="Times New Roman"/>
          <w:sz w:val="24"/>
          <w:szCs w:val="24"/>
        </w:rPr>
        <w:t xml:space="preserve"> corresponding</w:t>
      </w:r>
      <w:r w:rsidR="004A5AEC" w:rsidRPr="00C30527">
        <w:rPr>
          <w:rFonts w:ascii="Times New Roman" w:hAnsi="Times New Roman"/>
          <w:sz w:val="24"/>
          <w:szCs w:val="24"/>
        </w:rPr>
        <w:t xml:space="preserve"> </w:t>
      </w:r>
      <w:r w:rsidR="00361377" w:rsidRPr="00C30527">
        <w:rPr>
          <w:rFonts w:ascii="Times New Roman" w:hAnsi="Times New Roman"/>
          <w:sz w:val="24"/>
          <w:szCs w:val="24"/>
        </w:rPr>
        <w:t xml:space="preserve">minimum </w:t>
      </w:r>
      <w:r w:rsidR="004A5AEC" w:rsidRPr="00C30527">
        <w:rPr>
          <w:rFonts w:ascii="Times New Roman" w:hAnsi="Times New Roman"/>
          <w:sz w:val="24"/>
          <w:szCs w:val="24"/>
        </w:rPr>
        <w:t xml:space="preserve">upper bound </w:t>
      </w:r>
      <w:r w:rsidR="00361377" w:rsidRPr="00C30527">
        <w:rPr>
          <w:rFonts w:ascii="Times New Roman" w:hAnsi="Times New Roman"/>
          <w:sz w:val="24"/>
          <w:szCs w:val="24"/>
        </w:rPr>
        <w:t>increases</w:t>
      </w:r>
      <w:r w:rsidR="004A5AEC" w:rsidRPr="00C30527">
        <w:rPr>
          <w:rFonts w:ascii="Times New Roman" w:hAnsi="Times New Roman"/>
          <w:sz w:val="24"/>
          <w:szCs w:val="24"/>
        </w:rPr>
        <w:t xml:space="preserve"> as the parameters get larger. </w:t>
      </w:r>
      <w:r w:rsidR="00E27392" w:rsidRPr="00C30527">
        <w:rPr>
          <w:rFonts w:ascii="Times New Roman" w:hAnsi="Times New Roman"/>
          <w:sz w:val="24"/>
          <w:szCs w:val="24"/>
        </w:rPr>
        <w:t>Note that</w:t>
      </w:r>
      <w:r w:rsidR="00C31EF9" w:rsidRPr="00C30527">
        <w:rPr>
          <w:rFonts w:ascii="Times New Roman" w:hAnsi="Times New Roman"/>
          <w:sz w:val="24"/>
          <w:szCs w:val="24"/>
        </w:rPr>
        <w:t xml:space="preserve"> the figures only give the </w:t>
      </w:r>
      <w:proofErr w:type="spellStart"/>
      <w:r w:rsidR="00C31EF9" w:rsidRPr="00C30527">
        <w:rPr>
          <w:rFonts w:ascii="Times New Roman" w:hAnsi="Times New Roman"/>
          <w:sz w:val="24"/>
          <w:szCs w:val="24"/>
        </w:rPr>
        <w:t>PoA</w:t>
      </w:r>
      <w:proofErr w:type="spellEnd"/>
      <w:r w:rsidR="00C31EF9" w:rsidRPr="00C30527">
        <w:rPr>
          <w:rFonts w:ascii="Times New Roman" w:hAnsi="Times New Roman"/>
          <w:sz w:val="24"/>
          <w:szCs w:val="24"/>
        </w:rPr>
        <w:t xml:space="preserve"> of given instances (or the lower bounds), not the </w:t>
      </w:r>
      <w:del w:id="372" w:author="Dept. of Civil Engg." w:date="2014-12-30T00:07:00Z">
        <w:r w:rsidR="00C31EF9" w:rsidRPr="00C30527" w:rsidDel="00AF5F91">
          <w:rPr>
            <w:rFonts w:ascii="Times New Roman" w:hAnsi="Times New Roman"/>
            <w:sz w:val="24"/>
            <w:szCs w:val="24"/>
          </w:rPr>
          <w:delText xml:space="preserve">worst case </w:delText>
        </w:r>
      </w:del>
      <w:proofErr w:type="spellStart"/>
      <w:r w:rsidR="00C31EF9" w:rsidRPr="00C30527">
        <w:rPr>
          <w:rFonts w:ascii="Times New Roman" w:hAnsi="Times New Roman"/>
          <w:sz w:val="24"/>
          <w:szCs w:val="24"/>
        </w:rPr>
        <w:t>PoA</w:t>
      </w:r>
      <w:proofErr w:type="spellEnd"/>
      <w:ins w:id="373" w:author="Dept. of Civil Engg." w:date="2014-12-30T00:08:00Z">
        <w:r w:rsidR="00AF5F91" w:rsidRPr="00C30527">
          <w:rPr>
            <w:rFonts w:ascii="Times New Roman" w:hAnsi="Times New Roman"/>
            <w:sz w:val="24"/>
            <w:szCs w:val="24"/>
          </w:rPr>
          <w:t xml:space="preserve"> of</w:t>
        </w:r>
      </w:ins>
      <w:ins w:id="374" w:author="Dept. of Civil Engg." w:date="2014-12-30T00:08:00Z">
        <w:r w:rsidR="00AF5F91" w:rsidRPr="00C30527">
          <w:rPr>
            <w:rFonts w:ascii="Times New Roman" w:hAnsi="Times New Roman"/>
            <w:position w:val="-12"/>
            <w:sz w:val="24"/>
            <w:szCs w:val="24"/>
          </w:rPr>
          <w:object w:dxaOrig="279" w:dyaOrig="360">
            <v:shape id="_x0000_i1253" type="#_x0000_t75" style="width:13.95pt;height:18.1pt" o:ole="">
              <v:imagedata r:id="rId641" o:title=""/>
            </v:shape>
            <o:OLEObject Type="Embed" ProgID="Equation.DSMT4" ShapeID="_x0000_i1253" DrawAspect="Content" ObjectID="_1486165458" r:id="rId642"/>
          </w:object>
        </w:r>
      </w:ins>
      <w:r w:rsidR="00C31EF9" w:rsidRPr="00C30527">
        <w:rPr>
          <w:rFonts w:ascii="Times New Roman" w:hAnsi="Times New Roman"/>
          <w:sz w:val="24"/>
          <w:szCs w:val="24"/>
        </w:rPr>
        <w:t xml:space="preserve">. Hence, the </w:t>
      </w:r>
      <w:r w:rsidR="0024280F" w:rsidRPr="00C30527">
        <w:rPr>
          <w:rFonts w:ascii="Times New Roman" w:hAnsi="Times New Roman"/>
          <w:sz w:val="24"/>
          <w:szCs w:val="24"/>
        </w:rPr>
        <w:t xml:space="preserve">loss of </w:t>
      </w:r>
      <w:r w:rsidR="00C31EF9" w:rsidRPr="00C30527">
        <w:rPr>
          <w:rFonts w:ascii="Times New Roman" w:hAnsi="Times New Roman"/>
          <w:sz w:val="24"/>
          <w:szCs w:val="24"/>
        </w:rPr>
        <w:t>tightness of the minimum upper bound cannot be concluded</w:t>
      </w:r>
      <w:r w:rsidR="0024280F" w:rsidRPr="00C30527">
        <w:rPr>
          <w:rFonts w:ascii="Times New Roman" w:hAnsi="Times New Roman"/>
          <w:sz w:val="24"/>
          <w:szCs w:val="24"/>
        </w:rPr>
        <w:t xml:space="preserve"> by having a large gap observed</w:t>
      </w:r>
      <w:r w:rsidR="00755DEA" w:rsidRPr="00C30527">
        <w:rPr>
          <w:rFonts w:ascii="Times New Roman" w:hAnsi="Times New Roman"/>
          <w:sz w:val="24"/>
          <w:szCs w:val="24"/>
        </w:rPr>
        <w:t>.</w:t>
      </w:r>
      <w:r w:rsidR="00755DEA" w:rsidRPr="00C30527">
        <w:rPr>
          <w:rFonts w:ascii="Times New Roman" w:hAnsi="Times New Roman" w:cs="Times New Roman"/>
          <w:sz w:val="24"/>
          <w:szCs w:val="24"/>
          <w:vertAlign w:val="superscript"/>
        </w:rPr>
        <w:t>■</w:t>
      </w:r>
      <w:r w:rsidR="004A5AEC" w:rsidRPr="00C30527">
        <w:rPr>
          <w:rFonts w:ascii="Times New Roman" w:hAnsi="Times New Roman"/>
          <w:sz w:val="24"/>
          <w:szCs w:val="24"/>
        </w:rPr>
        <w:t xml:space="preserve"> </w:t>
      </w:r>
      <w:r w:rsidR="00EC04B6" w:rsidRPr="00C30527">
        <w:rPr>
          <w:rFonts w:ascii="Times New Roman" w:hAnsi="Times New Roman"/>
          <w:sz w:val="24"/>
          <w:szCs w:val="24"/>
        </w:rPr>
        <w:t xml:space="preserve"> </w:t>
      </w:r>
      <w:r w:rsidR="00994B97" w:rsidRPr="00C30527">
        <w:rPr>
          <w:rFonts w:ascii="Times New Roman" w:hAnsi="Times New Roman"/>
          <w:sz w:val="24"/>
          <w:szCs w:val="24"/>
        </w:rPr>
        <w:t xml:space="preserve">  </w:t>
      </w:r>
    </w:p>
    <w:p w:rsidR="00263255" w:rsidRPr="00C30527" w:rsidRDefault="00652AE1" w:rsidP="00C30527">
      <w:pPr>
        <w:tabs>
          <w:tab w:val="center" w:pos="4536"/>
          <w:tab w:val="right" w:pos="9072"/>
        </w:tabs>
        <w:snapToGrid w:val="0"/>
        <w:ind w:firstLine="36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>The</w:t>
      </w:r>
      <w:r w:rsidR="00212F23" w:rsidRPr="00C30527">
        <w:rPr>
          <w:rFonts w:ascii="Times New Roman" w:hAnsi="Times New Roman"/>
          <w:sz w:val="24"/>
          <w:szCs w:val="24"/>
        </w:rPr>
        <w:t xml:space="preserve"> </w:t>
      </w:r>
      <w:r w:rsidR="00263255" w:rsidRPr="00C30527">
        <w:rPr>
          <w:rFonts w:ascii="Times New Roman" w:hAnsi="Times New Roman"/>
          <w:sz w:val="24"/>
          <w:szCs w:val="24"/>
        </w:rPr>
        <w:t xml:space="preserve">major reasons for the loss of tightness of </w:t>
      </w:r>
      <w:r w:rsidR="00F46F7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841811F" wp14:editId="7403597A">
            <wp:extent cx="293370" cy="240665"/>
            <wp:effectExtent l="0" t="0" r="0" b="6985"/>
            <wp:docPr id="523" name="Picture 5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44"/>
                    <pic:cNvPicPr>
                      <a:picLocks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6F7C" w:rsidRPr="00C30527">
        <w:rPr>
          <w:rFonts w:ascii="Times New Roman" w:hAnsi="Times New Roman"/>
          <w:sz w:val="24"/>
          <w:szCs w:val="24"/>
        </w:rPr>
        <w:t xml:space="preserve"> </w:t>
      </w:r>
      <w:r w:rsidR="00323E28" w:rsidRPr="00C30527">
        <w:rPr>
          <w:rFonts w:ascii="Times New Roman" w:hAnsi="Times New Roman"/>
          <w:sz w:val="24"/>
          <w:szCs w:val="24"/>
        </w:rPr>
        <w:t>are summarized</w:t>
      </w:r>
      <w:r w:rsidRPr="00C30527">
        <w:rPr>
          <w:rFonts w:ascii="Times New Roman" w:hAnsi="Times New Roman"/>
          <w:sz w:val="24"/>
          <w:szCs w:val="24"/>
        </w:rPr>
        <w:t xml:space="preserve"> in the following:</w:t>
      </w:r>
    </w:p>
    <w:p w:rsidR="00A82B93" w:rsidRPr="00C30527" w:rsidRDefault="00A82B93" w:rsidP="00C30527">
      <w:pPr>
        <w:pStyle w:val="ListParagraph"/>
        <w:numPr>
          <w:ilvl w:val="0"/>
          <w:numId w:val="13"/>
        </w:numPr>
        <w:snapToGrid w:val="0"/>
        <w:ind w:firstLineChars="0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The enlargements of safety margins in Lemmas 1 and 3: </w:t>
      </w:r>
      <w:r w:rsidR="0088452E" w:rsidRPr="00C30527">
        <w:rPr>
          <w:rFonts w:ascii="Times New Roman" w:hAnsi="Times New Roman" w:cs="Times New Roman"/>
          <w:sz w:val="24"/>
          <w:szCs w:val="24"/>
        </w:rPr>
        <w:t>T</w:t>
      </w:r>
      <w:r w:rsidRPr="00C30527">
        <w:rPr>
          <w:rFonts w:ascii="Times New Roman" w:hAnsi="Times New Roman" w:cs="Times New Roman"/>
          <w:sz w:val="24"/>
          <w:szCs w:val="24"/>
        </w:rPr>
        <w:t>he safety margins of users and the system manager</w:t>
      </w:r>
      <w:r w:rsidR="0088452E" w:rsidRPr="00C30527">
        <w:rPr>
          <w:rFonts w:ascii="Times New Roman" w:hAnsi="Times New Roman" w:cs="Times New Roman"/>
          <w:sz w:val="24"/>
          <w:szCs w:val="24"/>
        </w:rPr>
        <w:t xml:space="preserve"> are enlarged </w:t>
      </w:r>
      <w:r w:rsidRPr="00C30527">
        <w:rPr>
          <w:rFonts w:ascii="Times New Roman" w:hAnsi="Times New Roman" w:cs="Times New Roman"/>
          <w:sz w:val="24"/>
          <w:szCs w:val="24"/>
        </w:rPr>
        <w:t xml:space="preserve">by removing the square root operations. When </w:t>
      </w:r>
      <w:r w:rsidRPr="00C3052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4E446771">
          <v:shape id="_x0000_i1254" type="#_x0000_t75" style="width:12.45pt;height:12.45pt" o:ole="">
            <v:imagedata r:id="rId643" o:title=""/>
          </v:shape>
          <o:OLEObject Type="Embed" ProgID="Equation.DSMT4" ShapeID="_x0000_i1254" DrawAspect="Content" ObjectID="_1486165459" r:id="rId644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or </w:t>
      </w:r>
      <w:r w:rsidRPr="00C30527">
        <w:rPr>
          <w:rFonts w:ascii="Times New Roman" w:hAnsi="Times New Roman" w:cs="Times New Roman"/>
          <w:position w:val="-6"/>
          <w:sz w:val="24"/>
          <w:szCs w:val="24"/>
        </w:rPr>
        <w:object w:dxaOrig="220" w:dyaOrig="279" w14:anchorId="31413397">
          <v:shape id="_x0000_i1255" type="#_x0000_t75" style="width:10.2pt;height:14.7pt" o:ole="">
            <v:imagedata r:id="rId645" o:title=""/>
          </v:shape>
          <o:OLEObject Type="Embed" ProgID="Equation.DSMT4" ShapeID="_x0000_i1255" DrawAspect="Content" ObjectID="_1486165460" r:id="rId646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CC0231" w:rsidRPr="00C30527">
        <w:rPr>
          <w:rFonts w:ascii="Times New Roman" w:hAnsi="Times New Roman" w:cs="Times New Roman"/>
          <w:sz w:val="24"/>
          <w:szCs w:val="24"/>
        </w:rPr>
        <w:t xml:space="preserve">becomes </w:t>
      </w:r>
      <w:r w:rsidRPr="00C30527">
        <w:rPr>
          <w:rFonts w:ascii="Times New Roman" w:hAnsi="Times New Roman" w:cs="Times New Roman"/>
          <w:sz w:val="24"/>
          <w:szCs w:val="24"/>
        </w:rPr>
        <w:t xml:space="preserve">larger, the enlargement is larger, and </w:t>
      </w:r>
      <w:r w:rsidR="00F46F7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F8C87A5" wp14:editId="0D3C9531">
            <wp:extent cx="293370" cy="240665"/>
            <wp:effectExtent l="0" t="0" r="0" b="6985"/>
            <wp:docPr id="524" name="Picture 5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44"/>
                    <pic:cNvPicPr>
                      <a:picLocks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6F7C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is looser.</w:t>
      </w:r>
    </w:p>
    <w:p w:rsidR="00A639C2" w:rsidRPr="00C30527" w:rsidRDefault="00A639C2" w:rsidP="00C30527">
      <w:pPr>
        <w:pStyle w:val="ListParagraph"/>
        <w:numPr>
          <w:ilvl w:val="0"/>
          <w:numId w:val="13"/>
        </w:numPr>
        <w:snapToGrid w:val="0"/>
        <w:ind w:firstLineChars="0"/>
        <w:rPr>
          <w:rFonts w:ascii="Times New Roman" w:eastAsia="SimSun" w:hAnsi="Times New Roman" w:cs="Times New Roman"/>
          <w:kern w:val="0"/>
          <w:sz w:val="24"/>
          <w:szCs w:val="24"/>
        </w:rPr>
      </w:pP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The choice </w:t>
      </w:r>
      <w:proofErr w:type="gramStart"/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of </w:t>
      </w:r>
      <w:proofErr w:type="gramEnd"/>
      <w:r w:rsidRPr="00C30527">
        <w:rPr>
          <w:rFonts w:ascii="Times New Roman" w:eastAsia="SimSun" w:hAnsi="Times New Roman" w:cs="Times New Roman"/>
          <w:kern w:val="0"/>
          <w:position w:val="-12"/>
          <w:sz w:val="24"/>
          <w:szCs w:val="24"/>
        </w:rPr>
        <w:object w:dxaOrig="260" w:dyaOrig="360" w14:anchorId="24B81E3F">
          <v:shape id="_x0000_i1256" type="#_x0000_t75" style="width:12.45pt;height:16.2pt" o:ole="">
            <v:imagedata r:id="rId647" o:title=""/>
          </v:shape>
          <o:OLEObject Type="Embed" ProgID="Equation.DSMT4" ShapeID="_x0000_i1256" DrawAspect="Content" ObjectID="_1486165461" r:id="rId648"/>
        </w:object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: When one of the values of </w:t>
      </w:r>
      <w:r w:rsidRPr="00C30527">
        <w:rPr>
          <w:rFonts w:ascii="Times New Roman" w:eastAsia="SimSun" w:hAnsi="Times New Roman" w:cs="Times New Roman"/>
          <w:kern w:val="0"/>
          <w:position w:val="-12"/>
          <w:sz w:val="24"/>
          <w:szCs w:val="24"/>
        </w:rPr>
        <w:object w:dxaOrig="260" w:dyaOrig="360" w14:anchorId="466D0A5D">
          <v:shape id="_x0000_i1257" type="#_x0000_t75" style="width:12.45pt;height:16.2pt" o:ole="">
            <v:imagedata r:id="rId647" o:title=""/>
          </v:shape>
          <o:OLEObject Type="Embed" ProgID="Equation.DSMT4" ShapeID="_x0000_i1257" DrawAspect="Content" ObjectID="_1486165462" r:id="rId649"/>
        </w:object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 is set to be a very large value, </w:t>
      </w:r>
      <w:r w:rsidRPr="00C30527">
        <w:rPr>
          <w:rFonts w:ascii="Times New Roman" w:eastAsia="SimSun" w:hAnsi="Times New Roman" w:cs="Times New Roman"/>
          <w:kern w:val="0"/>
          <w:position w:val="-12"/>
          <w:sz w:val="24"/>
          <w:szCs w:val="24"/>
        </w:rPr>
        <w:object w:dxaOrig="440" w:dyaOrig="360" w14:anchorId="60336375">
          <v:shape id="_x0000_i1258" type="#_x0000_t75" style="width:23.75pt;height:16.2pt" o:ole="">
            <v:imagedata r:id="rId650" o:title=""/>
          </v:shape>
          <o:OLEObject Type="Embed" ProgID="Equation.DSMT4" ShapeID="_x0000_i1258" DrawAspect="Content" ObjectID="_1486165463" r:id="rId651"/>
        </w:object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 equals that value</w:t>
      </w:r>
      <w:r w:rsidR="006C3DEB" w:rsidRPr="00C30527">
        <w:rPr>
          <w:rFonts w:ascii="Times New Roman" w:eastAsia="SimSun" w:hAnsi="Times New Roman" w:cs="Times New Roman"/>
          <w:kern w:val="0"/>
          <w:sz w:val="24"/>
          <w:szCs w:val="24"/>
        </w:rPr>
        <w:t>,</w:t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 but the flow patterns of RSO and RUE for any </w:t>
      </w:r>
      <w:r w:rsidR="009C6A1F"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given </w:t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instance remain unchanged and equation </w:t>
      </w:r>
      <w:r w:rsidR="008B434F" w:rsidRPr="00C30527">
        <w:rPr>
          <w:rFonts w:ascii="Times New Roman" w:eastAsia="SimSun" w:hAnsi="Times New Roman" w:cs="Times New Roman"/>
          <w:kern w:val="0"/>
          <w:sz w:val="24"/>
          <w:szCs w:val="24"/>
        </w:rPr>
        <w:fldChar w:fldCharType="begin"/>
      </w:r>
      <w:r w:rsidR="008B434F" w:rsidRPr="00C30527">
        <w:rPr>
          <w:rFonts w:ascii="Times New Roman" w:eastAsia="SimSun" w:hAnsi="Times New Roman" w:cs="Times New Roman"/>
          <w:kern w:val="0"/>
          <w:sz w:val="24"/>
          <w:szCs w:val="24"/>
        </w:rPr>
        <w:instrText xml:space="preserve"> GOTOBUTTON ZEqnNum950213  \* MERGEFORMAT </w:instrText>
      </w:r>
      <w:r w:rsidR="008B434F" w:rsidRPr="00C30527">
        <w:rPr>
          <w:rFonts w:ascii="Times New Roman" w:eastAsia="SimSun" w:hAnsi="Times New Roman" w:cs="Times New Roman"/>
          <w:kern w:val="0"/>
          <w:sz w:val="24"/>
          <w:szCs w:val="24"/>
        </w:rPr>
        <w:fldChar w:fldCharType="begin"/>
      </w:r>
      <w:r w:rsidR="008B434F" w:rsidRPr="00C30527">
        <w:rPr>
          <w:rFonts w:ascii="Times New Roman" w:eastAsia="SimSun" w:hAnsi="Times New Roman" w:cs="Times New Roman"/>
          <w:kern w:val="0"/>
          <w:sz w:val="24"/>
          <w:szCs w:val="24"/>
        </w:rPr>
        <w:instrText xml:space="preserve"> REF ZEqnNum950213 \* Charformat \! \* MERGEFORMAT </w:instrText>
      </w:r>
      <w:r w:rsidR="008B434F" w:rsidRPr="00C30527">
        <w:rPr>
          <w:rFonts w:ascii="Times New Roman" w:eastAsia="SimSun" w:hAnsi="Times New Roman" w:cs="Times New Roman"/>
          <w:kern w:val="0"/>
          <w:sz w:val="24"/>
          <w:szCs w:val="24"/>
        </w:rPr>
        <w:fldChar w:fldCharType="separate"/>
      </w:r>
      <w:r w:rsidR="00C30527" w:rsidRPr="00C30527">
        <w:rPr>
          <w:rFonts w:ascii="Times New Roman" w:eastAsia="SimSun" w:hAnsi="Times New Roman" w:cs="Times New Roman"/>
          <w:kern w:val="0"/>
          <w:sz w:val="24"/>
          <w:szCs w:val="24"/>
        </w:rPr>
        <w:instrText>(8)</w:instrText>
      </w:r>
      <w:r w:rsidR="008B434F" w:rsidRPr="00C30527">
        <w:rPr>
          <w:rFonts w:ascii="Times New Roman" w:eastAsia="SimSun" w:hAnsi="Times New Roman" w:cs="Times New Roman"/>
          <w:kern w:val="0"/>
          <w:sz w:val="24"/>
          <w:szCs w:val="24"/>
        </w:rPr>
        <w:fldChar w:fldCharType="end"/>
      </w:r>
      <w:r w:rsidR="008B434F" w:rsidRPr="00C30527">
        <w:rPr>
          <w:rFonts w:ascii="Times New Roman" w:eastAsia="SimSun" w:hAnsi="Times New Roman" w:cs="Times New Roman"/>
          <w:kern w:val="0"/>
          <w:sz w:val="24"/>
          <w:szCs w:val="24"/>
        </w:rPr>
        <w:fldChar w:fldCharType="end"/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 still holds. This means that the worst </w:t>
      </w:r>
      <w:proofErr w:type="spellStart"/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>PoA</w:t>
      </w:r>
      <w:proofErr w:type="spellEnd"/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 is not affected by the choice</w:t>
      </w:r>
      <w:r w:rsidR="006C3DEB" w:rsidRPr="00C30527">
        <w:rPr>
          <w:rFonts w:ascii="Times New Roman" w:eastAsia="SimSun" w:hAnsi="Times New Roman" w:cs="Times New Roman"/>
          <w:kern w:val="0"/>
          <w:sz w:val="24"/>
          <w:szCs w:val="24"/>
        </w:rPr>
        <w:t>,</w:t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 but </w:t>
      </w:r>
      <w:r w:rsidR="00F46F7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683440E1" wp14:editId="37A9EDE7">
            <wp:extent cx="293370" cy="240665"/>
            <wp:effectExtent l="0" t="0" r="0" b="6985"/>
            <wp:docPr id="525" name="Picture 5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44"/>
                    <pic:cNvPicPr>
                      <a:picLocks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3DEB"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is larger according to Proposition 11. Hence, the loss of tightness can be because each chosen value of </w:t>
      </w:r>
      <w:r w:rsidRPr="00C30527">
        <w:rPr>
          <w:rFonts w:ascii="Times New Roman" w:eastAsia="SimSun" w:hAnsi="Times New Roman" w:cs="Times New Roman"/>
          <w:kern w:val="0"/>
          <w:position w:val="-12"/>
          <w:sz w:val="24"/>
          <w:szCs w:val="24"/>
        </w:rPr>
        <w:object w:dxaOrig="260" w:dyaOrig="360" w14:anchorId="30A52FA0">
          <v:shape id="_x0000_i1259" type="#_x0000_t75" style="width:12.45pt;height:16.2pt" o:ole="">
            <v:imagedata r:id="rId647" o:title=""/>
          </v:shape>
          <o:OLEObject Type="Embed" ProgID="Equation.DSMT4" ShapeID="_x0000_i1259" DrawAspect="Content" ObjectID="_1486165464" r:id="rId652"/>
        </w:object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 is not smallest.</w:t>
      </w:r>
    </w:p>
    <w:p w:rsidR="00A639C2" w:rsidRPr="00C30527" w:rsidRDefault="00A639C2" w:rsidP="00C30527">
      <w:pPr>
        <w:pStyle w:val="ListParagraph"/>
        <w:numPr>
          <w:ilvl w:val="0"/>
          <w:numId w:val="13"/>
        </w:numPr>
        <w:snapToGrid w:val="0"/>
        <w:ind w:firstLineChars="0"/>
        <w:rPr>
          <w:rFonts w:ascii="TimesNewRomanPSMT" w:hAnsi="TimesNewRomanPSMT" w:cs="TimesNewRomanPSMT"/>
          <w:kern w:val="0"/>
          <w:sz w:val="24"/>
          <w:szCs w:val="24"/>
        </w:rPr>
      </w:pP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The way to express uncertainty in the upper bound: </w:t>
      </w:r>
      <w:r w:rsidR="006C3DEB"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Because </w:t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the smallest value of </w:t>
      </w:r>
      <w:r w:rsidRPr="00C30527">
        <w:rPr>
          <w:rFonts w:ascii="Times New Roman" w:eastAsia="SimSun" w:hAnsi="Times New Roman" w:cs="Times New Roman"/>
          <w:kern w:val="0"/>
          <w:position w:val="-12"/>
          <w:sz w:val="24"/>
          <w:szCs w:val="24"/>
        </w:rPr>
        <w:object w:dxaOrig="260" w:dyaOrig="360" w14:anchorId="4C20D91A">
          <v:shape id="_x0000_i1260" type="#_x0000_t75" style="width:12.45pt;height:16.2pt" o:ole="">
            <v:imagedata r:id="rId647" o:title=""/>
          </v:shape>
          <o:OLEObject Type="Embed" ProgID="Equation.DSMT4" ShapeID="_x0000_i1260" DrawAspect="Content" ObjectID="_1486165465" r:id="rId653"/>
        </w:object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>of</w:t>
      </w:r>
      <w:proofErr w:type="spellEnd"/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 each link that satisfies </w:t>
      </w:r>
      <w:r w:rsidR="008B434F" w:rsidRPr="00C30527">
        <w:rPr>
          <w:rFonts w:ascii="Times New Roman" w:eastAsia="SimSun" w:hAnsi="Times New Roman" w:cs="Times New Roman"/>
          <w:kern w:val="0"/>
          <w:sz w:val="24"/>
          <w:szCs w:val="24"/>
        </w:rPr>
        <w:fldChar w:fldCharType="begin"/>
      </w:r>
      <w:r w:rsidR="008B434F" w:rsidRPr="00C30527">
        <w:rPr>
          <w:rFonts w:ascii="Times New Roman" w:eastAsia="SimSun" w:hAnsi="Times New Roman" w:cs="Times New Roman"/>
          <w:kern w:val="0"/>
          <w:sz w:val="24"/>
          <w:szCs w:val="24"/>
        </w:rPr>
        <w:instrText xml:space="preserve"> GOTOBUTTON ZEqnNum950213  \* MERGEFORMAT </w:instrText>
      </w:r>
      <w:r w:rsidR="008B434F" w:rsidRPr="00C30527">
        <w:rPr>
          <w:rFonts w:ascii="Times New Roman" w:eastAsia="SimSun" w:hAnsi="Times New Roman" w:cs="Times New Roman"/>
          <w:kern w:val="0"/>
          <w:sz w:val="24"/>
          <w:szCs w:val="24"/>
        </w:rPr>
        <w:fldChar w:fldCharType="begin"/>
      </w:r>
      <w:r w:rsidR="008B434F" w:rsidRPr="00C30527">
        <w:rPr>
          <w:rFonts w:ascii="Times New Roman" w:eastAsia="SimSun" w:hAnsi="Times New Roman" w:cs="Times New Roman"/>
          <w:kern w:val="0"/>
          <w:sz w:val="24"/>
          <w:szCs w:val="24"/>
        </w:rPr>
        <w:instrText xml:space="preserve"> REF ZEqnNum950213 \* Charformat \! \* MERGEFORMAT </w:instrText>
      </w:r>
      <w:r w:rsidR="008B434F" w:rsidRPr="00C30527">
        <w:rPr>
          <w:rFonts w:ascii="Times New Roman" w:eastAsia="SimSun" w:hAnsi="Times New Roman" w:cs="Times New Roman"/>
          <w:kern w:val="0"/>
          <w:sz w:val="24"/>
          <w:szCs w:val="24"/>
        </w:rPr>
        <w:fldChar w:fldCharType="separate"/>
      </w:r>
      <w:r w:rsidR="00C30527" w:rsidRPr="00C30527">
        <w:rPr>
          <w:rFonts w:ascii="Times New Roman" w:eastAsia="SimSun" w:hAnsi="Times New Roman" w:cs="Times New Roman"/>
          <w:kern w:val="0"/>
          <w:sz w:val="24"/>
          <w:szCs w:val="24"/>
        </w:rPr>
        <w:instrText>(8)</w:instrText>
      </w:r>
      <w:r w:rsidR="008B434F" w:rsidRPr="00C30527">
        <w:rPr>
          <w:rFonts w:ascii="Times New Roman" w:eastAsia="SimSun" w:hAnsi="Times New Roman" w:cs="Times New Roman"/>
          <w:kern w:val="0"/>
          <w:sz w:val="24"/>
          <w:szCs w:val="24"/>
        </w:rPr>
        <w:fldChar w:fldCharType="end"/>
      </w:r>
      <w:r w:rsidR="008B434F" w:rsidRPr="00C30527">
        <w:rPr>
          <w:rFonts w:ascii="Times New Roman" w:eastAsia="SimSun" w:hAnsi="Times New Roman" w:cs="Times New Roman"/>
          <w:kern w:val="0"/>
          <w:sz w:val="24"/>
          <w:szCs w:val="24"/>
        </w:rPr>
        <w:fldChar w:fldCharType="end"/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 differs from each other and only the largest one </w:t>
      </w:r>
      <w:r w:rsidR="00F46F7C"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is used </w:t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for </w:t>
      </w:r>
      <w:proofErr w:type="gramStart"/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deriving </w:t>
      </w:r>
      <w:proofErr w:type="gramEnd"/>
      <w:r w:rsidR="00F46F7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0D187B8E" wp14:editId="7F48B8BE">
            <wp:extent cx="293370" cy="240665"/>
            <wp:effectExtent l="0" t="0" r="0" b="6985"/>
            <wp:docPr id="526" name="Picture 5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44"/>
                    <pic:cNvPicPr>
                      <a:picLocks noChangeArrowheads="1"/>
                    </pic:cNvPicPr>
                  </pic:nvPicPr>
                  <pic:blipFill>
                    <a:blip r:embed="rId6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, the derived bound is not tighter than the </w:t>
      </w:r>
      <w:r w:rsidR="006C3DEB"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bound </w:t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containing </w:t>
      </w:r>
      <w:r w:rsidR="006C3DEB"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the </w:t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 xml:space="preserve">individual value of </w:t>
      </w:r>
      <w:r w:rsidRPr="00C30527">
        <w:rPr>
          <w:rFonts w:ascii="Times New Roman" w:eastAsia="SimSun" w:hAnsi="Times New Roman" w:cs="Times New Roman"/>
          <w:kern w:val="0"/>
          <w:position w:val="-12"/>
          <w:sz w:val="24"/>
          <w:szCs w:val="24"/>
        </w:rPr>
        <w:object w:dxaOrig="260" w:dyaOrig="360" w14:anchorId="16B1C0EA">
          <v:shape id="_x0000_i1261" type="#_x0000_t75" style="width:12.45pt;height:16.2pt" o:ole="">
            <v:imagedata r:id="rId647" o:title=""/>
          </v:shape>
          <o:OLEObject Type="Embed" ProgID="Equation.DSMT4" ShapeID="_x0000_i1261" DrawAspect="Content" ObjectID="_1486165466" r:id="rId654"/>
        </w:object>
      </w:r>
      <w:r w:rsidRPr="00C30527">
        <w:rPr>
          <w:rFonts w:ascii="Times New Roman" w:eastAsia="SimSun" w:hAnsi="Times New Roman" w:cs="Times New Roman"/>
          <w:kern w:val="0"/>
          <w:sz w:val="24"/>
          <w:szCs w:val="24"/>
        </w:rPr>
        <w:t>.</w:t>
      </w:r>
    </w:p>
    <w:p w:rsidR="00522883" w:rsidRPr="00C30527" w:rsidRDefault="00522883" w:rsidP="00C30527">
      <w:pPr>
        <w:widowControl/>
        <w:autoSpaceDE w:val="0"/>
        <w:autoSpaceDN w:val="0"/>
        <w:adjustRightInd w:val="0"/>
        <w:jc w:val="left"/>
        <w:rPr>
          <w:rFonts w:ascii="TimesNewRomanPSMT" w:hAnsi="TimesNewRomanPSMT" w:cs="TimesNewRomanPSMT"/>
          <w:kern w:val="0"/>
          <w:sz w:val="24"/>
          <w:szCs w:val="24"/>
        </w:rPr>
      </w:pPr>
    </w:p>
    <w:p w:rsidR="00A05EBC" w:rsidRPr="00C30527" w:rsidRDefault="0099499D" w:rsidP="00C30527">
      <w:pPr>
        <w:pStyle w:val="Heading2"/>
        <w:tabs>
          <w:tab w:val="center" w:pos="4536"/>
          <w:tab w:val="right" w:pos="9072"/>
        </w:tabs>
        <w:snapToGri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4</w:t>
      </w:r>
      <w:r w:rsidR="00A05EBC" w:rsidRPr="00C30527">
        <w:rPr>
          <w:rFonts w:ascii="Times New Roman" w:hAnsi="Times New Roman" w:cs="Times New Roman"/>
          <w:sz w:val="24"/>
          <w:szCs w:val="24"/>
        </w:rPr>
        <w:t xml:space="preserve">. Price of anarchy for the traditional </w:t>
      </w:r>
      <w:r w:rsidR="00490A52" w:rsidRPr="00C30527">
        <w:rPr>
          <w:rFonts w:ascii="Times New Roman" w:hAnsi="Times New Roman" w:cs="Times New Roman"/>
          <w:sz w:val="24"/>
          <w:szCs w:val="24"/>
        </w:rPr>
        <w:t xml:space="preserve">user equilibrium </w:t>
      </w:r>
      <w:r w:rsidR="00A05EBC" w:rsidRPr="00C30527">
        <w:rPr>
          <w:rFonts w:ascii="Times New Roman" w:hAnsi="Times New Roman" w:cs="Times New Roman"/>
          <w:sz w:val="24"/>
          <w:szCs w:val="24"/>
        </w:rPr>
        <w:t>network design problem</w:t>
      </w:r>
    </w:p>
    <w:p w:rsidR="00403240" w:rsidRPr="00C30527" w:rsidRDefault="005261FA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" w:hAnsi="Times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has also been examined in tolling problems (e.g., Xiao et al., 2007; Han and </w:t>
      </w:r>
      <w:r w:rsidRPr="00C30527">
        <w:rPr>
          <w:rFonts w:ascii="Times New Roman" w:hAnsi="Times New Roman" w:cs="Times New Roman"/>
          <w:sz w:val="24"/>
          <w:szCs w:val="24"/>
        </w:rPr>
        <w:lastRenderedPageBreak/>
        <w:t xml:space="preserve">Yang, 2008; Han et al., 2008b), a special case of </w:t>
      </w:r>
      <w:r w:rsidR="002F5BF2" w:rsidRPr="00C30527">
        <w:rPr>
          <w:rFonts w:ascii="Times New Roman" w:hAnsi="Times New Roman" w:cs="Times New Roman"/>
          <w:sz w:val="24"/>
          <w:szCs w:val="24"/>
        </w:rPr>
        <w:t>NDP</w:t>
      </w:r>
      <w:r w:rsidR="00321448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/>
          <w:sz w:val="24"/>
          <w:szCs w:val="24"/>
        </w:rPr>
        <w:t xml:space="preserve"> according to the definition</w:t>
      </w:r>
      <w:r w:rsidR="00D43A8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3272F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spellStart"/>
      <w:r w:rsidR="00851E1C" w:rsidRPr="00C30527">
        <w:rPr>
          <w:rFonts w:ascii="Times New Roman" w:hAnsi="Times New Roman" w:cs="Times New Roman"/>
          <w:sz w:val="24"/>
          <w:szCs w:val="24"/>
        </w:rPr>
        <w:t>Magnanti</w:t>
      </w:r>
      <w:proofErr w:type="spellEnd"/>
      <w:r w:rsidR="00851E1C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C01BD8" w:rsidRPr="00C30527">
        <w:rPr>
          <w:rFonts w:ascii="Times New Roman" w:hAnsi="Times New Roman" w:cs="Times New Roman"/>
          <w:sz w:val="24"/>
          <w:szCs w:val="24"/>
        </w:rPr>
        <w:t>and</w:t>
      </w:r>
      <w:r w:rsidR="00D43A89" w:rsidRPr="00C30527">
        <w:rPr>
          <w:rFonts w:ascii="Times New Roman" w:hAnsi="Times New Roman" w:cs="Times New Roman"/>
          <w:sz w:val="24"/>
          <w:szCs w:val="24"/>
        </w:rPr>
        <w:t xml:space="preserve"> Wong </w:t>
      </w:r>
      <w:r w:rsidR="00E3272F" w:rsidRPr="00C30527">
        <w:rPr>
          <w:rFonts w:ascii="Times New Roman" w:hAnsi="Times New Roman" w:cs="Times New Roman"/>
          <w:sz w:val="24"/>
          <w:szCs w:val="24"/>
        </w:rPr>
        <w:t>(</w:t>
      </w:r>
      <w:r w:rsidR="00D43A89" w:rsidRPr="00C30527">
        <w:rPr>
          <w:rFonts w:ascii="Times New Roman" w:hAnsi="Times New Roman" w:cs="Times New Roman"/>
          <w:sz w:val="24"/>
          <w:szCs w:val="24"/>
        </w:rPr>
        <w:t>1984)</w:t>
      </w:r>
      <w:r w:rsidR="00E3272F" w:rsidRPr="00C30527">
        <w:rPr>
          <w:rFonts w:ascii="Times New Roman" w:hAnsi="Times New Roman" w:cs="Times New Roman"/>
          <w:sz w:val="24"/>
          <w:szCs w:val="24"/>
        </w:rPr>
        <w:t>.</w:t>
      </w:r>
      <w:r w:rsidR="00D43A8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C3DEB" w:rsidRPr="00C30527">
        <w:rPr>
          <w:rFonts w:ascii="Times New Roman" w:hAnsi="Times New Roman" w:cs="Times New Roman"/>
          <w:sz w:val="24"/>
          <w:szCs w:val="24"/>
        </w:rPr>
        <w:t>However</w:t>
      </w:r>
      <w:r w:rsidRPr="00C30527">
        <w:rPr>
          <w:rFonts w:ascii="Times New Roman" w:hAnsi="Times New Roman" w:cs="Times New Roman"/>
          <w:sz w:val="24"/>
          <w:szCs w:val="24"/>
        </w:rPr>
        <w:t xml:space="preserve">, 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for traditional </w:t>
      </w:r>
      <w:r w:rsidR="002F5BF2" w:rsidRPr="00C30527">
        <w:rPr>
          <w:rFonts w:ascii="Times New Roman" w:hAnsi="Times New Roman" w:cs="Times New Roman"/>
          <w:sz w:val="24"/>
          <w:szCs w:val="24"/>
        </w:rPr>
        <w:t>NDP</w:t>
      </w:r>
      <w:r w:rsidRPr="00C30527">
        <w:rPr>
          <w:rFonts w:ascii="Times New Roman" w:hAnsi="Times New Roman" w:cs="Times New Roman"/>
          <w:sz w:val="24"/>
          <w:szCs w:val="24"/>
        </w:rPr>
        <w:t xml:space="preserve">s has not been studied. </w:t>
      </w:r>
      <w:r w:rsidR="006865AF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A05EBC" w:rsidRPr="00C30527">
        <w:rPr>
          <w:rFonts w:ascii="Times New Roman" w:hAnsi="Times New Roman" w:cs="Times New Roman"/>
          <w:sz w:val="24"/>
          <w:szCs w:val="24"/>
        </w:rPr>
        <w:t>optimal selection of link expansions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43FA9" w:rsidRPr="00C30527">
        <w:rPr>
          <w:rFonts w:ascii="Times New Roman" w:hAnsi="Times New Roman" w:cs="Times New Roman"/>
          <w:sz w:val="24"/>
          <w:szCs w:val="24"/>
        </w:rPr>
        <w:t xml:space="preserve">in </w:t>
      </w:r>
      <w:r w:rsidR="00A05EBC" w:rsidRPr="00C30527">
        <w:rPr>
          <w:rFonts w:ascii="Times New Roman" w:hAnsi="Times New Roman" w:cs="Times New Roman"/>
          <w:sz w:val="24"/>
          <w:szCs w:val="24"/>
        </w:rPr>
        <w:t>or link additions to an existing transportation network</w:t>
      </w:r>
      <w:r w:rsidR="006865AF" w:rsidRPr="00C30527">
        <w:rPr>
          <w:rFonts w:ascii="Times New Roman" w:hAnsi="Times New Roman" w:cs="Times New Roman"/>
          <w:sz w:val="24"/>
          <w:szCs w:val="24"/>
        </w:rPr>
        <w:t xml:space="preserve"> presents a t</w:t>
      </w:r>
      <w:r w:rsidR="006865AF" w:rsidRPr="00C30527">
        <w:rPr>
          <w:rFonts w:ascii="Times New Roman" w:hAnsi="Times New Roman" w:cs="Times New Roman" w:hint="eastAsia"/>
          <w:sz w:val="24"/>
          <w:szCs w:val="24"/>
        </w:rPr>
        <w:t xml:space="preserve">raditional </w:t>
      </w:r>
      <w:r w:rsidR="006865AF" w:rsidRPr="00C30527">
        <w:rPr>
          <w:rFonts w:ascii="Times New Roman" w:hAnsi="Times New Roman" w:cs="Times New Roman"/>
          <w:sz w:val="24"/>
          <w:szCs w:val="24"/>
        </w:rPr>
        <w:t xml:space="preserve">transportation </w:t>
      </w:r>
      <w:r w:rsidR="002F5BF2" w:rsidRPr="00C30527">
        <w:rPr>
          <w:rFonts w:ascii="Times New Roman" w:hAnsi="Times New Roman" w:cs="Times New Roman"/>
          <w:sz w:val="24"/>
          <w:szCs w:val="24"/>
        </w:rPr>
        <w:t>NDP</w:t>
      </w:r>
      <w:r w:rsidR="002F5BF2" w:rsidRPr="00C30527" w:rsidDel="002F5BF2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>(</w:t>
      </w:r>
      <w:r w:rsidR="00A05EBC" w:rsidRPr="00C30527">
        <w:rPr>
          <w:rFonts w:ascii="Times New Roman" w:hAnsi="Times New Roman" w:cs="Times New Roman"/>
          <w:sz w:val="24"/>
          <w:szCs w:val="24"/>
        </w:rPr>
        <w:t xml:space="preserve">e.g., </w:t>
      </w:r>
      <w:proofErr w:type="spellStart"/>
      <w:r w:rsidR="00A05EBC" w:rsidRPr="00C30527">
        <w:rPr>
          <w:rFonts w:ascii="Times New Roman" w:hAnsi="Times New Roman" w:cs="Times New Roman" w:hint="eastAsia"/>
          <w:sz w:val="24"/>
          <w:szCs w:val="24"/>
        </w:rPr>
        <w:t>Adbulaal</w:t>
      </w:r>
      <w:proofErr w:type="spellEnd"/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 and Lebla</w:t>
      </w:r>
      <w:r w:rsidR="00A05EBC" w:rsidRPr="00C30527">
        <w:rPr>
          <w:rFonts w:ascii="Times New Roman" w:hAnsi="Times New Roman" w:cs="Times New Roman"/>
          <w:sz w:val="24"/>
          <w:szCs w:val="24"/>
        </w:rPr>
        <w:t>n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>c, 1979;</w:t>
      </w:r>
      <w:r w:rsidR="00A05EBC" w:rsidRPr="00C30527">
        <w:rPr>
          <w:rFonts w:ascii="Times New Roman" w:hAnsi="Times New Roman" w:cs="Times New Roman"/>
          <w:sz w:val="24"/>
          <w:szCs w:val="24"/>
        </w:rPr>
        <w:t xml:space="preserve"> Yang and Bell, 1998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>)</w:t>
      </w:r>
      <w:r w:rsidR="00A05EBC" w:rsidRPr="00C30527">
        <w:rPr>
          <w:rFonts w:ascii="Times New Roman" w:hAnsi="Times New Roman" w:cs="Times New Roman"/>
          <w:sz w:val="24"/>
          <w:szCs w:val="24"/>
        </w:rPr>
        <w:t>.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03240" w:rsidRPr="00C30527">
        <w:rPr>
          <w:rFonts w:ascii="Times New Roman" w:hAnsi="Times New Roman" w:cs="Times New Roman"/>
          <w:sz w:val="24"/>
          <w:szCs w:val="24"/>
        </w:rPr>
        <w:t xml:space="preserve">Both SO (e.g., </w:t>
      </w:r>
      <w:proofErr w:type="spellStart"/>
      <w:r w:rsidR="00403240" w:rsidRPr="00C30527">
        <w:rPr>
          <w:rFonts w:ascii="Times New Roman" w:hAnsi="Times New Roman" w:cs="Times New Roman"/>
          <w:sz w:val="24"/>
          <w:szCs w:val="24"/>
        </w:rPr>
        <w:t>Dantzig</w:t>
      </w:r>
      <w:proofErr w:type="spellEnd"/>
      <w:r w:rsidR="00403240" w:rsidRPr="00C30527">
        <w:rPr>
          <w:rFonts w:ascii="Times New Roman" w:hAnsi="Times New Roman" w:cs="Times New Roman"/>
          <w:sz w:val="24"/>
          <w:szCs w:val="24"/>
        </w:rPr>
        <w:t xml:space="preserve"> et al. 1979) and </w:t>
      </w:r>
      <w:r w:rsidR="00BF45E8" w:rsidRPr="00C30527">
        <w:rPr>
          <w:rFonts w:ascii="Times New Roman" w:hAnsi="Times New Roman" w:cs="Times New Roman"/>
          <w:sz w:val="24"/>
          <w:szCs w:val="24"/>
        </w:rPr>
        <w:t>UE-NDP</w:t>
      </w:r>
      <w:r w:rsidR="00B158CB" w:rsidRPr="00C30527">
        <w:rPr>
          <w:rFonts w:ascii="Times New Roman" w:hAnsi="Times New Roman" w:cs="Times New Roman"/>
          <w:sz w:val="24"/>
          <w:szCs w:val="24"/>
        </w:rPr>
        <w:t xml:space="preserve">s </w:t>
      </w:r>
      <w:r w:rsidR="00403240" w:rsidRPr="00C30527">
        <w:rPr>
          <w:rFonts w:ascii="Times New Roman" w:hAnsi="Times New Roman" w:cs="Times New Roman"/>
          <w:sz w:val="24"/>
          <w:szCs w:val="24"/>
        </w:rPr>
        <w:t xml:space="preserve">(e.g., </w:t>
      </w:r>
      <w:proofErr w:type="spellStart"/>
      <w:r w:rsidR="00403240" w:rsidRPr="00C30527">
        <w:rPr>
          <w:rFonts w:ascii="Times New Roman" w:hAnsi="Times New Roman" w:cs="Times New Roman"/>
          <w:sz w:val="24"/>
          <w:szCs w:val="24"/>
        </w:rPr>
        <w:t>Abdulaal</w:t>
      </w:r>
      <w:proofErr w:type="spellEnd"/>
      <w:r w:rsidR="00403240" w:rsidRPr="00C30527">
        <w:rPr>
          <w:rFonts w:ascii="Times New Roman" w:hAnsi="Times New Roman" w:cs="Times New Roman"/>
          <w:sz w:val="24"/>
          <w:szCs w:val="24"/>
        </w:rPr>
        <w:t xml:space="preserve"> and Leblanc, 1979) </w:t>
      </w:r>
      <w:r w:rsidR="006865AF" w:rsidRPr="00C30527">
        <w:rPr>
          <w:rFonts w:ascii="Times New Roman" w:hAnsi="Times New Roman" w:cs="Times New Roman"/>
          <w:sz w:val="24"/>
          <w:szCs w:val="24"/>
        </w:rPr>
        <w:t xml:space="preserve">have been addressed </w:t>
      </w:r>
      <w:r w:rsidR="00403240" w:rsidRPr="00C30527">
        <w:rPr>
          <w:rFonts w:ascii="Times New Roman" w:hAnsi="Times New Roman" w:cs="Times New Roman"/>
          <w:sz w:val="24"/>
          <w:szCs w:val="24"/>
        </w:rPr>
        <w:t>in the literature. The</w:t>
      </w:r>
      <w:r w:rsidR="006379AC" w:rsidRPr="00C30527">
        <w:rPr>
          <w:rFonts w:ascii="Times New Roman" w:hAnsi="Times New Roman" w:cs="Times New Roman"/>
          <w:sz w:val="24"/>
          <w:szCs w:val="24"/>
        </w:rPr>
        <w:t>ir</w:t>
      </w:r>
      <w:r w:rsidR="00403240" w:rsidRPr="00C30527">
        <w:rPr>
          <w:rFonts w:ascii="Times New Roman" w:hAnsi="Times New Roman" w:cs="Times New Roman"/>
          <w:sz w:val="24"/>
          <w:szCs w:val="24"/>
        </w:rPr>
        <w:t xml:space="preserve"> main difference is that </w:t>
      </w:r>
      <w:r w:rsidR="006865AF" w:rsidRPr="00C30527">
        <w:rPr>
          <w:rFonts w:ascii="Times New Roman" w:hAnsi="Times New Roman" w:cs="Times New Roman"/>
          <w:sz w:val="24"/>
          <w:szCs w:val="24"/>
        </w:rPr>
        <w:t xml:space="preserve">whereas </w:t>
      </w:r>
      <w:r w:rsidR="00403240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6C3DEB" w:rsidRPr="00C30527">
        <w:rPr>
          <w:rFonts w:ascii="Times New Roman" w:hAnsi="Times New Roman" w:cs="Times New Roman"/>
          <w:sz w:val="24"/>
          <w:szCs w:val="24"/>
        </w:rPr>
        <w:t>UE</w:t>
      </w:r>
      <w:r w:rsidR="00FD561D" w:rsidRPr="00C30527">
        <w:rPr>
          <w:rFonts w:ascii="Times New Roman" w:hAnsi="Times New Roman" w:cs="Times New Roman"/>
          <w:sz w:val="24"/>
          <w:szCs w:val="24"/>
        </w:rPr>
        <w:t>-NDP</w:t>
      </w:r>
      <w:r w:rsidR="006C3DE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03240" w:rsidRPr="00C30527">
        <w:rPr>
          <w:rFonts w:ascii="Times New Roman" w:hAnsi="Times New Roman" w:cs="Times New Roman"/>
          <w:sz w:val="24"/>
          <w:szCs w:val="24"/>
        </w:rPr>
        <w:t>considers the selfish route choice behavior of travelers</w:t>
      </w:r>
      <w:r w:rsidR="006865AF" w:rsidRPr="00C30527">
        <w:rPr>
          <w:rFonts w:ascii="Times New Roman" w:hAnsi="Times New Roman" w:cs="Times New Roman"/>
          <w:sz w:val="24"/>
          <w:szCs w:val="24"/>
        </w:rPr>
        <w:t>,</w:t>
      </w:r>
      <w:r w:rsidR="00403240"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r w:rsidR="006C3DEB" w:rsidRPr="00C30527">
        <w:rPr>
          <w:rFonts w:ascii="Times New Roman" w:hAnsi="Times New Roman" w:cs="Times New Roman"/>
          <w:sz w:val="24"/>
          <w:szCs w:val="24"/>
        </w:rPr>
        <w:t>SO</w:t>
      </w:r>
      <w:r w:rsidR="00FD561D" w:rsidRPr="00C30527">
        <w:rPr>
          <w:rFonts w:ascii="Times New Roman" w:hAnsi="Times New Roman" w:cs="Times New Roman"/>
          <w:sz w:val="24"/>
          <w:szCs w:val="24"/>
        </w:rPr>
        <w:t>-NDP</w:t>
      </w:r>
      <w:r w:rsidR="006C3DE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03240" w:rsidRPr="00C30527">
        <w:rPr>
          <w:rFonts w:ascii="Times New Roman" w:hAnsi="Times New Roman" w:cs="Times New Roman"/>
          <w:sz w:val="24"/>
          <w:szCs w:val="24"/>
        </w:rPr>
        <w:t xml:space="preserve">assumes that </w:t>
      </w:r>
      <w:r w:rsidR="00521D40" w:rsidRPr="00C30527">
        <w:rPr>
          <w:rFonts w:ascii="Times New Roman" w:hAnsi="Times New Roman" w:cs="Times New Roman"/>
          <w:sz w:val="24"/>
          <w:szCs w:val="24"/>
        </w:rPr>
        <w:t xml:space="preserve">users are cooperative and choose paths </w:t>
      </w:r>
      <w:r w:rsidR="00403240" w:rsidRPr="00C30527">
        <w:rPr>
          <w:rFonts w:ascii="Times New Roman" w:hAnsi="Times New Roman" w:cs="Times New Roman"/>
          <w:sz w:val="24"/>
          <w:szCs w:val="24"/>
        </w:rPr>
        <w:t xml:space="preserve">to optimize the TSTT. In terms of model structure, </w:t>
      </w:r>
      <w:r w:rsidR="00764284" w:rsidRPr="00C30527">
        <w:rPr>
          <w:rFonts w:ascii="Times New Roman" w:hAnsi="Times New Roman" w:cs="Times New Roman"/>
          <w:sz w:val="24"/>
          <w:szCs w:val="24"/>
        </w:rPr>
        <w:t xml:space="preserve">compared with the </w:t>
      </w:r>
      <w:r w:rsidR="00321448" w:rsidRPr="00C30527">
        <w:rPr>
          <w:rFonts w:ascii="Times New Roman" w:hAnsi="Times New Roman" w:cs="Times New Roman"/>
          <w:sz w:val="24"/>
          <w:szCs w:val="24"/>
        </w:rPr>
        <w:t>SO-NDP</w:t>
      </w:r>
      <w:r w:rsidR="00764284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403240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321448" w:rsidRPr="00C30527">
        <w:rPr>
          <w:rFonts w:ascii="Times New Roman" w:hAnsi="Times New Roman" w:cs="Times New Roman"/>
          <w:sz w:val="24"/>
          <w:szCs w:val="24"/>
        </w:rPr>
        <w:t xml:space="preserve">UE-NDP </w:t>
      </w:r>
      <w:r w:rsidR="00403240" w:rsidRPr="00C30527">
        <w:rPr>
          <w:rFonts w:ascii="Times New Roman" w:hAnsi="Times New Roman" w:cs="Times New Roman"/>
          <w:sz w:val="24"/>
          <w:szCs w:val="24"/>
        </w:rPr>
        <w:t>includes UE constraints as extra constraints</w:t>
      </w:r>
      <w:r w:rsidR="000E7DA9" w:rsidRPr="00C30527">
        <w:rPr>
          <w:rFonts w:ascii="Times New Roman" w:hAnsi="Times New Roman" w:cs="Times New Roman" w:hint="eastAsia"/>
          <w:sz w:val="24"/>
          <w:szCs w:val="24"/>
        </w:rPr>
        <w:t xml:space="preserve">, which </w:t>
      </w:r>
      <w:r w:rsidR="000E7DA9" w:rsidRPr="00C30527">
        <w:rPr>
          <w:rFonts w:ascii="Times New Roman" w:hAnsi="Times New Roman" w:cs="Times New Roman"/>
          <w:sz w:val="24"/>
          <w:szCs w:val="24"/>
        </w:rPr>
        <w:t>tightens</w:t>
      </w:r>
      <w:r w:rsidR="000E7DA9" w:rsidRPr="00C30527">
        <w:rPr>
          <w:rFonts w:ascii="Times New Roman" w:hAnsi="Times New Roman" w:cs="Times New Roman" w:hint="eastAsia"/>
          <w:sz w:val="24"/>
          <w:szCs w:val="24"/>
        </w:rPr>
        <w:t xml:space="preserve"> the feasible solution set</w:t>
      </w:r>
      <w:r w:rsidR="0001190A" w:rsidRPr="00C30527">
        <w:rPr>
          <w:rFonts w:ascii="Times New Roman" w:hAnsi="Times New Roman" w:cs="Times New Roman"/>
          <w:sz w:val="24"/>
          <w:szCs w:val="24"/>
        </w:rPr>
        <w:t xml:space="preserve"> in general</w:t>
      </w:r>
      <w:r w:rsidR="00403240" w:rsidRPr="00C30527">
        <w:rPr>
          <w:rFonts w:ascii="Times New Roman" w:hAnsi="Times New Roman" w:cs="Times New Roman"/>
          <w:sz w:val="24"/>
          <w:szCs w:val="24"/>
        </w:rPr>
        <w:t xml:space="preserve">. Hence, the optimal TSTT obtained from </w:t>
      </w:r>
      <w:r w:rsidR="0000761D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403240" w:rsidRPr="00C30527">
        <w:rPr>
          <w:rFonts w:ascii="Times New Roman" w:hAnsi="Times New Roman" w:cs="Times New Roman"/>
          <w:sz w:val="24"/>
          <w:szCs w:val="24"/>
        </w:rPr>
        <w:t>SO</w:t>
      </w:r>
      <w:r w:rsidR="00321448" w:rsidRPr="00C30527">
        <w:rPr>
          <w:rFonts w:ascii="Times New Roman" w:hAnsi="Times New Roman" w:cs="Times New Roman"/>
          <w:sz w:val="24"/>
          <w:szCs w:val="24"/>
        </w:rPr>
        <w:t xml:space="preserve">-NDP </w:t>
      </w:r>
      <w:r w:rsidR="0001190A" w:rsidRPr="00C30527">
        <w:rPr>
          <w:rFonts w:ascii="Times New Roman" w:hAnsi="Times New Roman" w:cs="Times New Roman"/>
          <w:sz w:val="24"/>
          <w:szCs w:val="24"/>
        </w:rPr>
        <w:t>is always</w:t>
      </w:r>
      <w:r w:rsidR="00403240" w:rsidRPr="00C30527">
        <w:rPr>
          <w:rFonts w:ascii="Times New Roman" w:hAnsi="Times New Roman" w:cs="Times New Roman"/>
          <w:sz w:val="24"/>
          <w:szCs w:val="24"/>
        </w:rPr>
        <w:t xml:space="preserve"> better than that obtained from </w:t>
      </w:r>
      <w:r w:rsidR="0000761D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403240" w:rsidRPr="00C30527">
        <w:rPr>
          <w:rFonts w:ascii="Times New Roman" w:hAnsi="Times New Roman" w:cs="Times New Roman"/>
          <w:sz w:val="24"/>
          <w:szCs w:val="24"/>
        </w:rPr>
        <w:t>UE</w:t>
      </w:r>
      <w:r w:rsidR="00321448" w:rsidRPr="00C30527">
        <w:rPr>
          <w:rFonts w:ascii="Times New Roman" w:hAnsi="Times New Roman" w:cs="Times New Roman"/>
          <w:sz w:val="24"/>
          <w:szCs w:val="24"/>
        </w:rPr>
        <w:t>-NDP</w:t>
      </w:r>
      <w:r w:rsidR="00403240" w:rsidRPr="00C30527">
        <w:rPr>
          <w:rFonts w:ascii="Times New Roman" w:hAnsi="Times New Roman" w:cs="Times New Roman"/>
          <w:sz w:val="24"/>
          <w:szCs w:val="24"/>
        </w:rPr>
        <w:t xml:space="preserve">. To </w:t>
      </w:r>
      <w:proofErr w:type="gramStart"/>
      <w:r w:rsidR="00403240" w:rsidRPr="00C30527">
        <w:rPr>
          <w:rFonts w:ascii="Times New Roman" w:hAnsi="Times New Roman" w:cs="Times New Roman"/>
          <w:sz w:val="24"/>
          <w:szCs w:val="24"/>
        </w:rPr>
        <w:t>bound</w:t>
      </w:r>
      <w:proofErr w:type="gramEnd"/>
      <w:r w:rsidR="00403240"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r w:rsidR="00AD3F8C" w:rsidRPr="00C30527">
        <w:rPr>
          <w:rFonts w:ascii="Times New Roman" w:hAnsi="Times New Roman" w:cs="Times New Roman"/>
          <w:sz w:val="24"/>
          <w:szCs w:val="24"/>
        </w:rPr>
        <w:t xml:space="preserve">proportion of </w:t>
      </w:r>
      <w:r w:rsidR="00403240" w:rsidRPr="00C30527">
        <w:rPr>
          <w:rFonts w:ascii="Times New Roman" w:hAnsi="Times New Roman" w:cs="Times New Roman"/>
          <w:sz w:val="24"/>
          <w:szCs w:val="24"/>
        </w:rPr>
        <w:t>TSTT</w:t>
      </w:r>
      <w:r w:rsidR="006865A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9298D" w:rsidRPr="00C30527">
        <w:rPr>
          <w:rFonts w:ascii="Times New Roman" w:hAnsi="Times New Roman" w:cs="Times New Roman"/>
          <w:sz w:val="24"/>
          <w:szCs w:val="24"/>
        </w:rPr>
        <w:t xml:space="preserve">increase </w:t>
      </w:r>
      <w:r w:rsidR="00403240" w:rsidRPr="00C30527">
        <w:rPr>
          <w:rFonts w:ascii="Times New Roman" w:hAnsi="Times New Roman" w:cs="Times New Roman"/>
          <w:sz w:val="24"/>
          <w:szCs w:val="24"/>
        </w:rPr>
        <w:t xml:space="preserve">due to the additional consideration of UE constraints in </w:t>
      </w:r>
      <w:r w:rsidR="0000761D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2273E4" w:rsidRPr="00C30527">
        <w:rPr>
          <w:rFonts w:ascii="Times New Roman" w:hAnsi="Times New Roman" w:cs="Times New Roman"/>
          <w:sz w:val="24"/>
          <w:szCs w:val="24"/>
        </w:rPr>
        <w:t>NDP</w:t>
      </w:r>
      <w:r w:rsidR="00403240" w:rsidRPr="00C30527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="00403240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403240" w:rsidRPr="00C30527">
        <w:rPr>
          <w:rFonts w:ascii="Times New Roman" w:hAnsi="Times New Roman" w:cs="Times New Roman"/>
          <w:sz w:val="24"/>
          <w:szCs w:val="24"/>
        </w:rPr>
        <w:t xml:space="preserve"> for </w:t>
      </w:r>
      <w:r w:rsidR="0000761D" w:rsidRPr="00C30527">
        <w:rPr>
          <w:rFonts w:ascii="Times New Roman" w:hAnsi="Times New Roman" w:cs="Times New Roman"/>
          <w:sz w:val="24"/>
          <w:szCs w:val="24"/>
        </w:rPr>
        <w:t>the UE</w:t>
      </w:r>
      <w:r w:rsidR="00321448" w:rsidRPr="00C30527">
        <w:rPr>
          <w:rFonts w:ascii="Times New Roman" w:hAnsi="Times New Roman" w:cs="Times New Roman"/>
          <w:sz w:val="24"/>
          <w:szCs w:val="24"/>
        </w:rPr>
        <w:t>-NDP</w:t>
      </w:r>
      <w:r w:rsidR="0000761D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865AF" w:rsidRPr="00C30527">
        <w:rPr>
          <w:rFonts w:ascii="Times New Roman" w:hAnsi="Times New Roman" w:cs="Times New Roman"/>
          <w:sz w:val="24"/>
          <w:szCs w:val="24"/>
        </w:rPr>
        <w:t xml:space="preserve">is </w:t>
      </w:r>
      <w:r w:rsidR="00BB2EF0" w:rsidRPr="00C30527">
        <w:rPr>
          <w:rFonts w:ascii="Times New Roman" w:hAnsi="Times New Roman" w:cs="Times New Roman"/>
          <w:sz w:val="24"/>
          <w:szCs w:val="24"/>
        </w:rPr>
        <w:t>proposed</w:t>
      </w:r>
      <w:r w:rsidR="006865AF" w:rsidRPr="00C30527">
        <w:rPr>
          <w:rFonts w:ascii="Times New Roman" w:hAnsi="Times New Roman" w:cs="Times New Roman"/>
          <w:sz w:val="24"/>
          <w:szCs w:val="24"/>
        </w:rPr>
        <w:t xml:space="preserve"> in this section</w:t>
      </w:r>
      <w:r w:rsidR="00F63849" w:rsidRPr="00C30527">
        <w:rPr>
          <w:rFonts w:ascii="Times New Roman" w:hAnsi="Times New Roman" w:cs="Times New Roman"/>
          <w:sz w:val="24"/>
          <w:szCs w:val="24"/>
        </w:rPr>
        <w:t>,</w:t>
      </w:r>
      <w:r w:rsidR="006865AF" w:rsidRPr="00C30527">
        <w:rPr>
          <w:rFonts w:ascii="Times New Roman" w:hAnsi="Times New Roman" w:cs="Times New Roman"/>
          <w:sz w:val="24"/>
          <w:szCs w:val="24"/>
        </w:rPr>
        <w:t xml:space="preserve"> one that is</w:t>
      </w:r>
      <w:r w:rsidR="00403240" w:rsidRPr="00C30527">
        <w:rPr>
          <w:rFonts w:ascii="Times New Roman" w:hAnsi="Times New Roman" w:cs="Times New Roman"/>
          <w:sz w:val="24"/>
          <w:szCs w:val="24"/>
        </w:rPr>
        <w:t xml:space="preserve"> analogous to th</w:t>
      </w:r>
      <w:r w:rsidR="006865AF" w:rsidRPr="00C30527">
        <w:rPr>
          <w:rFonts w:ascii="Times New Roman" w:hAnsi="Times New Roman" w:cs="Times New Roman"/>
          <w:sz w:val="24"/>
          <w:szCs w:val="24"/>
        </w:rPr>
        <w:t>at found in</w:t>
      </w:r>
      <w:r w:rsidR="00403240" w:rsidRPr="00C30527">
        <w:rPr>
          <w:rFonts w:ascii="Times New Roman" w:hAnsi="Times New Roman" w:cs="Times New Roman"/>
          <w:sz w:val="24"/>
          <w:szCs w:val="24"/>
        </w:rPr>
        <w:t xml:space="preserve"> UE traffic assignment.</w:t>
      </w:r>
    </w:p>
    <w:p w:rsidR="00721CBC" w:rsidRPr="00C30527" w:rsidRDefault="00A05EBC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 w:hint="eastAsia"/>
          <w:sz w:val="24"/>
          <w:szCs w:val="24"/>
        </w:rPr>
        <w:t xml:space="preserve">Consider the link expansions in </w:t>
      </w:r>
      <w:r w:rsidRPr="00C30527">
        <w:rPr>
          <w:rFonts w:ascii="Times New Roman" w:hAnsi="Times New Roman" w:cs="Times New Roman"/>
          <w:sz w:val="24"/>
          <w:szCs w:val="24"/>
        </w:rPr>
        <w:t xml:space="preserve">a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traditional </w:t>
      </w:r>
      <w:r w:rsidR="002273E4" w:rsidRPr="00C30527">
        <w:rPr>
          <w:rFonts w:ascii="Times New Roman" w:hAnsi="Times New Roman" w:cs="Times New Roman"/>
          <w:sz w:val="24"/>
          <w:szCs w:val="24"/>
        </w:rPr>
        <w:t>NDP</w:t>
      </w:r>
      <w:r w:rsidRPr="00C30527">
        <w:rPr>
          <w:rFonts w:ascii="Times New Roman" w:hAnsi="Times New Roman" w:cs="Times New Roman"/>
          <w:sz w:val="24"/>
          <w:szCs w:val="24"/>
        </w:rPr>
        <w:t>. The capacity of a candidate link increases if the link is selected for improvement and remains unchanged if it is not selected.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Note that this </w:t>
      </w:r>
      <w:r w:rsidR="002273E4" w:rsidRPr="00C30527">
        <w:rPr>
          <w:rFonts w:ascii="Times New Roman" w:hAnsi="Times New Roman" w:cs="Times New Roman"/>
          <w:sz w:val="24"/>
          <w:szCs w:val="24"/>
        </w:rPr>
        <w:t>NDP</w:t>
      </w:r>
      <w:r w:rsidR="002273E4" w:rsidRPr="00C30527" w:rsidDel="002273E4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can also consider link additions if the initial capacity of a candidate link is very close to zero. If the capacity of that link increases, then a link is effectively added to the network.</w:t>
      </w:r>
    </w:p>
    <w:p w:rsidR="00A05EBC" w:rsidRPr="00C30527" w:rsidRDefault="006860A4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Recall that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 the capacity of a link</w:t>
      </w:r>
      <w:r w:rsidR="00B2294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22941" w:rsidRPr="00C30527">
        <w:rPr>
          <w:rFonts w:ascii="Times New Roman" w:hAnsi="Times New Roman" w:cs="Times New Roman"/>
          <w:i/>
          <w:sz w:val="24"/>
          <w:szCs w:val="24"/>
        </w:rPr>
        <w:t>a</w:t>
      </w:r>
      <w:r w:rsidR="00B22941" w:rsidRPr="00C30527">
        <w:rPr>
          <w:rFonts w:ascii="Times New Roman" w:hAnsi="Times New Roman" w:cs="Times New Roman"/>
          <w:sz w:val="24"/>
          <w:szCs w:val="24"/>
        </w:rPr>
        <w:t>,</w:t>
      </w:r>
      <w:r w:rsidR="006865AF" w:rsidRPr="00C30527">
        <w:rPr>
          <w:rFonts w:ascii="Times New Roman" w:hAnsi="Times New Roman" w:cs="Times New Roman"/>
          <w:sz w:val="24"/>
          <w:szCs w:val="24"/>
        </w:rPr>
        <w:t xml:space="preserve"> i.e.</w:t>
      </w:r>
      <w:proofErr w:type="gramStart"/>
      <w:r w:rsidR="006865AF" w:rsidRPr="00C30527">
        <w:rPr>
          <w:rFonts w:ascii="Times New Roman" w:hAnsi="Times New Roman" w:cs="Times New Roman"/>
          <w:sz w:val="24"/>
          <w:szCs w:val="24"/>
        </w:rPr>
        <w:t>,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End"/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3E46023" wp14:editId="0B48F629">
            <wp:extent cx="152400" cy="228600"/>
            <wp:effectExtent l="0" t="0" r="0" b="0"/>
            <wp:docPr id="541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>
                    <a:blip r:embed="rId6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2E14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B7B91" w:rsidRPr="00C30527">
        <w:rPr>
          <w:rFonts w:ascii="Times New Roman" w:hAnsi="Times New Roman" w:cs="Times New Roman"/>
          <w:sz w:val="24"/>
          <w:szCs w:val="24"/>
        </w:rPr>
        <w:t>can be</w:t>
      </w:r>
      <w:r w:rsidR="00B22941" w:rsidRPr="00C30527">
        <w:rPr>
          <w:rFonts w:ascii="Times New Roman" w:hAnsi="Times New Roman" w:cs="Times New Roman" w:hint="eastAsia"/>
          <w:sz w:val="24"/>
          <w:szCs w:val="24"/>
        </w:rPr>
        <w:t xml:space="preserve"> captured by some of the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 coefficients</w:t>
      </w:r>
      <w:r w:rsidR="00B2294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B7B91" w:rsidRPr="00C30527">
        <w:rPr>
          <w:rFonts w:ascii="Times New Roman" w:hAnsi="Times New Roman" w:cs="Times New Roman"/>
          <w:sz w:val="24"/>
          <w:szCs w:val="24"/>
        </w:rPr>
        <w:t xml:space="preserve">as stated in Remark 1 after </w: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GOTOBUTTON ZEqnNum636115 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REF ZEqnNum636115 \* Charformat \!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(7)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830526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A05EBC" w:rsidRPr="00C30527">
        <w:rPr>
          <w:rFonts w:ascii="Times New Roman" w:hAnsi="Times New Roman" w:cs="Times New Roman"/>
          <w:sz w:val="24"/>
          <w:szCs w:val="24"/>
        </w:rPr>
        <w:t xml:space="preserve">Denote the capacity increment or 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link capacity improvements </w:t>
      </w:r>
      <w:proofErr w:type="gramStart"/>
      <w:r w:rsidR="00A05EBC" w:rsidRPr="00C30527">
        <w:rPr>
          <w:rFonts w:ascii="Times New Roman" w:hAnsi="Times New Roman" w:cs="Times New Roman"/>
          <w:sz w:val="24"/>
          <w:szCs w:val="24"/>
        </w:rPr>
        <w:t>as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End"/>
      <w:r w:rsidR="007B0728" w:rsidRPr="00C30527">
        <w:rPr>
          <w:rFonts w:ascii="Times New Roman" w:hAnsi="Times New Roman" w:cs="Times New Roman"/>
          <w:position w:val="-14"/>
          <w:sz w:val="24"/>
          <w:szCs w:val="24"/>
        </w:rPr>
        <w:object w:dxaOrig="1120" w:dyaOrig="400" w14:anchorId="370669CB">
          <v:shape id="_x0000_i1262" type="#_x0000_t75" style="width:56.15pt;height:20.35pt" o:ole="">
            <v:imagedata r:id="rId656" o:title=""/>
          </v:shape>
          <o:OLEObject Type="Embed" ProgID="Equation.DSMT4" ShapeID="_x0000_i1262" DrawAspect="Content" ObjectID="_1486165467" r:id="rId657"/>
        </w:objec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6865AF" w:rsidRPr="00C30527">
        <w:rPr>
          <w:rFonts w:ascii="Times New Roman" w:hAnsi="Times New Roman" w:cs="Times New Roman"/>
          <w:sz w:val="24"/>
          <w:szCs w:val="24"/>
        </w:rPr>
        <w:t>The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 total capacity of a link </w:t>
      </w:r>
      <w:proofErr w:type="gramStart"/>
      <w:r w:rsidR="008C579D" w:rsidRPr="00C30527">
        <w:rPr>
          <w:rFonts w:ascii="Times New Roman" w:hAnsi="Times New Roman" w:cs="Times New Roman"/>
          <w:i/>
          <w:sz w:val="24"/>
          <w:szCs w:val="24"/>
        </w:rPr>
        <w:t>a</w:t>
      </w:r>
      <w:proofErr w:type="gramEnd"/>
      <w:r w:rsidR="00A05EBC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after design </w:t>
      </w:r>
      <w:r w:rsidR="009A37C8" w:rsidRPr="00C30527">
        <w:rPr>
          <w:rFonts w:ascii="Times New Roman" w:hAnsi="Times New Roman" w:cs="Times New Roman" w:hint="eastAsia"/>
          <w:sz w:val="24"/>
          <w:szCs w:val="24"/>
        </w:rPr>
        <w:t xml:space="preserve">implementation 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becomes </w:t>
      </w:r>
      <w:r w:rsidR="002522EC"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09183566" wp14:editId="00C54DDE">
            <wp:extent cx="581025" cy="266700"/>
            <wp:effectExtent l="0" t="0" r="9525" b="0"/>
            <wp:docPr id="539" name="Picture 4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rrowheads="1"/>
                    </pic:cNvPicPr>
                  </pic:nvPicPr>
                  <pic:blipFill>
                    <a:blip r:embed="rId6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 and alters some of the coefficients in the </w:t>
      </w:r>
      <w:r w:rsidR="00A05EBC" w:rsidRPr="00C30527">
        <w:rPr>
          <w:rFonts w:ascii="Times New Roman" w:hAnsi="Times New Roman" w:cs="Times New Roman"/>
          <w:sz w:val="24"/>
          <w:szCs w:val="24"/>
        </w:rPr>
        <w:t>polynomial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 link travel time function.</w:t>
      </w:r>
      <w:r w:rsidR="00A05EBC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Denote the </w:t>
      </w:r>
      <w:r w:rsidR="00A05EBC" w:rsidRPr="00C30527">
        <w:rPr>
          <w:rFonts w:ascii="Times New Roman" w:hAnsi="Times New Roman" w:cs="Times New Roman"/>
          <w:sz w:val="24"/>
          <w:szCs w:val="24"/>
        </w:rPr>
        <w:t>polynomial</w:t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 link travel time function after design </w:t>
      </w:r>
      <w:r w:rsidR="009A37C8" w:rsidRPr="00C30527">
        <w:rPr>
          <w:rFonts w:ascii="Times New Roman" w:hAnsi="Times New Roman" w:cs="Times New Roman"/>
          <w:sz w:val="24"/>
          <w:szCs w:val="24"/>
        </w:rPr>
        <w:t xml:space="preserve">implementation </w:t>
      </w:r>
      <w:proofErr w:type="gramStart"/>
      <w:r w:rsidR="00A05EBC" w:rsidRPr="00C30527">
        <w:rPr>
          <w:rFonts w:ascii="Times New Roman" w:hAnsi="Times New Roman" w:cs="Times New Roman" w:hint="eastAsia"/>
          <w:sz w:val="24"/>
          <w:szCs w:val="24"/>
        </w:rPr>
        <w:t xml:space="preserve">as </w:t>
      </w:r>
      <w:proofErr w:type="gramEnd"/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C48FFE3" wp14:editId="078D70D3">
            <wp:extent cx="590550" cy="228600"/>
            <wp:effectExtent l="0" t="0" r="0" b="0"/>
            <wp:docPr id="533" name="Picture 4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rrowheads="1"/>
                    </pic:cNvPicPr>
                  </pic:nvPicPr>
                  <pic:blipFill>
                    <a:blip r:embed="rId6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5EBC" w:rsidRPr="00C30527">
        <w:rPr>
          <w:rFonts w:ascii="Times New Roman" w:hAnsi="Times New Roman" w:cs="Times New Roman" w:hint="eastAsia"/>
          <w:sz w:val="24"/>
          <w:szCs w:val="24"/>
        </w:rPr>
        <w:t>.</w:t>
      </w:r>
      <w:r w:rsidR="00A05EBC" w:rsidRPr="00C30527">
        <w:rPr>
          <w:rFonts w:ascii="Times New Roman" w:hAnsi="Times New Roman" w:cs="Times New Roman"/>
          <w:sz w:val="24"/>
          <w:szCs w:val="24"/>
        </w:rPr>
        <w:t xml:space="preserve"> The feasible set o</w:t>
      </w:r>
      <w:r w:rsidR="007D4075" w:rsidRPr="00C30527">
        <w:rPr>
          <w:rFonts w:ascii="Times New Roman" w:hAnsi="Times New Roman" w:cs="Times New Roman"/>
          <w:sz w:val="24"/>
          <w:szCs w:val="24"/>
        </w:rPr>
        <w:t>f link expansions is denoted as</w:t>
      </w:r>
    </w:p>
    <w:p w:rsidR="007D4075" w:rsidRPr="00C30527" w:rsidRDefault="007D4075" w:rsidP="00C30527">
      <w:pPr>
        <w:pStyle w:val="MTDisplayEquation"/>
        <w:tabs>
          <w:tab w:val="clear" w:pos="8300"/>
          <w:tab w:val="right" w:pos="9000"/>
        </w:tabs>
        <w:spacing w:afterLines="0"/>
      </w:pPr>
      <w:r w:rsidRPr="00C30527">
        <w:tab/>
      </w:r>
      <w:r w:rsidR="00273AE4" w:rsidRPr="00C30527">
        <w:rPr>
          <w:position w:val="-30"/>
        </w:rPr>
        <w:object w:dxaOrig="4300" w:dyaOrig="720" w14:anchorId="4891165B">
          <v:shape id="_x0000_i1263" type="#_x0000_t75" style="width:3in;height:36.2pt" o:ole="">
            <v:imagedata r:id="rId660" o:title=""/>
          </v:shape>
          <o:OLEObject Type="Embed" ProgID="Equation.DSMT4" ShapeID="_x0000_i1263" DrawAspect="Content" ObjectID="_1486165468" r:id="rId661"/>
        </w:objec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77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A05EBC" w:rsidRPr="00C30527" w:rsidRDefault="00A05EB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which </w:t>
      </w:r>
      <w:r w:rsidR="002522EC" w:rsidRPr="00C30527">
        <w:rPr>
          <w:rFonts w:ascii="Times New Roman" w:hAnsi="Times New Roman" w:cs="Times New Roman"/>
          <w:noProof/>
          <w:position w:val="-4"/>
          <w:sz w:val="24"/>
          <w:szCs w:val="24"/>
        </w:rPr>
        <w:drawing>
          <wp:inline distT="0" distB="0" distL="0" distR="0" wp14:anchorId="582E06F6" wp14:editId="78CDE551">
            <wp:extent cx="152400" cy="152400"/>
            <wp:effectExtent l="0" t="0" r="0" b="0"/>
            <wp:docPr id="527" name="Picture 4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rrowheads="1"/>
                    </pic:cNvPicPr>
                  </pic:nvPicPr>
                  <pic:blipFill>
                    <a:blip r:embed="rId6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is the</w:t>
      </w:r>
      <w:r w:rsidR="00821BA5" w:rsidRPr="00C30527">
        <w:rPr>
          <w:rFonts w:ascii="Times New Roman" w:hAnsi="Times New Roman" w:cs="Times New Roman"/>
          <w:sz w:val="24"/>
          <w:szCs w:val="24"/>
        </w:rPr>
        <w:t xml:space="preserve"> total road construction budget</w:t>
      </w:r>
      <w:r w:rsidR="00557061" w:rsidRPr="00C30527">
        <w:rPr>
          <w:rFonts w:ascii="Times New Roman" w:hAnsi="Times New Roman" w:cs="Times New Roman"/>
          <w:sz w:val="24"/>
          <w:szCs w:val="24"/>
        </w:rPr>
        <w:t xml:space="preserve"> (and is nonnegative).</w:t>
      </w:r>
      <w:r w:rsidR="004E5FF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967C7" w:rsidRPr="00C30527">
        <w:rPr>
          <w:rFonts w:ascii="Times New Roman" w:hAnsi="Times New Roman" w:cs="Times New Roman"/>
          <w:position w:val="-14"/>
          <w:sz w:val="24"/>
          <w:szCs w:val="24"/>
        </w:rPr>
        <w:object w:dxaOrig="740" w:dyaOrig="400" w14:anchorId="417BDAA2">
          <v:shape id="_x0000_i1264" type="#_x0000_t75" style="width:36.2pt;height:20.35pt" o:ole="">
            <v:imagedata r:id="rId663" o:title=""/>
            <o:lock v:ext="edit" aspectratio="f"/>
          </v:shape>
          <o:OLEObject Type="Embed" ProgID="Equation.DSMT4" ShapeID="_x0000_i1264" DrawAspect="Content" ObjectID="_1486165469" r:id="rId664"/>
        </w:object>
      </w:r>
      <w:r w:rsidR="004E5FF8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4E5FF8" w:rsidRPr="00C30527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4E5FF8" w:rsidRPr="00C30527">
        <w:rPr>
          <w:rFonts w:ascii="Times New Roman" w:hAnsi="Times New Roman" w:cs="Times New Roman"/>
          <w:sz w:val="24"/>
          <w:szCs w:val="24"/>
        </w:rPr>
        <w:t xml:space="preserve"> the construction cost for link</w:t>
      </w:r>
      <w:r w:rsidR="004E5FF8" w:rsidRPr="00C30527">
        <w:rPr>
          <w:rFonts w:ascii="Times New Roman" w:hAnsi="Times New Roman" w:cs="Times New Roman"/>
          <w:i/>
          <w:sz w:val="24"/>
          <w:szCs w:val="24"/>
        </w:rPr>
        <w:t xml:space="preserve"> a</w:t>
      </w:r>
      <w:r w:rsidR="004E5FF8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2522EC"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0DE343C6" wp14:editId="62ABB368">
            <wp:extent cx="152400" cy="228600"/>
            <wp:effectExtent l="0" t="0" r="0" b="0"/>
            <wp:docPr id="504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/>
                    <pic:cNvPicPr>
                      <a:picLocks noChangeAspect="1" noChangeArrowheads="1"/>
                    </pic:cNvPicPr>
                  </pic:nvPicPr>
                  <pic:blipFill>
                    <a:blip r:embed="rId6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represents the maximum allowable expansion. </w:t>
      </w:r>
    </w:p>
    <w:p w:rsidR="004F1596" w:rsidRPr="00C30527" w:rsidRDefault="00BB2E14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Based on the preceding notations</w:t>
      </w:r>
      <w:r w:rsidR="004F1596" w:rsidRPr="00C30527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610E6F" w:rsidRPr="00C30527">
        <w:rPr>
          <w:rFonts w:ascii="Times New Roman" w:hAnsi="Times New Roman" w:cs="Times New Roman"/>
          <w:sz w:val="24"/>
          <w:szCs w:val="24"/>
        </w:rPr>
        <w:t>t</w:t>
      </w:r>
      <w:r w:rsidR="008D6B9B" w:rsidRPr="00C30527">
        <w:rPr>
          <w:rFonts w:ascii="Times New Roman" w:hAnsi="Times New Roman" w:cs="Times New Roman"/>
          <w:sz w:val="24"/>
          <w:szCs w:val="24"/>
        </w:rPr>
        <w:t>he</w:t>
      </w:r>
      <w:r w:rsidR="00610E6F" w:rsidRPr="00C30527">
        <w:rPr>
          <w:rFonts w:ascii="Times New Roman" w:hAnsi="Times New Roman" w:cs="Times New Roman"/>
          <w:sz w:val="24"/>
          <w:szCs w:val="24"/>
        </w:rPr>
        <w:t xml:space="preserve"> SO-NDP</w:t>
      </w:r>
      <w:r w:rsidR="008D6B9B" w:rsidRPr="00C30527">
        <w:rPr>
          <w:rFonts w:ascii="Times New Roman" w:hAnsi="Times New Roman" w:cs="Times New Roman"/>
          <w:sz w:val="24"/>
          <w:szCs w:val="24"/>
        </w:rPr>
        <w:t xml:space="preserve"> can be formulated as follows</w:t>
      </w:r>
      <w:r w:rsidR="009A37C8" w:rsidRPr="00C30527">
        <w:rPr>
          <w:rFonts w:ascii="Times New Roman" w:hAnsi="Times New Roman" w:cs="Times New Roman"/>
          <w:sz w:val="24"/>
          <w:szCs w:val="24"/>
        </w:rPr>
        <w:t>:</w:t>
      </w:r>
    </w:p>
    <w:p w:rsidR="004F1596" w:rsidRPr="00C30527" w:rsidRDefault="004F1596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28"/>
        </w:rPr>
        <w:drawing>
          <wp:inline distT="0" distB="0" distL="0" distR="0" wp14:anchorId="700E8AA0" wp14:editId="78E900E7">
            <wp:extent cx="2667000" cy="361950"/>
            <wp:effectExtent l="0" t="0" r="0" b="0"/>
            <wp:docPr id="503" name="Picture 4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rrowheads="1"/>
                    </pic:cNvPicPr>
                  </pic:nvPicPr>
                  <pic:blipFill>
                    <a:blip r:embed="rId6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375" w:name="ZEqnNum531947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78</w:instrText>
        </w:r>
      </w:fldSimple>
      <w:r w:rsidR="000868CE" w:rsidRPr="00C30527">
        <w:instrText>)</w:instrText>
      </w:r>
      <w:bookmarkEnd w:id="375"/>
      <w:r w:rsidR="000868CE" w:rsidRPr="00C30527">
        <w:fldChar w:fldCharType="end"/>
      </w:r>
    </w:p>
    <w:p w:rsidR="007D5EBB" w:rsidRPr="00C30527" w:rsidRDefault="008B10F8" w:rsidP="00C30527">
      <w:pPr>
        <w:snapToGrid w:val="0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 w:hint="eastAsia"/>
          <w:sz w:val="24"/>
          <w:szCs w:val="24"/>
        </w:rPr>
        <w:t>T</w:t>
      </w:r>
      <w:r w:rsidRPr="00C30527">
        <w:rPr>
          <w:rFonts w:ascii="Times New Roman" w:hAnsi="Times New Roman"/>
          <w:sz w:val="24"/>
          <w:szCs w:val="24"/>
        </w:rPr>
        <w:t>he solution set</w:t>
      </w:r>
      <w:r w:rsidR="009C6ABB" w:rsidRPr="00C30527">
        <w:rPr>
          <w:rFonts w:ascii="Times New Roman" w:hAnsi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hint="eastAsia"/>
          <w:sz w:val="24"/>
          <w:szCs w:val="24"/>
        </w:rPr>
        <w:t xml:space="preserve">of program </w:t>
      </w:r>
      <w:r w:rsidR="00B00DC1" w:rsidRPr="00C30527">
        <w:rPr>
          <w:rFonts w:ascii="Times New Roman" w:hAnsi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/>
          <w:sz w:val="24"/>
          <w:szCs w:val="24"/>
        </w:rPr>
        <w:instrText xml:space="preserve"> GOTOBUTTON ZEqnNum531947  \* MERGEFORMAT </w:instrText>
      </w:r>
      <w:r w:rsidR="00B00DC1" w:rsidRPr="00C30527">
        <w:rPr>
          <w:rFonts w:ascii="Times New Roman" w:hAnsi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/>
          <w:sz w:val="24"/>
          <w:szCs w:val="24"/>
        </w:rPr>
        <w:instrText xml:space="preserve"> REF ZEqnNum531947 \* Charformat \! \* MERGEFORMAT </w:instrText>
      </w:r>
      <w:r w:rsidR="00B00DC1" w:rsidRPr="00C30527">
        <w:rPr>
          <w:rFonts w:ascii="Times New Roman" w:hAnsi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/>
          <w:sz w:val="24"/>
          <w:szCs w:val="24"/>
        </w:rPr>
        <w:instrText>(78)</w:instrText>
      </w:r>
      <w:r w:rsidR="00B00DC1" w:rsidRPr="00C30527">
        <w:rPr>
          <w:rFonts w:ascii="Times New Roman" w:hAnsi="Times New Roman"/>
          <w:sz w:val="24"/>
          <w:szCs w:val="24"/>
        </w:rPr>
        <w:fldChar w:fldCharType="end"/>
      </w:r>
      <w:r w:rsidR="00B00DC1" w:rsidRPr="00C30527">
        <w:rPr>
          <w:rFonts w:ascii="Times New Roman" w:hAnsi="Times New Roman"/>
          <w:sz w:val="24"/>
          <w:szCs w:val="24"/>
        </w:rPr>
        <w:fldChar w:fldCharType="end"/>
      </w:r>
      <w:r w:rsidRPr="00C30527">
        <w:rPr>
          <w:rFonts w:ascii="Times New Roman" w:hAnsi="Times New Roman" w:hint="eastAsia"/>
          <w:sz w:val="24"/>
          <w:szCs w:val="24"/>
        </w:rPr>
        <w:t xml:space="preserve"> </w:t>
      </w:r>
      <w:r w:rsidR="00BE77C8" w:rsidRPr="00C30527">
        <w:rPr>
          <w:rFonts w:ascii="Times New Roman" w:hAnsi="Times New Roman"/>
          <w:sz w:val="24"/>
          <w:szCs w:val="24"/>
        </w:rPr>
        <w:t>is</w:t>
      </w:r>
      <w:r w:rsidRPr="00C30527">
        <w:rPr>
          <w:rFonts w:ascii="Times New Roman" w:hAnsi="Times New Roman"/>
          <w:sz w:val="24"/>
          <w:szCs w:val="24"/>
        </w:rPr>
        <w:t xml:space="preserve"> formed by linear constraints and hence </w:t>
      </w:r>
      <w:r w:rsidR="001D7F7A" w:rsidRPr="00C30527">
        <w:rPr>
          <w:rFonts w:ascii="Times New Roman" w:hAnsi="Times New Roman"/>
          <w:sz w:val="24"/>
          <w:szCs w:val="24"/>
        </w:rPr>
        <w:t>is</w:t>
      </w:r>
      <w:r w:rsidRPr="00C30527">
        <w:rPr>
          <w:rFonts w:ascii="Times New Roman" w:hAnsi="Times New Roman"/>
          <w:sz w:val="24"/>
          <w:szCs w:val="24"/>
        </w:rPr>
        <w:t xml:space="preserve"> convex</w:t>
      </w:r>
      <w:r w:rsidRPr="00C30527">
        <w:rPr>
          <w:rFonts w:ascii="Times New Roman" w:hAnsi="Times New Roman" w:hint="eastAsia"/>
          <w:sz w:val="24"/>
          <w:szCs w:val="24"/>
        </w:rPr>
        <w:t xml:space="preserve">. </w:t>
      </w:r>
      <w:r w:rsidR="009C6ABB" w:rsidRPr="00C30527">
        <w:rPr>
          <w:rFonts w:ascii="Times New Roman" w:hAnsi="Times New Roman"/>
          <w:sz w:val="24"/>
          <w:szCs w:val="24"/>
        </w:rPr>
        <w:t>It is also closed and non-empty. The objective function is continuous in terms of decision variables. Hence, a solution exists to the problem.</w:t>
      </w:r>
      <w:r w:rsidR="00A84F13" w:rsidRPr="00C30527">
        <w:rPr>
          <w:rFonts w:ascii="Times New Roman" w:hAnsi="Times New Roman"/>
          <w:sz w:val="24"/>
          <w:szCs w:val="24"/>
        </w:rPr>
        <w:t xml:space="preserve"> </w:t>
      </w:r>
      <w:r w:rsidR="00E03594" w:rsidRPr="00C30527">
        <w:rPr>
          <w:rFonts w:ascii="Times New Roman" w:hAnsi="Times New Roman"/>
          <w:sz w:val="24"/>
          <w:szCs w:val="24"/>
        </w:rPr>
        <w:t>Because</w:t>
      </w:r>
      <w:r w:rsidR="00A84F13" w:rsidRPr="00C30527">
        <w:rPr>
          <w:rFonts w:ascii="Times New Roman" w:hAnsi="Times New Roman"/>
          <w:sz w:val="24"/>
          <w:szCs w:val="24"/>
        </w:rPr>
        <w:t xml:space="preserve"> t</w:t>
      </w:r>
      <w:r w:rsidR="00074634" w:rsidRPr="00C30527">
        <w:rPr>
          <w:rFonts w:ascii="Times New Roman" w:hAnsi="Times New Roman" w:hint="eastAsia"/>
          <w:sz w:val="24"/>
          <w:szCs w:val="24"/>
        </w:rPr>
        <w:t>he link travel time function</w:t>
      </w:r>
      <w:r w:rsidR="008121D9" w:rsidRPr="00C30527">
        <w:rPr>
          <w:rFonts w:ascii="Times New Roman" w:hAnsi="Times New Roman"/>
          <w:sz w:val="24"/>
          <w:szCs w:val="24"/>
        </w:rPr>
        <w:t xml:space="preserve"> </w:t>
      </w:r>
      <w:r w:rsidR="0060556A" w:rsidRPr="00C30527">
        <w:rPr>
          <w:rFonts w:ascii="Times New Roman" w:hAnsi="Times New Roman"/>
          <w:sz w:val="24"/>
          <w:szCs w:val="24"/>
        </w:rPr>
        <w:t>and the solution set are</w:t>
      </w:r>
      <w:r w:rsidRPr="00C30527">
        <w:rPr>
          <w:rFonts w:ascii="Times New Roman" w:hAnsi="Times New Roman" w:hint="eastAsia"/>
          <w:sz w:val="24"/>
          <w:szCs w:val="24"/>
        </w:rPr>
        <w:t xml:space="preserve"> convex </w:t>
      </w:r>
      <w:r w:rsidR="00AA1DE7" w:rsidRPr="00C30527">
        <w:rPr>
          <w:rFonts w:ascii="Times New Roman" w:hAnsi="Times New Roman"/>
          <w:sz w:val="24"/>
          <w:szCs w:val="24"/>
        </w:rPr>
        <w:t>in terms of</w:t>
      </w:r>
      <w:r w:rsidR="00A84F13" w:rsidRPr="00C30527">
        <w:rPr>
          <w:rFonts w:ascii="Times New Roman" w:hAnsi="Times New Roman" w:hint="eastAsia"/>
          <w:sz w:val="24"/>
          <w:szCs w:val="24"/>
        </w:rPr>
        <w:t xml:space="preserve"> link flows, the objective </w:t>
      </w:r>
      <w:r w:rsidR="00A84F13" w:rsidRPr="00C30527">
        <w:rPr>
          <w:rFonts w:ascii="Times New Roman" w:hAnsi="Times New Roman"/>
          <w:sz w:val="24"/>
          <w:szCs w:val="24"/>
        </w:rPr>
        <w:t>function</w:t>
      </w:r>
      <w:r w:rsidR="00A84F13" w:rsidRPr="00C30527">
        <w:rPr>
          <w:rFonts w:ascii="Times New Roman" w:hAnsi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hint="eastAsia"/>
          <w:sz w:val="24"/>
          <w:szCs w:val="24"/>
        </w:rPr>
        <w:t xml:space="preserve">is </w:t>
      </w:r>
      <w:r w:rsidR="00111CEA" w:rsidRPr="00C30527">
        <w:rPr>
          <w:rFonts w:ascii="Times New Roman" w:hAnsi="Times New Roman"/>
          <w:sz w:val="24"/>
          <w:szCs w:val="24"/>
        </w:rPr>
        <w:t>strictly</w:t>
      </w:r>
      <w:r w:rsidRPr="00C30527">
        <w:rPr>
          <w:rFonts w:ascii="Times New Roman" w:hAnsi="Times New Roman" w:hint="eastAsia"/>
          <w:sz w:val="24"/>
          <w:szCs w:val="24"/>
        </w:rPr>
        <w:t xml:space="preserve"> convex </w:t>
      </w:r>
      <w:r w:rsidR="00AA1DE7" w:rsidRPr="00C30527">
        <w:rPr>
          <w:rFonts w:ascii="Times New Roman" w:hAnsi="Times New Roman"/>
          <w:sz w:val="24"/>
          <w:szCs w:val="24"/>
        </w:rPr>
        <w:t>in terms of</w:t>
      </w:r>
      <w:r w:rsidRPr="00C30527">
        <w:rPr>
          <w:rFonts w:ascii="Times New Roman" w:hAnsi="Times New Roman" w:hint="eastAsia"/>
          <w:sz w:val="24"/>
          <w:szCs w:val="24"/>
        </w:rPr>
        <w:t xml:space="preserve"> link flows.</w:t>
      </w:r>
      <w:r w:rsidR="00104CA7" w:rsidRPr="00C30527">
        <w:rPr>
          <w:rFonts w:ascii="Times New Roman" w:hAnsi="Times New Roman"/>
          <w:sz w:val="24"/>
          <w:szCs w:val="24"/>
        </w:rPr>
        <w:t xml:space="preserve"> </w:t>
      </w:r>
      <w:r w:rsidR="00B21F1A" w:rsidRPr="00C30527">
        <w:rPr>
          <w:rFonts w:ascii="Times New Roman" w:hAnsi="Times New Roman"/>
          <w:sz w:val="24"/>
          <w:szCs w:val="24"/>
        </w:rPr>
        <w:t>I</w:t>
      </w:r>
      <w:r w:rsidRPr="00C30527">
        <w:rPr>
          <w:rFonts w:ascii="Times New Roman" w:hAnsi="Times New Roman" w:hint="eastAsia"/>
          <w:sz w:val="24"/>
          <w:szCs w:val="24"/>
        </w:rPr>
        <w:t xml:space="preserve">f the </w:t>
      </w:r>
      <w:r w:rsidR="00A84F13" w:rsidRPr="00C30527">
        <w:rPr>
          <w:rFonts w:ascii="Times New Roman" w:hAnsi="Times New Roman"/>
          <w:sz w:val="24"/>
          <w:szCs w:val="24"/>
        </w:rPr>
        <w:t>function</w:t>
      </w:r>
      <w:r w:rsidRPr="00C30527">
        <w:rPr>
          <w:rFonts w:ascii="Times New Roman" w:hAnsi="Times New Roman" w:hint="eastAsia"/>
          <w:sz w:val="24"/>
          <w:szCs w:val="24"/>
        </w:rPr>
        <w:t xml:space="preserve"> is also strictly convex </w:t>
      </w:r>
      <w:r w:rsidR="00AA1DE7" w:rsidRPr="00C30527">
        <w:rPr>
          <w:rFonts w:ascii="Times New Roman" w:hAnsi="Times New Roman"/>
          <w:sz w:val="24"/>
          <w:szCs w:val="24"/>
        </w:rPr>
        <w:t>in terms of</w:t>
      </w:r>
      <w:r w:rsidRPr="00C30527">
        <w:rPr>
          <w:rFonts w:ascii="Times New Roman" w:hAnsi="Times New Roman" w:hint="eastAsia"/>
          <w:sz w:val="24"/>
          <w:szCs w:val="24"/>
        </w:rPr>
        <w:t xml:space="preserve"> link capacity improvements, then the solution is unique</w:t>
      </w:r>
      <w:r w:rsidR="00DA720E" w:rsidRPr="00C30527">
        <w:rPr>
          <w:rFonts w:ascii="Times New Roman" w:hAnsi="Times New Roman"/>
          <w:sz w:val="24"/>
          <w:szCs w:val="24"/>
        </w:rPr>
        <w:t xml:space="preserve"> and also the corresponding TSTT</w:t>
      </w:r>
      <w:r w:rsidRPr="00C30527">
        <w:rPr>
          <w:rFonts w:ascii="Times New Roman" w:hAnsi="Times New Roman" w:hint="eastAsia"/>
          <w:sz w:val="24"/>
          <w:szCs w:val="24"/>
        </w:rPr>
        <w:t>.</w:t>
      </w:r>
      <w:r w:rsidR="00DA720E" w:rsidRPr="00C30527">
        <w:rPr>
          <w:rFonts w:ascii="Times New Roman" w:hAnsi="Times New Roman"/>
          <w:sz w:val="24"/>
          <w:szCs w:val="24"/>
        </w:rPr>
        <w:t xml:space="preserve"> If not, the TSTT at</w:t>
      </w:r>
      <w:r w:rsidR="000F0758" w:rsidRPr="00C30527">
        <w:rPr>
          <w:rFonts w:ascii="Times New Roman" w:hAnsi="Times New Roman"/>
          <w:sz w:val="24"/>
          <w:szCs w:val="24"/>
        </w:rPr>
        <w:t xml:space="preserve"> all</w:t>
      </w:r>
      <w:r w:rsidR="00DA720E" w:rsidRPr="00C30527">
        <w:rPr>
          <w:rFonts w:ascii="Times New Roman" w:hAnsi="Times New Roman"/>
          <w:sz w:val="24"/>
          <w:szCs w:val="24"/>
        </w:rPr>
        <w:t xml:space="preserve"> global minima must still be </w:t>
      </w:r>
      <w:r w:rsidR="000F0758" w:rsidRPr="00C30527">
        <w:rPr>
          <w:rFonts w:ascii="Times New Roman" w:hAnsi="Times New Roman"/>
          <w:sz w:val="24"/>
          <w:szCs w:val="24"/>
        </w:rPr>
        <w:t>the same</w:t>
      </w:r>
      <w:r w:rsidR="006946CC" w:rsidRPr="00C30527">
        <w:rPr>
          <w:rFonts w:ascii="Times New Roman" w:hAnsi="Times New Roman"/>
          <w:sz w:val="24"/>
          <w:szCs w:val="24"/>
        </w:rPr>
        <w:t xml:space="preserve"> by definition</w:t>
      </w:r>
      <w:r w:rsidR="00DA720E" w:rsidRPr="00C30527">
        <w:rPr>
          <w:rFonts w:ascii="Times New Roman" w:hAnsi="Times New Roman"/>
          <w:sz w:val="24"/>
          <w:szCs w:val="24"/>
        </w:rPr>
        <w:t>.</w:t>
      </w:r>
      <w:r w:rsidRPr="00C30527">
        <w:rPr>
          <w:rFonts w:ascii="Times New Roman" w:hAnsi="Times New Roman" w:hint="eastAsia"/>
          <w:sz w:val="24"/>
          <w:szCs w:val="24"/>
        </w:rPr>
        <w:t xml:space="preserve"> </w:t>
      </w:r>
    </w:p>
    <w:p w:rsidR="008B10F8" w:rsidRPr="00C30527" w:rsidRDefault="005B38E2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T</w:t>
      </w:r>
      <w:r w:rsidR="009A37C8" w:rsidRPr="00C30527">
        <w:rPr>
          <w:rFonts w:ascii="Times New Roman" w:hAnsi="Times New Roman" w:cs="Times New Roman"/>
          <w:sz w:val="24"/>
          <w:szCs w:val="24"/>
        </w:rPr>
        <w:t xml:space="preserve">he </w:t>
      </w:r>
      <w:r w:rsidR="00923E64" w:rsidRPr="00C30527">
        <w:rPr>
          <w:rFonts w:ascii="Times New Roman" w:hAnsi="Times New Roman" w:cs="Times New Roman"/>
          <w:sz w:val="24"/>
          <w:szCs w:val="24"/>
        </w:rPr>
        <w:t>UE-NDP</w:t>
      </w:r>
      <w:r w:rsidR="00664FE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E30F6" w:rsidRPr="00C30527">
        <w:rPr>
          <w:rFonts w:ascii="Times New Roman" w:hAnsi="Times New Roman" w:cs="Times New Roman"/>
          <w:sz w:val="24"/>
          <w:szCs w:val="24"/>
        </w:rPr>
        <w:t>can be written as</w:t>
      </w:r>
      <w:r w:rsidR="009A37C8" w:rsidRPr="00C30527">
        <w:rPr>
          <w:rFonts w:ascii="Times New Roman" w:hAnsi="Times New Roman" w:cs="Times New Roman"/>
          <w:sz w:val="24"/>
          <w:szCs w:val="24"/>
        </w:rPr>
        <w:t xml:space="preserve"> follows:</w:t>
      </w:r>
    </w:p>
    <w:p w:rsidR="008B10F8" w:rsidRPr="00C30527" w:rsidRDefault="008B10F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28"/>
        </w:rPr>
        <w:drawing>
          <wp:inline distT="0" distB="0" distL="0" distR="0" wp14:anchorId="1DD48399" wp14:editId="7CC94AC9">
            <wp:extent cx="2705100" cy="342900"/>
            <wp:effectExtent l="0" t="0" r="0" b="0"/>
            <wp:docPr id="496" name="Picture 4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/>
                    <pic:cNvPicPr>
                      <a:picLocks noChangeArrowheads="1"/>
                    </pic:cNvPicPr>
                  </pic:nvPicPr>
                  <pic:blipFill>
                    <a:blip r:embed="rId6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79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564DA0" w:rsidRPr="00C30527" w:rsidRDefault="00564DA0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8B10F8" w:rsidRPr="00C30527">
        <w:rPr>
          <w:rFonts w:ascii="Times New Roman" w:hAnsi="Times New Roman" w:cs="Times New Roman" w:hint="eastAsia"/>
          <w:sz w:val="24"/>
          <w:szCs w:val="24"/>
        </w:rPr>
        <w:t>subject</w:t>
      </w:r>
      <w:proofErr w:type="gramEnd"/>
      <w:r w:rsidR="008B10F8" w:rsidRPr="00C30527">
        <w:rPr>
          <w:rFonts w:ascii="Times New Roman" w:hAnsi="Times New Roman" w:cs="Times New Roman" w:hint="eastAsia"/>
          <w:sz w:val="24"/>
          <w:szCs w:val="24"/>
        </w:rPr>
        <w:t xml:space="preserve"> to</w:t>
      </w:r>
      <w:r w:rsidR="00134D9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GOTOBUTTON ZEqnNum540283 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REF ZEqnNum540283 \* Charformat \!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(2)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34D9B" w:rsidRPr="00C3052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076FE5" w:rsidRPr="00C30527" w:rsidRDefault="0077788A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Following the discussion of</w:t>
      </w:r>
      <w:r w:rsidR="001D7F7A" w:rsidRPr="00C30527">
        <w:rPr>
          <w:rFonts w:ascii="Times New Roman" w:hAnsi="Times New Roman" w:cs="Times New Roman"/>
          <w:sz w:val="24"/>
          <w:szCs w:val="24"/>
        </w:rPr>
        <w:t xml:space="preserve"> the SO-NDP, it is clear that a solution exists to the problem. </w:t>
      </w:r>
      <w:r w:rsidR="008B10F8" w:rsidRPr="00C30527">
        <w:rPr>
          <w:rFonts w:ascii="Times New Roman" w:hAnsi="Times New Roman" w:cs="Times New Roman" w:hint="eastAsia"/>
          <w:sz w:val="24"/>
          <w:szCs w:val="24"/>
        </w:rPr>
        <w:t>It is well known that</w:t>
      </w:r>
      <w:r w:rsidR="009A37C8" w:rsidRPr="00C30527">
        <w:rPr>
          <w:rFonts w:ascii="Times New Roman" w:hAnsi="Times New Roman" w:cs="Times New Roman"/>
          <w:sz w:val="24"/>
          <w:szCs w:val="24"/>
        </w:rPr>
        <w:t xml:space="preserve"> the</w:t>
      </w:r>
      <w:r w:rsidR="008B10F8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751E26" w:rsidRPr="00C30527">
        <w:rPr>
          <w:rFonts w:ascii="Times New Roman" w:hAnsi="Times New Roman" w:cs="Times New Roman"/>
          <w:sz w:val="24"/>
          <w:szCs w:val="24"/>
        </w:rPr>
        <w:t>UE-NDP</w:t>
      </w:r>
      <w:r w:rsidR="008B10F8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FB493B" w:rsidRPr="00C30527">
        <w:rPr>
          <w:rFonts w:ascii="Times New Roman" w:hAnsi="Times New Roman" w:cs="Times New Roman"/>
          <w:sz w:val="24"/>
          <w:szCs w:val="24"/>
        </w:rPr>
        <w:t>can be formulated into</w:t>
      </w:r>
      <w:r w:rsidR="008B10F8" w:rsidRPr="00C30527">
        <w:rPr>
          <w:rFonts w:ascii="Times New Roman" w:hAnsi="Times New Roman" w:cs="Times New Roman" w:hint="eastAsia"/>
          <w:sz w:val="24"/>
          <w:szCs w:val="24"/>
        </w:rPr>
        <w:t xml:space="preserve"> a bi-level non-convex minimization program (Yang and Bell, 1998) </w:t>
      </w:r>
      <w:r w:rsidR="00B239C8" w:rsidRPr="00C30527">
        <w:rPr>
          <w:rFonts w:ascii="Times New Roman" w:hAnsi="Times New Roman" w:cs="Times New Roman"/>
          <w:sz w:val="24"/>
          <w:szCs w:val="24"/>
        </w:rPr>
        <w:t>that may</w:t>
      </w:r>
      <w:r w:rsidR="008B10F8" w:rsidRPr="00C30527">
        <w:rPr>
          <w:rFonts w:ascii="Times New Roman" w:hAnsi="Times New Roman" w:cs="Times New Roman" w:hint="eastAsia"/>
          <w:sz w:val="24"/>
          <w:szCs w:val="24"/>
        </w:rPr>
        <w:t xml:space="preserve"> not have</w:t>
      </w:r>
      <w:r w:rsidR="00087F0C" w:rsidRPr="00C30527">
        <w:rPr>
          <w:rFonts w:ascii="Times New Roman" w:hAnsi="Times New Roman" w:cs="Times New Roman" w:hint="eastAsia"/>
          <w:sz w:val="24"/>
          <w:szCs w:val="24"/>
        </w:rPr>
        <w:t xml:space="preserve"> a</w:t>
      </w:r>
      <w:r w:rsidR="008B10F8" w:rsidRPr="00C30527">
        <w:rPr>
          <w:rFonts w:ascii="Times New Roman" w:hAnsi="Times New Roman" w:cs="Times New Roman" w:hint="eastAsia"/>
          <w:sz w:val="24"/>
          <w:szCs w:val="24"/>
        </w:rPr>
        <w:t xml:space="preserve"> unique solution. </w:t>
      </w:r>
    </w:p>
    <w:p w:rsidR="008B10F8" w:rsidRPr="00C30527" w:rsidRDefault="007D5EBB" w:rsidP="00C30527">
      <w:pPr>
        <w:snapToGrid w:val="0"/>
        <w:ind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 w:hint="eastAsia"/>
          <w:sz w:val="24"/>
          <w:szCs w:val="24"/>
        </w:rPr>
        <w:lastRenderedPageBreak/>
        <w:t xml:space="preserve">Denote </w:t>
      </w:r>
      <w:r w:rsidRPr="00C30527">
        <w:rPr>
          <w:rFonts w:ascii="Times New Roman" w:hAnsi="Times New Roman" w:cs="Times New Roman"/>
          <w:sz w:val="24"/>
          <w:szCs w:val="24"/>
        </w:rPr>
        <w:t>an optimal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solution to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/>
          <w:sz w:val="24"/>
          <w:szCs w:val="24"/>
        </w:rPr>
        <w:t>SO-NDP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as </w:t>
      </w:r>
      <w:r w:rsidRPr="00C30527">
        <w:rPr>
          <w:rFonts w:ascii="Times New Roman" w:hAnsi="Times New Roman" w:cs="Times New Roman"/>
          <w:sz w:val="24"/>
          <w:szCs w:val="24"/>
        </w:rPr>
        <w:t xml:space="preserve">a </w:t>
      </w:r>
      <w:r w:rsidRPr="00C30527">
        <w:rPr>
          <w:rFonts w:ascii="Times New Roman" w:hAnsi="Times New Roman" w:cs="Times New Roman" w:hint="eastAsia"/>
          <w:sz w:val="24"/>
          <w:szCs w:val="24"/>
        </w:rPr>
        <w:t>vector (</w:t>
      </w:r>
      <w:r w:rsidRPr="00C30527">
        <w:rPr>
          <w:rFonts w:ascii="Times New Roman" w:hAnsi="Times New Roman" w:cs="Times New Roman"/>
          <w:b/>
          <w:noProof/>
          <w:position w:val="-6"/>
          <w:sz w:val="24"/>
          <w:szCs w:val="24"/>
        </w:rPr>
        <w:drawing>
          <wp:inline distT="0" distB="0" distL="0" distR="0" wp14:anchorId="514708CA" wp14:editId="2D290C52">
            <wp:extent cx="177800" cy="203200"/>
            <wp:effectExtent l="0" t="0" r="0" b="6350"/>
            <wp:docPr id="31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20"/>
                    <pic:cNvPicPr>
                      <a:picLocks noChangeArrowheads="1"/>
                    </pic:cNvPicPr>
                  </pic:nvPicPr>
                  <pic:blipFill>
                    <a:blip r:embed="rId6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b/>
          <w:sz w:val="24"/>
          <w:szCs w:val="24"/>
        </w:rPr>
        <w:t>,</w:t>
      </w:r>
      <w:r w:rsidRPr="00C30527">
        <w:rPr>
          <w:rFonts w:ascii="Times New Roman" w:hAnsi="Times New Roman" w:cs="Times New Roman"/>
          <w:b/>
          <w:noProof/>
          <w:position w:val="-10"/>
          <w:sz w:val="24"/>
          <w:szCs w:val="24"/>
        </w:rPr>
        <w:drawing>
          <wp:inline distT="0" distB="0" distL="0" distR="0" wp14:anchorId="1ACA5E96" wp14:editId="609B6E31">
            <wp:extent cx="170815" cy="231775"/>
            <wp:effectExtent l="0" t="0" r="635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7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), in which </w:t>
      </w:r>
      <w:r w:rsidRPr="00C30527">
        <w:rPr>
          <w:rFonts w:ascii="Times New Roman" w:hAnsi="Times New Roman" w:cs="Times New Roman"/>
          <w:position w:val="-18"/>
          <w:sz w:val="24"/>
          <w:szCs w:val="24"/>
        </w:rPr>
        <w:object w:dxaOrig="1200" w:dyaOrig="460" w14:anchorId="2D5BE045">
          <v:shape id="_x0000_i1265" type="#_x0000_t75" style="width:59.55pt;height:23.75pt" o:ole="">
            <v:imagedata r:id="rId670" o:title=""/>
          </v:shape>
          <o:OLEObject Type="Embed" ProgID="Equation.DSMT4" ShapeID="_x0000_i1265" DrawAspect="Content" ObjectID="_1486165470" r:id="rId671"/>
        </w:objec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is an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optimal link expansion</w:t>
      </w:r>
      <w:r w:rsidRPr="00C30527">
        <w:rPr>
          <w:rFonts w:ascii="Times New Roman" w:hAnsi="Times New Roman" w:cs="Times New Roman"/>
          <w:sz w:val="24"/>
          <w:szCs w:val="24"/>
        </w:rPr>
        <w:t xml:space="preserve"> vector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and </w:t>
      </w:r>
      <w:r w:rsidRPr="00C30527">
        <w:rPr>
          <w:rFonts w:ascii="Times New Roman" w:hAnsi="Times New Roman" w:cs="Times New Roman"/>
          <w:b/>
          <w:position w:val="-18"/>
          <w:sz w:val="24"/>
          <w:szCs w:val="24"/>
        </w:rPr>
        <w:object w:dxaOrig="1180" w:dyaOrig="460" w14:anchorId="38B78418">
          <v:shape id="_x0000_i1266" type="#_x0000_t75" style="width:57.3pt;height:23.75pt" o:ole="">
            <v:imagedata r:id="rId672" o:title=""/>
          </v:shape>
          <o:OLEObject Type="Embed" ProgID="Equation.DSMT4" ShapeID="_x0000_i1266" DrawAspect="Content" ObjectID="_1486165471" r:id="rId673"/>
        </w:object>
      </w:r>
      <w:r w:rsidRPr="00C3052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is</w:t>
      </w:r>
      <w:r w:rsidRPr="00C3052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an optimal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link flow vector and a function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C30527">
        <w:rPr>
          <w:rFonts w:ascii="Times New Roman" w:hAnsi="Times New Roman" w:cs="Times New Roman"/>
          <w:b/>
          <w:noProof/>
          <w:position w:val="-10"/>
          <w:sz w:val="24"/>
          <w:szCs w:val="24"/>
        </w:rPr>
        <w:drawing>
          <wp:inline distT="0" distB="0" distL="0" distR="0" wp14:anchorId="45DF3580" wp14:editId="1F145854">
            <wp:extent cx="170815" cy="231775"/>
            <wp:effectExtent l="0" t="0" r="635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1"/>
                    <pic:cNvPicPr>
                      <a:picLocks noChangeAspect="1" noChangeArrowheads="1"/>
                    </pic:cNvPicPr>
                  </pic:nvPicPr>
                  <pic:blipFill>
                    <a:blip r:embed="rId6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>. T</w:t>
      </w:r>
      <w:r w:rsidRPr="00C30527">
        <w:rPr>
          <w:rFonts w:ascii="Times New Roman" w:hAnsi="Times New Roman" w:cs="Times New Roman"/>
          <w:sz w:val="24"/>
          <w:szCs w:val="24"/>
        </w:rPr>
        <w:t>he optimal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TSTT </w:t>
      </w:r>
      <w:r w:rsidRPr="00C30527">
        <w:rPr>
          <w:rFonts w:ascii="Times New Roman" w:hAnsi="Times New Roman" w:cs="Times New Roman"/>
          <w:sz w:val="24"/>
          <w:szCs w:val="24"/>
        </w:rPr>
        <w:t>to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Pr="00C30527">
        <w:rPr>
          <w:rFonts w:ascii="Times New Roman" w:hAnsi="Times New Roman"/>
          <w:sz w:val="24"/>
          <w:szCs w:val="24"/>
        </w:rPr>
        <w:t>SO-NDP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can be represented </w:t>
      </w:r>
      <w:proofErr w:type="gramStart"/>
      <w:r w:rsidRPr="00C30527">
        <w:rPr>
          <w:rFonts w:ascii="Times New Roman" w:hAnsi="Times New Roman" w:cs="Times New Roman" w:hint="eastAsia"/>
          <w:sz w:val="24"/>
          <w:szCs w:val="24"/>
        </w:rPr>
        <w:t xml:space="preserve">as </w:t>
      </w:r>
      <w:proofErr w:type="gramEnd"/>
      <w:r w:rsidRPr="00C30527">
        <w:rPr>
          <w:rFonts w:ascii="Times New Roman" w:hAnsi="Times New Roman" w:cs="Times New Roman"/>
          <w:noProof/>
          <w:position w:val="-28"/>
          <w:sz w:val="24"/>
          <w:szCs w:val="24"/>
        </w:rPr>
        <w:drawing>
          <wp:inline distT="0" distB="0" distL="0" distR="0" wp14:anchorId="6A8D4669" wp14:editId="48D31751">
            <wp:extent cx="2292985" cy="361950"/>
            <wp:effectExtent l="0" t="0" r="0" b="0"/>
            <wp:docPr id="534" name="Picture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8"/>
                    <pic:cNvPicPr>
                      <a:picLocks noChangeAspect="1" noChangeArrowheads="1"/>
                    </pic:cNvPicPr>
                  </pic:nvPicPr>
                  <pic:blipFill>
                    <a:blip r:embed="rId6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>. Moreover, d</w:t>
      </w:r>
      <w:r w:rsidR="00DA2D9D" w:rsidRPr="00C30527">
        <w:rPr>
          <w:rFonts w:ascii="Times New Roman" w:hAnsi="Times New Roman" w:cs="Times New Roman"/>
          <w:sz w:val="24"/>
          <w:szCs w:val="24"/>
        </w:rPr>
        <w:t xml:space="preserve">enote </w:t>
      </w:r>
      <w:r w:rsidR="002202FA" w:rsidRPr="00C30527">
        <w:rPr>
          <w:rFonts w:ascii="Times New Roman" w:hAnsi="Times New Roman"/>
          <w:noProof/>
          <w:position w:val="-16"/>
          <w:sz w:val="24"/>
          <w:szCs w:val="24"/>
        </w:rPr>
        <w:drawing>
          <wp:inline distT="0" distB="0" distL="0" distR="0" wp14:anchorId="65324ADA" wp14:editId="556E7186">
            <wp:extent cx="989330" cy="280035"/>
            <wp:effectExtent l="0" t="0" r="1270" b="5715"/>
            <wp:docPr id="529" name="Picture 5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2"/>
                    <pic:cNvPicPr>
                      <a:picLocks noChangeArrowheads="1"/>
                    </pic:cNvPicPr>
                  </pic:nvPicPr>
                  <pic:blipFill>
                    <a:blip r:embed="rId6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2FA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2202FA" w:rsidRPr="00C30527">
        <w:rPr>
          <w:rFonts w:ascii="Times New Roman" w:hAnsi="Times New Roman" w:cs="Times New Roman"/>
          <w:noProof/>
          <w:position w:val="-16"/>
          <w:sz w:val="24"/>
          <w:szCs w:val="24"/>
        </w:rPr>
        <w:drawing>
          <wp:inline distT="0" distB="0" distL="0" distR="0" wp14:anchorId="090603D7" wp14:editId="46CE00A2">
            <wp:extent cx="1378585" cy="280035"/>
            <wp:effectExtent l="0" t="0" r="0" b="5715"/>
            <wp:docPr id="530" name="Picture 5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3"/>
                    <pic:cNvPicPr>
                      <a:picLocks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58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02FA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DA2D9D" w:rsidRPr="00C30527">
        <w:rPr>
          <w:rFonts w:ascii="Times New Roman" w:hAnsi="Times New Roman" w:cs="Times New Roman"/>
          <w:sz w:val="24"/>
          <w:szCs w:val="24"/>
        </w:rPr>
        <w:t>as an optimal</w:t>
      </w:r>
      <w:r w:rsidR="00DA2D9D" w:rsidRPr="00C30527">
        <w:rPr>
          <w:rFonts w:ascii="Times New Roman" w:hAnsi="Times New Roman" w:cs="Times New Roman" w:hint="eastAsia"/>
          <w:sz w:val="24"/>
          <w:szCs w:val="24"/>
        </w:rPr>
        <w:t xml:space="preserve"> solution to</w:t>
      </w:r>
      <w:r w:rsidR="00DA2D9D" w:rsidRPr="00C30527">
        <w:rPr>
          <w:rFonts w:ascii="Times New Roman" w:hAnsi="Times New Roman" w:cs="Times New Roman"/>
          <w:sz w:val="24"/>
          <w:szCs w:val="24"/>
        </w:rPr>
        <w:t xml:space="preserve"> the</w:t>
      </w:r>
      <w:r w:rsidR="00DA2D9D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A2D9D" w:rsidRPr="00C30527">
        <w:rPr>
          <w:rFonts w:ascii="Times New Roman" w:hAnsi="Times New Roman"/>
          <w:sz w:val="24"/>
          <w:szCs w:val="24"/>
        </w:rPr>
        <w:t>UE-NDP and the corresponding TSTT</w:t>
      </w:r>
      <w:r w:rsidR="001A3D2D" w:rsidRPr="00C30527">
        <w:rPr>
          <w:rFonts w:ascii="Times New Roman" w:hAnsi="Times New Roman"/>
          <w:sz w:val="24"/>
          <w:szCs w:val="24"/>
        </w:rPr>
        <w:t xml:space="preserve">, respectively. </w:t>
      </w:r>
      <w:r w:rsidR="00DA2D9D" w:rsidRPr="00C30527">
        <w:rPr>
          <w:rFonts w:ascii="Times New Roman" w:hAnsi="Times New Roman" w:cs="Times New Roman" w:hint="eastAsia"/>
          <w:sz w:val="24"/>
          <w:szCs w:val="24"/>
        </w:rPr>
        <w:t xml:space="preserve">The </w:t>
      </w:r>
      <w:proofErr w:type="spellStart"/>
      <w:r w:rsidR="00DA2D9D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DA2D9D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D3672A" w:rsidRPr="00C30527">
        <w:rPr>
          <w:rFonts w:ascii="Times New Roman" w:hAnsi="Times New Roman"/>
          <w:noProof/>
          <w:position w:val="-12"/>
          <w:sz w:val="24"/>
          <w:szCs w:val="24"/>
        </w:rPr>
        <w:drawing>
          <wp:inline distT="0" distB="0" distL="0" distR="0" wp14:anchorId="67FB2329" wp14:editId="2880D3B5">
            <wp:extent cx="307340" cy="231775"/>
            <wp:effectExtent l="0" t="0" r="0" b="0"/>
            <wp:docPr id="531" name="Picture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2"/>
                    <pic:cNvPicPr>
                      <a:picLocks noChangeAspect="1"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72A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A13DB2" w:rsidRPr="00C30527">
        <w:rPr>
          <w:rFonts w:ascii="Times New Roman" w:hAnsi="Times New Roman" w:hint="eastAsia"/>
          <w:sz w:val="24"/>
          <w:szCs w:val="24"/>
        </w:rPr>
        <w:t xml:space="preserve">for </w:t>
      </w:r>
      <w:r w:rsidR="00A13DB2" w:rsidRPr="00C30527">
        <w:rPr>
          <w:rFonts w:ascii="Times New Roman" w:hAnsi="Times New Roman"/>
          <w:sz w:val="24"/>
          <w:szCs w:val="24"/>
        </w:rPr>
        <w:t xml:space="preserve">a </w:t>
      </w:r>
      <w:r w:rsidR="00A13DB2" w:rsidRPr="00C30527">
        <w:rPr>
          <w:rFonts w:ascii="Times New Roman" w:hAnsi="Times New Roman" w:cs="Times New Roman" w:hint="eastAsia"/>
          <w:sz w:val="24"/>
          <w:szCs w:val="24"/>
        </w:rPr>
        <w:t xml:space="preserve">traditional </w:t>
      </w:r>
      <w:r w:rsidR="00A13DB2" w:rsidRPr="00C30527">
        <w:rPr>
          <w:rFonts w:ascii="Times New Roman" w:hAnsi="Times New Roman"/>
          <w:sz w:val="24"/>
          <w:szCs w:val="24"/>
        </w:rPr>
        <w:t xml:space="preserve">UE-NDP </w:t>
      </w:r>
      <w:r w:rsidR="001A3D2D" w:rsidRPr="00C30527">
        <w:rPr>
          <w:rFonts w:ascii="Times New Roman" w:hAnsi="Times New Roman" w:cs="Times New Roman"/>
          <w:sz w:val="24"/>
          <w:szCs w:val="24"/>
        </w:rPr>
        <w:t>can be</w:t>
      </w:r>
      <w:r w:rsidR="00DA2D9D" w:rsidRPr="00C30527">
        <w:rPr>
          <w:rFonts w:ascii="Times New Roman" w:hAnsi="Times New Roman" w:cs="Times New Roman"/>
          <w:sz w:val="24"/>
          <w:szCs w:val="24"/>
        </w:rPr>
        <w:t xml:space="preserve"> defined as follows. </w:t>
      </w:r>
    </w:p>
    <w:p w:rsidR="004F1596" w:rsidRPr="00C30527" w:rsidRDefault="004F1596" w:rsidP="00C30527">
      <w:pPr>
        <w:tabs>
          <w:tab w:val="left" w:pos="90"/>
          <w:tab w:val="center" w:pos="4536"/>
          <w:tab w:val="right" w:pos="9072"/>
        </w:tabs>
        <w:snapToGrid w:val="0"/>
        <w:ind w:firstLineChars="118" w:firstLine="283"/>
        <w:rPr>
          <w:rFonts w:ascii="Times New Roman" w:hAnsi="Times New Roman" w:cs="Times New Roman"/>
          <w:sz w:val="24"/>
          <w:szCs w:val="24"/>
        </w:rPr>
      </w:pPr>
    </w:p>
    <w:p w:rsidR="0057594D" w:rsidRPr="00C30527" w:rsidRDefault="0057594D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Definition </w:t>
      </w:r>
      <w:r w:rsidR="00C4761C" w:rsidRPr="00C30527">
        <w:rPr>
          <w:rFonts w:ascii="Times New Roman" w:hAnsi="Times New Roman" w:cs="Times New Roman"/>
          <w:b/>
          <w:sz w:val="24"/>
          <w:szCs w:val="24"/>
        </w:rPr>
        <w:t>2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A56813" w:rsidRPr="00C30527">
        <w:rPr>
          <w:rFonts w:ascii="Times New Roman" w:hAnsi="Times New Roman" w:cs="Times New Roman"/>
          <w:sz w:val="24"/>
          <w:szCs w:val="24"/>
        </w:rPr>
        <w:t xml:space="preserve">For </w:t>
      </w:r>
      <w:ins w:id="376" w:author="Dept. of Civil Engg." w:date="2014-12-29T22:56:00Z">
        <w:r w:rsidR="00C000F0" w:rsidRPr="00C30527">
          <w:rPr>
            <w:rFonts w:ascii="Times New Roman" w:hAnsi="Times New Roman"/>
            <w:sz w:val="24"/>
            <w:szCs w:val="24"/>
          </w:rPr>
          <w:t>UE-NDP</w:t>
        </w:r>
      </w:ins>
      <w:del w:id="377" w:author="Dept. of Civil Engg." w:date="2014-12-29T22:57:00Z">
        <w:r w:rsidR="00A56813" w:rsidRPr="00C30527" w:rsidDel="00C000F0">
          <w:rPr>
            <w:rFonts w:ascii="Times New Roman" w:hAnsi="Times New Roman" w:cs="Times New Roman"/>
            <w:sz w:val="24"/>
            <w:szCs w:val="24"/>
          </w:rPr>
          <w:delText>a</w:delText>
        </w:r>
        <w:r w:rsidR="00C4761C" w:rsidRPr="00C30527" w:rsidDel="00C000F0">
          <w:rPr>
            <w:rFonts w:ascii="Times New Roman" w:hAnsi="Times New Roman" w:cs="Times New Roman"/>
            <w:sz w:val="24"/>
            <w:szCs w:val="24"/>
          </w:rPr>
          <w:delText>n</w:delText>
        </w:r>
        <w:r w:rsidR="00A56813" w:rsidRPr="00C30527" w:rsidDel="00C000F0">
          <w:rPr>
            <w:rFonts w:ascii="Times New Roman" w:hAnsi="Times New Roman" w:cs="Times New Roman"/>
            <w:sz w:val="24"/>
            <w:szCs w:val="24"/>
          </w:rPr>
          <w:delText xml:space="preserve"> instance </w:delText>
        </w:r>
        <w:r w:rsidR="00A56813" w:rsidRPr="00C30527" w:rsidDel="00C000F0">
          <w:rPr>
            <w:rFonts w:ascii="Times New Roman" w:hAnsi="Times New Roman" w:cs="Times New Roman"/>
            <w:position w:val="-10"/>
            <w:sz w:val="24"/>
            <w:szCs w:val="24"/>
          </w:rPr>
          <w:object w:dxaOrig="840" w:dyaOrig="320" w14:anchorId="28E8B7AF">
            <v:shape id="_x0000_i1267" type="#_x0000_t75" style="width:41.45pt;height:15.85pt" o:ole="">
              <v:imagedata r:id="rId678" o:title=""/>
            </v:shape>
            <o:OLEObject Type="Embed" ProgID="Equation.DSMT4" ShapeID="_x0000_i1267" DrawAspect="Content" ObjectID="_1486165472" r:id="rId679"/>
          </w:object>
        </w:r>
        <w:r w:rsidR="00A56813" w:rsidRPr="00C30527" w:rsidDel="00C000F0">
          <w:rPr>
            <w:rFonts w:ascii="Times New Roman" w:hAnsi="Times New Roman" w:cs="Times New Roman"/>
            <w:sz w:val="24"/>
            <w:szCs w:val="24"/>
          </w:rPr>
          <w:delText xml:space="preserve"> with </w:delText>
        </w:r>
        <w:r w:rsidR="00C15648" w:rsidRPr="00C30527" w:rsidDel="00C000F0">
          <w:rPr>
            <w:rFonts w:ascii="Times New Roman" w:hAnsi="Times New Roman" w:cs="Times New Roman"/>
            <w:sz w:val="24"/>
            <w:szCs w:val="24"/>
          </w:rPr>
          <w:delText xml:space="preserve">a </w:delText>
        </w:r>
        <w:r w:rsidR="00A56813" w:rsidRPr="00C30527" w:rsidDel="00C000F0">
          <w:rPr>
            <w:rFonts w:ascii="Times New Roman" w:hAnsi="Times New Roman" w:cs="Times New Roman"/>
            <w:sz w:val="24"/>
            <w:szCs w:val="24"/>
          </w:rPr>
          <w:delText xml:space="preserve">design budget </w:delText>
        </w:r>
        <w:r w:rsidR="00A56813" w:rsidRPr="00C30527" w:rsidDel="00C000F0">
          <w:rPr>
            <w:rFonts w:ascii="Times New Roman" w:hAnsi="Times New Roman" w:cs="Times New Roman"/>
            <w:position w:val="-4"/>
            <w:sz w:val="24"/>
            <w:szCs w:val="24"/>
          </w:rPr>
          <w:object w:dxaOrig="240" w:dyaOrig="260" w14:anchorId="02DB8D25">
            <v:shape id="_x0000_i1268" type="#_x0000_t75" style="width:11.3pt;height:12.45pt" o:ole="">
              <v:imagedata r:id="rId680" o:title=""/>
            </v:shape>
            <o:OLEObject Type="Embed" ProgID="Equation.DSMT4" ShapeID="_x0000_i1268" DrawAspect="Content" ObjectID="_1486165473" r:id="rId681"/>
          </w:object>
        </w:r>
      </w:del>
      <w:r w:rsidR="00A56813" w:rsidRPr="00C30527">
        <w:rPr>
          <w:rFonts w:ascii="Times New Roman" w:hAnsi="Times New Roman" w:cs="Times New Roman"/>
          <w:sz w:val="24"/>
          <w:szCs w:val="24"/>
        </w:rPr>
        <w:t>, t</w:t>
      </w:r>
      <w:r w:rsidRPr="00C30527">
        <w:rPr>
          <w:rFonts w:ascii="Times New Roman" w:hAnsi="Times New Roman" w:hint="eastAsia"/>
          <w:sz w:val="24"/>
          <w:szCs w:val="24"/>
        </w:rPr>
        <w:t xml:space="preserve">he </w:t>
      </w:r>
      <w:proofErr w:type="spellStart"/>
      <w:r w:rsidR="009A37C8" w:rsidRPr="00C30527">
        <w:rPr>
          <w:rFonts w:ascii="Times New Roman" w:hAnsi="Times New Roman"/>
          <w:sz w:val="24"/>
          <w:szCs w:val="24"/>
        </w:rPr>
        <w:t>PoA</w:t>
      </w:r>
      <w:proofErr w:type="spellEnd"/>
      <w:ins w:id="378" w:author="Dept. of Civil Engg." w:date="2014-12-29T22:56:00Z">
        <w:r w:rsidR="00C000F0" w:rsidRPr="00C30527">
          <w:rPr>
            <w:rFonts w:ascii="Times New Roman" w:hAnsi="Times New Roman"/>
            <w:sz w:val="24"/>
            <w:szCs w:val="24"/>
          </w:rPr>
          <w:t xml:space="preserve"> of an instance </w:t>
        </w:r>
      </w:ins>
      <w:ins w:id="379" w:author="Dept. of Civil Engg." w:date="2014-12-29T22:57:00Z">
        <w:r w:rsidR="00C000F0" w:rsidRPr="00C30527">
          <w:rPr>
            <w:rFonts w:ascii="Times New Roman" w:hAnsi="Times New Roman" w:cs="Times New Roman"/>
            <w:position w:val="-10"/>
            <w:sz w:val="24"/>
            <w:szCs w:val="24"/>
          </w:rPr>
          <w:object w:dxaOrig="1100" w:dyaOrig="320">
            <v:shape id="_x0000_i1269" type="#_x0000_t75" style="width:53.9pt;height:15.85pt" o:ole="">
              <v:imagedata r:id="rId682" o:title=""/>
            </v:shape>
            <o:OLEObject Type="Embed" ProgID="Equation.DSMT4" ShapeID="_x0000_i1269" DrawAspect="Content" ObjectID="_1486165474" r:id="rId683"/>
          </w:object>
        </w:r>
      </w:ins>
      <w:r w:rsidR="00A56813" w:rsidRPr="00C30527">
        <w:rPr>
          <w:rFonts w:ascii="Times New Roman" w:hAnsi="Times New Roman"/>
          <w:sz w:val="24"/>
          <w:szCs w:val="24"/>
        </w:rPr>
        <w:t xml:space="preserve"> </w:t>
      </w:r>
      <w:r w:rsidRPr="00C30527">
        <w:rPr>
          <w:rFonts w:ascii="Times New Roman" w:hAnsi="Times New Roman" w:hint="eastAsia"/>
          <w:sz w:val="24"/>
          <w:szCs w:val="24"/>
        </w:rPr>
        <w:t xml:space="preserve">is defined as </w:t>
      </w:r>
    </w:p>
    <w:p w:rsidR="0057594D" w:rsidRPr="00C30527" w:rsidRDefault="0057594D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A56813" w:rsidRPr="00C30527">
        <w:rPr>
          <w:position w:val="-36"/>
        </w:rPr>
        <w:object w:dxaOrig="3840" w:dyaOrig="840" w14:anchorId="3BC26C61">
          <v:shape id="_x0000_i1270" type="#_x0000_t75" style="width:192.25pt;height:41.45pt" o:ole="">
            <v:imagedata r:id="rId684" o:title=""/>
          </v:shape>
          <o:OLEObject Type="Embed" ProgID="Equation.DSMT4" ShapeID="_x0000_i1270" DrawAspect="Content" ObjectID="_1486165475" r:id="rId685"/>
        </w:object>
      </w:r>
      <w:r w:rsidR="00A56813" w:rsidRPr="00C30527">
        <w:t>.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80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2C7A8E" w:rsidRPr="00C30527" w:rsidRDefault="002C7A8E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57594D" w:rsidRPr="00C30527" w:rsidRDefault="00DA2D9D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This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indicates how well the </w:t>
      </w:r>
      <w:r w:rsidRPr="00C30527">
        <w:rPr>
          <w:rFonts w:ascii="Times New Roman" w:hAnsi="Times New Roman" w:cs="Times New Roman"/>
          <w:sz w:val="24"/>
          <w:szCs w:val="24"/>
        </w:rPr>
        <w:t xml:space="preserve">resources (e.g., </w:t>
      </w:r>
      <w:r w:rsidR="003156A0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/>
          <w:sz w:val="24"/>
          <w:szCs w:val="24"/>
        </w:rPr>
        <w:t>budget)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have been allocated to improve system performance (</w:t>
      </w:r>
      <w:r w:rsidRPr="00C30527">
        <w:rPr>
          <w:rFonts w:ascii="Times New Roman" w:hAnsi="Times New Roman" w:cs="Times New Roman"/>
          <w:sz w:val="24"/>
          <w:szCs w:val="24"/>
        </w:rPr>
        <w:t xml:space="preserve">i.e., the </w:t>
      </w:r>
      <w:r w:rsidRPr="00C30527">
        <w:rPr>
          <w:rFonts w:ascii="Times New Roman" w:hAnsi="Times New Roman" w:cs="Times New Roman" w:hint="eastAsia"/>
          <w:sz w:val="24"/>
          <w:szCs w:val="24"/>
        </w:rPr>
        <w:t>TSTT).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239C8" w:rsidRPr="00C30527">
        <w:rPr>
          <w:rFonts w:ascii="Times New Roman" w:hAnsi="Times New Roman" w:cs="Times New Roman"/>
          <w:sz w:val="24"/>
          <w:szCs w:val="24"/>
        </w:rPr>
        <w:t>A</w:t>
      </w:r>
      <w:r w:rsidR="00EE0E18" w:rsidRPr="00C30527">
        <w:rPr>
          <w:rFonts w:ascii="Times New Roman" w:hAnsi="Times New Roman" w:cs="Times New Roman" w:hint="eastAsia"/>
          <w:sz w:val="24"/>
          <w:szCs w:val="24"/>
        </w:rPr>
        <w:t>n</w:t>
      </w:r>
      <w:r w:rsidR="0057594D" w:rsidRPr="00C30527">
        <w:rPr>
          <w:rFonts w:ascii="Times New Roman" w:hAnsi="Times New Roman" w:cs="Times New Roman" w:hint="eastAsia"/>
          <w:sz w:val="24"/>
          <w:szCs w:val="24"/>
        </w:rPr>
        <w:t xml:space="preserve"> upper bound </w:t>
      </w:r>
      <w:r w:rsidR="0057594D" w:rsidRPr="00C30527">
        <w:rPr>
          <w:rFonts w:ascii="Times New Roman" w:hAnsi="Times New Roman" w:cs="Times New Roman"/>
          <w:sz w:val="24"/>
          <w:szCs w:val="24"/>
        </w:rPr>
        <w:t>of</w:t>
      </w:r>
      <w:r w:rsidR="0057594D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2522EC" w:rsidRPr="00C30527">
        <w:rPr>
          <w:rFonts w:ascii="Times New Roman" w:hAnsi="Times New Roman"/>
          <w:noProof/>
          <w:position w:val="-12"/>
          <w:sz w:val="24"/>
          <w:szCs w:val="24"/>
        </w:rPr>
        <w:drawing>
          <wp:inline distT="0" distB="0" distL="0" distR="0" wp14:anchorId="71468B3C" wp14:editId="3A587DC0">
            <wp:extent cx="276225" cy="228600"/>
            <wp:effectExtent l="0" t="0" r="9525" b="0"/>
            <wp:docPr id="489" name="Picture 4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rrowheads="1"/>
                    </pic:cNvPicPr>
                  </pic:nvPicPr>
                  <pic:blipFill>
                    <a:blip r:embed="rId6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9C8" w:rsidRPr="00C30527">
        <w:rPr>
          <w:rFonts w:ascii="Times New Roman" w:hAnsi="Times New Roman"/>
          <w:sz w:val="24"/>
          <w:szCs w:val="24"/>
        </w:rPr>
        <w:t xml:space="preserve"> is presented in the following theorem.</w:t>
      </w:r>
      <w:ins w:id="380" w:author="Lenovo" w:date="2014-12-29T10:12:00Z">
        <w:r w:rsidR="00247A8C" w:rsidRPr="00C30527">
          <w:rPr>
            <w:rFonts w:ascii="Times New Roman" w:hAnsi="Times New Roman"/>
            <w:sz w:val="24"/>
            <w:szCs w:val="24"/>
          </w:rPr>
          <w:t xml:space="preserve"> </w:t>
        </w:r>
        <w:del w:id="381" w:author="Dept. of Civil Engg." w:date="2014-12-29T23:02:00Z">
          <w:r w:rsidR="00247A8C" w:rsidRPr="00C30527" w:rsidDel="0042389C">
            <w:rPr>
              <w:rFonts w:ascii="Times New Roman" w:hAnsi="Times New Roman"/>
              <w:sz w:val="24"/>
              <w:szCs w:val="24"/>
            </w:rPr>
            <w:delText>D</w:delText>
          </w:r>
        </w:del>
      </w:ins>
      <w:ins w:id="382" w:author="Lenovo" w:date="2014-12-29T10:13:00Z">
        <w:del w:id="383" w:author="Dept. of Civil Engg." w:date="2014-12-29T23:02:00Z">
          <w:r w:rsidR="00247A8C" w:rsidRPr="00C30527" w:rsidDel="0042389C">
            <w:rPr>
              <w:rFonts w:ascii="Times New Roman" w:hAnsi="Times New Roman"/>
              <w:sz w:val="24"/>
              <w:szCs w:val="24"/>
            </w:rPr>
            <w:delText>efine</w:delText>
          </w:r>
        </w:del>
      </w:ins>
      <w:ins w:id="384" w:author="Dept. of Civil Engg." w:date="2014-12-29T23:02:00Z">
        <w:r w:rsidR="0042389C" w:rsidRPr="00C30527">
          <w:rPr>
            <w:rFonts w:ascii="Times New Roman" w:hAnsi="Times New Roman"/>
            <w:sz w:val="24"/>
            <w:szCs w:val="24"/>
          </w:rPr>
          <w:t>Denote</w:t>
        </w:r>
      </w:ins>
      <w:ins w:id="385" w:author="Lenovo" w:date="2014-12-29T10:13:00Z">
        <w:r w:rsidR="00247A8C" w:rsidRPr="00C30527">
          <w:rPr>
            <w:rFonts w:ascii="Times New Roman" w:hAnsi="Times New Roman"/>
            <w:sz w:val="24"/>
            <w:szCs w:val="24"/>
          </w:rPr>
          <w:t xml:space="preserve"> </w:t>
        </w:r>
      </w:ins>
      <w:ins w:id="386" w:author="Lenovo" w:date="2014-12-29T10:13:00Z">
        <w:r w:rsidR="00247A8C" w:rsidRPr="00C30527">
          <w:rPr>
            <w:rFonts w:ascii="Times New Roman" w:hAnsi="Times New Roman" w:cs="Times New Roman"/>
            <w:position w:val="-10"/>
            <w:sz w:val="24"/>
            <w:szCs w:val="24"/>
          </w:rPr>
          <w:object w:dxaOrig="440" w:dyaOrig="320" w14:anchorId="613DCC5A">
            <v:shape id="_x0000_i1271" type="#_x0000_t75" style="width:22.25pt;height:15.85pt" o:ole="">
              <v:imagedata r:id="rId686" o:title=""/>
            </v:shape>
            <o:OLEObject Type="Embed" ProgID="Equation.DSMT4" ShapeID="_x0000_i1271" DrawAspect="Content" ObjectID="_1486165476" r:id="rId687"/>
          </w:object>
        </w:r>
      </w:ins>
      <w:ins w:id="387" w:author="Lenovo" w:date="2014-12-29T10:13:00Z">
        <w:r w:rsidR="00247A8C" w:rsidRPr="00C30527">
          <w:rPr>
            <w:rFonts w:ascii="Times New Roman" w:hAnsi="Times New Roman" w:cs="Times New Roman"/>
            <w:sz w:val="24"/>
            <w:szCs w:val="24"/>
          </w:rPr>
          <w:t xml:space="preserve"> as the set of </w:t>
        </w:r>
      </w:ins>
      <w:ins w:id="388" w:author="Dept. of Civil Engg." w:date="2014-12-29T20:45:00Z">
        <w:r w:rsidR="002D5C80" w:rsidRPr="00C30527">
          <w:rPr>
            <w:rFonts w:ascii="Times New Roman" w:hAnsi="Times New Roman" w:cs="Times New Roman"/>
            <w:sz w:val="24"/>
            <w:szCs w:val="24"/>
          </w:rPr>
          <w:t xml:space="preserve">all </w:t>
        </w:r>
      </w:ins>
      <w:ins w:id="389" w:author="Lenovo" w:date="2014-12-29T10:13:00Z">
        <w:r w:rsidR="00247A8C" w:rsidRPr="00C30527">
          <w:rPr>
            <w:rFonts w:ascii="Times New Roman" w:hAnsi="Times New Roman" w:cs="Times New Roman"/>
            <w:sz w:val="24"/>
            <w:szCs w:val="24"/>
          </w:rPr>
          <w:t>instances of the UE-NDP</w:t>
        </w:r>
      </w:ins>
      <w:ins w:id="390" w:author="Dept. of Civil Engg." w:date="2014-12-29T21:36:00Z">
        <w:r w:rsidR="00375809" w:rsidRPr="00C30527">
          <w:rPr>
            <w:rFonts w:ascii="Times New Roman" w:hAnsi="Times New Roman" w:cs="Times New Roman"/>
            <w:sz w:val="24"/>
            <w:szCs w:val="24"/>
          </w:rPr>
          <w:t xml:space="preserve"> with polynomial travel time functions. T</w:t>
        </w:r>
      </w:ins>
      <w:ins w:id="391" w:author="Lenovo" w:date="2014-12-29T10:13:00Z">
        <w:del w:id="392" w:author="Dept. of Civil Engg." w:date="2014-12-29T21:36:00Z">
          <w:r w:rsidR="00247A8C" w:rsidRPr="00C30527" w:rsidDel="00375809">
            <w:rPr>
              <w:rFonts w:ascii="Times New Roman" w:hAnsi="Times New Roman" w:cs="Times New Roman"/>
              <w:sz w:val="24"/>
              <w:szCs w:val="24"/>
            </w:rPr>
            <w:delText>, t</w:delText>
          </w:r>
        </w:del>
        <w:r w:rsidR="00247A8C" w:rsidRPr="00C30527">
          <w:rPr>
            <w:rFonts w:ascii="Times New Roman" w:hAnsi="Times New Roman" w:cs="Times New Roman"/>
            <w:sz w:val="24"/>
            <w:szCs w:val="24"/>
          </w:rPr>
          <w:t>hen</w:t>
        </w:r>
      </w:ins>
      <w:ins w:id="393" w:author="Dept. of Civil Engg." w:date="2014-12-29T22:42:00Z">
        <w:r w:rsidR="00A849B8" w:rsidRPr="00C30527">
          <w:rPr>
            <w:rFonts w:ascii="Times New Roman" w:hAnsi="Times New Roman" w:cs="Times New Roman"/>
            <w:sz w:val="24"/>
            <w:szCs w:val="24"/>
          </w:rPr>
          <w:t>,</w:t>
        </w:r>
      </w:ins>
      <w:ins w:id="394" w:author="Lenovo" w:date="2014-12-29T10:13:00Z">
        <w:r w:rsidR="00247A8C"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395" w:author="Dept. of Civil Engg." w:date="2014-12-29T23:02:00Z">
        <w:r w:rsidR="0042389C" w:rsidRPr="00C30527"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proofErr w:type="spellStart"/>
      <w:ins w:id="396" w:author="Lenovo" w:date="2014-12-29T10:13:00Z">
        <w:r w:rsidR="00247A8C" w:rsidRPr="00C30527">
          <w:rPr>
            <w:rFonts w:ascii="Times New Roman" w:hAnsi="Times New Roman" w:cs="Times New Roman"/>
            <w:sz w:val="24"/>
            <w:szCs w:val="24"/>
          </w:rPr>
          <w:t>PoA</w:t>
        </w:r>
        <w:proofErr w:type="spellEnd"/>
        <w:r w:rsidR="00247A8C"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  <w:del w:id="397" w:author="Dept. of Civil Engg." w:date="2014-12-29T22:42:00Z">
          <w:r w:rsidR="00247A8C" w:rsidRPr="00C30527" w:rsidDel="00A849B8">
            <w:rPr>
              <w:rFonts w:ascii="Times New Roman" w:hAnsi="Times New Roman" w:cs="Times New Roman"/>
              <w:sz w:val="24"/>
              <w:szCs w:val="24"/>
            </w:rPr>
            <w:delText>for</w:delText>
          </w:r>
        </w:del>
      </w:ins>
      <w:ins w:id="398" w:author="Dept. of Civil Engg." w:date="2014-12-29T22:42:00Z">
        <w:r w:rsidR="00A849B8" w:rsidRPr="00C30527">
          <w:rPr>
            <w:rFonts w:ascii="Times New Roman" w:hAnsi="Times New Roman" w:cs="Times New Roman"/>
            <w:sz w:val="24"/>
            <w:szCs w:val="24"/>
          </w:rPr>
          <w:t>of</w:t>
        </w:r>
      </w:ins>
      <w:ins w:id="399" w:author="Lenovo" w:date="2014-12-29T10:13:00Z">
        <w:r w:rsidR="00247A8C"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400" w:author="Lenovo" w:date="2014-12-29T10:13:00Z">
        <w:r w:rsidR="00247A8C" w:rsidRPr="00C30527">
          <w:rPr>
            <w:rFonts w:ascii="Times New Roman" w:hAnsi="Times New Roman" w:cs="Times New Roman"/>
            <w:position w:val="-10"/>
            <w:sz w:val="24"/>
            <w:szCs w:val="24"/>
          </w:rPr>
          <w:object w:dxaOrig="440" w:dyaOrig="320" w14:anchorId="290BA152">
            <v:shape id="_x0000_i1272" type="#_x0000_t75" style="width:22.25pt;height:15.85pt" o:ole="">
              <v:imagedata r:id="rId686" o:title=""/>
            </v:shape>
            <o:OLEObject Type="Embed" ProgID="Equation.DSMT4" ShapeID="_x0000_i1272" DrawAspect="Content" ObjectID="_1486165477" r:id="rId688"/>
          </w:object>
        </w:r>
      </w:ins>
      <w:ins w:id="401" w:author="Lenovo" w:date="2014-12-29T10:13:00Z">
        <w:r w:rsidR="00247A8C"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gramStart"/>
        <w:r w:rsidR="00247A8C" w:rsidRPr="00C30527">
          <w:rPr>
            <w:rFonts w:ascii="Times New Roman" w:hAnsi="Times New Roman" w:cs="Times New Roman"/>
            <w:sz w:val="24"/>
            <w:szCs w:val="24"/>
          </w:rPr>
          <w:t xml:space="preserve">is </w:t>
        </w:r>
      </w:ins>
      <w:proofErr w:type="gramEnd"/>
      <w:ins w:id="402" w:author="Lenovo" w:date="2014-12-29T10:13:00Z">
        <w:r w:rsidR="0079423E" w:rsidRPr="00C30527">
          <w:rPr>
            <w:rFonts w:ascii="Times New Roman" w:hAnsi="Times New Roman" w:cs="Times New Roman"/>
            <w:position w:val="-28"/>
            <w:sz w:val="24"/>
            <w:szCs w:val="24"/>
          </w:rPr>
          <w:object w:dxaOrig="3739" w:dyaOrig="520" w14:anchorId="5F8393B6">
            <v:shape id="_x0000_i1273" type="#_x0000_t75" style="width:185.85pt;height:26.4pt" o:ole="">
              <v:imagedata r:id="rId689" o:title=""/>
            </v:shape>
            <o:OLEObject Type="Embed" ProgID="Equation.DSMT4" ShapeID="_x0000_i1273" DrawAspect="Content" ObjectID="_1486165478" r:id="rId690"/>
          </w:object>
        </w:r>
      </w:ins>
      <w:ins w:id="403" w:author="Lenovo" w:date="2014-12-29T10:13:00Z">
        <w:r w:rsidR="00247A8C" w:rsidRPr="00C30527">
          <w:rPr>
            <w:rFonts w:ascii="Times New Roman" w:hAnsi="Times New Roman" w:cs="Times New Roman"/>
            <w:sz w:val="24"/>
            <w:szCs w:val="24"/>
          </w:rPr>
          <w:t>.</w:t>
        </w:r>
      </w:ins>
    </w:p>
    <w:p w:rsidR="00A05EBC" w:rsidRPr="00C30527" w:rsidRDefault="00A05EB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247A8C" w:rsidRPr="00C30527" w:rsidRDefault="00791279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Theorem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b/>
          <w:sz w:val="24"/>
          <w:szCs w:val="24"/>
        </w:rPr>
        <w:t>3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The </w:t>
      </w:r>
      <w:proofErr w:type="spellStart"/>
      <w:r w:rsidRPr="00C30527">
        <w:rPr>
          <w:rFonts w:ascii="Times New Roman" w:hAnsi="Times New Roman" w:cs="Times New Roman" w:hint="eastAsia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ins w:id="404" w:author="Dept. of Civil Engg." w:date="2014-12-29T23:27:00Z">
        <w:r w:rsidR="002128DF" w:rsidRPr="00C30527">
          <w:rPr>
            <w:rFonts w:ascii="Times New Roman" w:hAnsi="Times New Roman"/>
            <w:sz w:val="24"/>
            <w:szCs w:val="24"/>
          </w:rPr>
          <w:t xml:space="preserve">of an instance </w:t>
        </w:r>
      </w:ins>
      <w:ins w:id="405" w:author="Dept. of Civil Engg." w:date="2014-12-29T23:27:00Z">
        <w:r w:rsidR="002128DF" w:rsidRPr="00C30527">
          <w:rPr>
            <w:rFonts w:ascii="Times New Roman" w:hAnsi="Times New Roman" w:cs="Times New Roman"/>
            <w:position w:val="-10"/>
            <w:sz w:val="24"/>
            <w:szCs w:val="24"/>
          </w:rPr>
          <w:object w:dxaOrig="1100" w:dyaOrig="320">
            <v:shape id="_x0000_i1274" type="#_x0000_t75" style="width:53.9pt;height:15.85pt" o:ole="">
              <v:imagedata r:id="rId682" o:title=""/>
            </v:shape>
            <o:OLEObject Type="Embed" ProgID="Equation.DSMT4" ShapeID="_x0000_i1274" DrawAspect="Content" ObjectID="_1486165479" r:id="rId691"/>
          </w:object>
        </w:r>
      </w:ins>
      <w:ins w:id="406" w:author="Dept. of Civil Engg." w:date="2014-12-29T23:27:00Z">
        <w:r w:rsidR="002128DF" w:rsidRPr="00C30527">
          <w:rPr>
            <w:rFonts w:ascii="Times New Roman" w:hAnsi="Times New Roman"/>
            <w:sz w:val="24"/>
            <w:szCs w:val="24"/>
          </w:rPr>
          <w:t xml:space="preserve"> </w:t>
        </w:r>
      </w:ins>
      <w:r w:rsidRPr="00C30527">
        <w:rPr>
          <w:rFonts w:ascii="Times New Roman" w:hAnsi="Times New Roman" w:cs="Times New Roman" w:hint="eastAsia"/>
          <w:sz w:val="24"/>
          <w:szCs w:val="24"/>
        </w:rPr>
        <w:t xml:space="preserve">for a traditional </w:t>
      </w:r>
      <w:r w:rsidR="00490A52" w:rsidRPr="00C30527">
        <w:rPr>
          <w:rFonts w:ascii="Times New Roman" w:hAnsi="Times New Roman" w:cs="Times New Roman"/>
          <w:sz w:val="24"/>
          <w:szCs w:val="24"/>
        </w:rPr>
        <w:t>UE</w:t>
      </w:r>
      <w:r w:rsidR="000D305E" w:rsidRPr="00C30527">
        <w:rPr>
          <w:rFonts w:ascii="Times New Roman" w:hAnsi="Times New Roman" w:cs="Times New Roman"/>
          <w:sz w:val="24"/>
          <w:szCs w:val="24"/>
        </w:rPr>
        <w:t xml:space="preserve">-NDP </w:t>
      </w:r>
      <w:del w:id="407" w:author="Dept. of Civil Engg." w:date="2014-12-29T23:27:00Z">
        <w:r w:rsidR="002522EC" w:rsidRPr="00C30527" w:rsidDel="002128DF">
          <w:rPr>
            <w:rFonts w:ascii="Times New Roman" w:hAnsi="Times New Roman"/>
            <w:noProof/>
            <w:position w:val="-12"/>
            <w:sz w:val="24"/>
            <w:szCs w:val="24"/>
          </w:rPr>
          <w:drawing>
            <wp:inline distT="0" distB="0" distL="0" distR="0" wp14:anchorId="6FDCF973" wp14:editId="0B5AB4A8">
              <wp:extent cx="276225" cy="228600"/>
              <wp:effectExtent l="0" t="0" r="9525" b="0"/>
              <wp:docPr id="53" name="Picture 4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73"/>
                      <pic:cNvPicPr>
                        <a:picLocks noChangeArrowheads="1"/>
                      </pic:cNvPicPr>
                    </pic:nvPicPr>
                    <pic:blipFill>
                      <a:blip r:embed="rId69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622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r w:rsidRPr="00C30527">
        <w:rPr>
          <w:rFonts w:ascii="Times New Roman" w:hAnsi="Times New Roman" w:cs="Times New Roman" w:hint="eastAsia"/>
          <w:sz w:val="24"/>
          <w:szCs w:val="24"/>
        </w:rPr>
        <w:t xml:space="preserve"> is bounded by</w:t>
      </w:r>
    </w:p>
    <w:p w:rsidR="007D4075" w:rsidRPr="00C30527" w:rsidRDefault="007D4075" w:rsidP="00C30527">
      <w:pPr>
        <w:pStyle w:val="MTDisplayEquation"/>
        <w:tabs>
          <w:tab w:val="clear" w:pos="8300"/>
          <w:tab w:val="right" w:pos="9000"/>
        </w:tabs>
        <w:spacing w:afterLines="0"/>
        <w:ind w:firstLineChars="0" w:firstLine="0"/>
      </w:pPr>
      <w:r w:rsidRPr="00C30527">
        <w:tab/>
      </w:r>
      <w:r w:rsidR="00940C4E" w:rsidRPr="00C30527">
        <w:rPr>
          <w:position w:val="-12"/>
        </w:rPr>
        <w:object w:dxaOrig="3900" w:dyaOrig="360" w14:anchorId="142F7C39">
          <v:shape id="_x0000_i1275" type="#_x0000_t75" style="width:192.25pt;height:16.2pt" o:ole="">
            <v:imagedata r:id="rId693" o:title=""/>
          </v:shape>
          <o:OLEObject Type="Embed" ProgID="Equation.DSMT4" ShapeID="_x0000_i1275" DrawAspect="Content" ObjectID="_1486165480" r:id="rId694"/>
        </w:object>
      </w:r>
      <w:r w:rsidR="005726AD" w:rsidRPr="00C30527">
        <w:t>,</w: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81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791279" w:rsidRPr="00C30527" w:rsidRDefault="00791279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which </w:t>
      </w:r>
      <w:r w:rsidR="006D1089" w:rsidRPr="00C30527">
        <w:rPr>
          <w:noProof/>
          <w:position w:val="-10"/>
          <w:sz w:val="24"/>
          <w:szCs w:val="24"/>
        </w:rPr>
        <w:object w:dxaOrig="279" w:dyaOrig="320" w14:anchorId="7CBD5CB0">
          <v:shape id="_x0000_i1276" type="#_x0000_t75" style="width:13.95pt;height:15.85pt" o:ole="">
            <v:imagedata r:id="rId695" o:title=""/>
          </v:shape>
          <o:OLEObject Type="Embed" ProgID="Equation.DSMT4" ShapeID="_x0000_i1276" DrawAspect="Content" ObjectID="_1486165481" r:id="rId696"/>
        </w:object>
      </w:r>
      <w:r w:rsidR="006E353B" w:rsidRPr="00C30527">
        <w:rPr>
          <w:rFonts w:ascii="Times New Roman" w:hAnsi="Times New Roman" w:cs="Times New Roman"/>
          <w:sz w:val="24"/>
          <w:szCs w:val="24"/>
        </w:rPr>
        <w:t xml:space="preserve"> is </w:t>
      </w:r>
      <w:r w:rsidR="00EB33BF" w:rsidRPr="00C30527">
        <w:rPr>
          <w:rFonts w:ascii="Times New Roman" w:hAnsi="Times New Roman" w:cs="Times New Roman"/>
          <w:sz w:val="24"/>
          <w:szCs w:val="24"/>
        </w:rPr>
        <w:t>the</w:t>
      </w:r>
      <w:r w:rsidR="00D0342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4133F" w:rsidRPr="00C30527">
        <w:rPr>
          <w:rFonts w:ascii="Times New Roman" w:hAnsi="Times New Roman" w:cs="Times New Roman"/>
          <w:sz w:val="24"/>
          <w:szCs w:val="24"/>
        </w:rPr>
        <w:t xml:space="preserve">upper bound of </w:t>
      </w:r>
      <w:r w:rsidR="006E353B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6E353B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6E353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EC4140" w:rsidRPr="00C30527">
        <w:rPr>
          <w:rFonts w:ascii="Times New Roman" w:hAnsi="Times New Roman" w:cs="Times New Roman"/>
          <w:sz w:val="24"/>
          <w:szCs w:val="24"/>
        </w:rPr>
        <w:t xml:space="preserve">derived by </w:t>
      </w:r>
      <w:proofErr w:type="spellStart"/>
      <w:r w:rsidR="00EC4140" w:rsidRPr="00C30527">
        <w:rPr>
          <w:rFonts w:ascii="Times New Roman" w:hAnsi="Times New Roman" w:cs="Times New Roman"/>
          <w:sz w:val="24"/>
          <w:szCs w:val="24"/>
        </w:rPr>
        <w:t>Roughgarden</w:t>
      </w:r>
      <w:proofErr w:type="spellEnd"/>
      <w:r w:rsidR="00EC4140" w:rsidRPr="00C30527">
        <w:rPr>
          <w:rFonts w:ascii="Times New Roman" w:hAnsi="Times New Roman" w:cs="Times New Roman"/>
          <w:sz w:val="24"/>
          <w:szCs w:val="24"/>
        </w:rPr>
        <w:t xml:space="preserve"> (2005) </w:t>
      </w:r>
      <w:r w:rsidR="006E353B" w:rsidRPr="00C30527">
        <w:rPr>
          <w:rFonts w:ascii="Times New Roman" w:hAnsi="Times New Roman" w:cs="Times New Roman"/>
          <w:sz w:val="24"/>
          <w:szCs w:val="24"/>
        </w:rPr>
        <w:t xml:space="preserve">for </w:t>
      </w:r>
      <w:r w:rsidR="006E56DA" w:rsidRPr="00C30527">
        <w:rPr>
          <w:rFonts w:ascii="Times New Roman" w:hAnsi="Times New Roman" w:cs="Times New Roman"/>
          <w:sz w:val="24"/>
          <w:szCs w:val="24"/>
        </w:rPr>
        <w:t xml:space="preserve">a </w:t>
      </w:r>
      <w:r w:rsidR="003C2FB5" w:rsidRPr="00C30527">
        <w:rPr>
          <w:rFonts w:ascii="Times New Roman" w:hAnsi="Times New Roman" w:cs="Times New Roman"/>
          <w:sz w:val="24"/>
          <w:szCs w:val="24"/>
        </w:rPr>
        <w:t>traditional</w:t>
      </w:r>
      <w:r w:rsidR="003C2FB5" w:rsidRPr="00C30527">
        <w:rPr>
          <w:rFonts w:ascii="Times New Roman" w:hAnsi="Times New Roman" w:cs="Times New Roman" w:hint="eastAsia"/>
          <w:sz w:val="24"/>
          <w:szCs w:val="24"/>
        </w:rPr>
        <w:t xml:space="preserve"> UE </w:t>
      </w:r>
      <w:r w:rsidR="006E353B" w:rsidRPr="00C30527">
        <w:rPr>
          <w:rFonts w:ascii="Times New Roman" w:hAnsi="Times New Roman" w:cs="Times New Roman" w:hint="eastAsia"/>
          <w:sz w:val="24"/>
          <w:szCs w:val="24"/>
        </w:rPr>
        <w:t>traffic assignment problem</w:t>
      </w:r>
      <w:ins w:id="408" w:author="Dept. of Civil Engg." w:date="2014-12-29T21:38:00Z">
        <w:r w:rsidR="009874E9" w:rsidRPr="00C30527">
          <w:rPr>
            <w:rFonts w:ascii="Times New Roman" w:hAnsi="Times New Roman" w:cs="Times New Roman"/>
            <w:sz w:val="24"/>
            <w:szCs w:val="24"/>
          </w:rPr>
          <w:t xml:space="preserve"> with polynomial travel time functions</w:t>
        </w:r>
      </w:ins>
      <w:ins w:id="409" w:author="Dept. of Civil Engg." w:date="2014-12-29T23:26:00Z">
        <w:r w:rsidR="002128DF"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410" w:author="Dept. of Civil Engg." w:date="2014-12-29T23:26:00Z">
        <w:r w:rsidR="002128DF" w:rsidRPr="00C30527">
          <w:rPr>
            <w:rFonts w:ascii="Times New Roman" w:hAnsi="Times New Roman" w:cs="Times New Roman"/>
            <w:position w:val="-6"/>
            <w:sz w:val="24"/>
            <w:szCs w:val="24"/>
          </w:rPr>
          <w:object w:dxaOrig="160" w:dyaOrig="260">
            <v:shape id="_x0000_i1277" type="#_x0000_t75" style="width:7.9pt;height:12.8pt" o:ole="">
              <v:imagedata r:id="rId697" o:title=""/>
            </v:shape>
            <o:OLEObject Type="Embed" ProgID="Equation.DSMT4" ShapeID="_x0000_i1277" DrawAspect="Content" ObjectID="_1486165482" r:id="rId698"/>
          </w:object>
        </w:r>
      </w:ins>
      <w:del w:id="411" w:author="Lenovo" w:date="2014-12-29T10:10:00Z">
        <w:r w:rsidR="00C44860" w:rsidRPr="00C30527" w:rsidDel="00247A8C">
          <w:rPr>
            <w:rFonts w:ascii="Times New Roman" w:hAnsi="Times New Roman" w:cs="Times New Roman"/>
            <w:sz w:val="24"/>
            <w:szCs w:val="24"/>
          </w:rPr>
          <w:delText xml:space="preserve"> of the same </w:delText>
        </w:r>
        <w:commentRangeStart w:id="412"/>
        <w:r w:rsidR="00C44860" w:rsidRPr="00C30527" w:rsidDel="00247A8C">
          <w:rPr>
            <w:rFonts w:ascii="Times New Roman" w:hAnsi="Times New Roman" w:cs="Times New Roman"/>
            <w:sz w:val="24"/>
            <w:szCs w:val="24"/>
          </w:rPr>
          <w:delText>instance</w:delText>
        </w:r>
      </w:del>
      <w:commentRangeEnd w:id="412"/>
      <w:r w:rsidR="00247A8C" w:rsidRPr="00C30527">
        <w:rPr>
          <w:rStyle w:val="CommentReference"/>
        </w:rPr>
        <w:commentReference w:id="412"/>
      </w:r>
      <w:del w:id="413" w:author="Dept. of Civil Engg." w:date="2014-12-29T23:50:00Z">
        <w:r w:rsidR="00C44860" w:rsidRPr="00C30527" w:rsidDel="00161DD6">
          <w:rPr>
            <w:rFonts w:ascii="Times New Roman" w:hAnsi="Times New Roman" w:cs="Times New Roman"/>
            <w:sz w:val="24"/>
            <w:szCs w:val="24"/>
          </w:rPr>
          <w:delText xml:space="preserve">, </w:delText>
        </w:r>
      </w:del>
      <w:del w:id="414" w:author="Dept. of Civil Engg." w:date="2014-12-29T23:26:00Z">
        <w:r w:rsidR="00C44860" w:rsidRPr="00C30527" w:rsidDel="00923545">
          <w:rPr>
            <w:rFonts w:ascii="Times New Roman" w:hAnsi="Times New Roman" w:cs="Times New Roman"/>
            <w:sz w:val="24"/>
            <w:szCs w:val="24"/>
          </w:rPr>
          <w:delText>before any link expansion</w:delText>
        </w:r>
      </w:del>
      <w:del w:id="415" w:author="Dept. of Civil Engg." w:date="2014-12-29T23:04:00Z">
        <w:r w:rsidR="0027087E" w:rsidRPr="00C30527" w:rsidDel="00475AEC">
          <w:rPr>
            <w:rFonts w:ascii="Times New Roman" w:hAnsi="Times New Roman" w:cs="Times New Roman"/>
            <w:sz w:val="24"/>
            <w:szCs w:val="24"/>
          </w:rPr>
          <w:delText xml:space="preserve">, and </w:delText>
        </w:r>
        <w:r w:rsidR="00940C4E" w:rsidRPr="00C30527" w:rsidDel="00475AEC">
          <w:rPr>
            <w:rFonts w:ascii="Times New Roman" w:hAnsi="Times New Roman" w:cs="Times New Roman"/>
            <w:position w:val="-10"/>
            <w:sz w:val="24"/>
            <w:szCs w:val="24"/>
          </w:rPr>
          <w:object w:dxaOrig="440" w:dyaOrig="320" w14:anchorId="0799BECE">
            <v:shape id="_x0000_i1278" type="#_x0000_t75" style="width:22.25pt;height:15.85pt" o:ole="">
              <v:imagedata r:id="rId686" o:title=""/>
            </v:shape>
            <o:OLEObject Type="Embed" ProgID="Equation.DSMT4" ShapeID="_x0000_i1278" DrawAspect="Content" ObjectID="_1486165483" r:id="rId699"/>
          </w:object>
        </w:r>
        <w:r w:rsidR="0027087E" w:rsidRPr="00C30527" w:rsidDel="00475AEC">
          <w:rPr>
            <w:rFonts w:ascii="Times New Roman" w:hAnsi="Times New Roman" w:cs="Times New Roman"/>
            <w:sz w:val="24"/>
            <w:szCs w:val="24"/>
          </w:rPr>
          <w:delText xml:space="preserve"> is the set of instances of the UE-NDP</w:delText>
        </w:r>
      </w:del>
      <w:r w:rsidR="007677F0" w:rsidRPr="00C30527">
        <w:rPr>
          <w:rFonts w:ascii="Times New Roman" w:hAnsi="Times New Roman" w:cs="Times New Roman"/>
          <w:sz w:val="24"/>
          <w:szCs w:val="24"/>
        </w:rPr>
        <w:t>.</w:t>
      </w:r>
    </w:p>
    <w:p w:rsidR="00791279" w:rsidRPr="00C30527" w:rsidRDefault="00791279" w:rsidP="00C30527">
      <w:pPr>
        <w:tabs>
          <w:tab w:val="center" w:pos="4536"/>
          <w:tab w:val="right" w:pos="9072"/>
        </w:tabs>
        <w:snapToGrid w:val="0"/>
        <w:rPr>
          <w:sz w:val="24"/>
          <w:szCs w:val="24"/>
        </w:rPr>
      </w:pPr>
    </w:p>
    <w:p w:rsidR="00CC1AF8" w:rsidRPr="00C30527" w:rsidRDefault="00791279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>Proof.</w:t>
      </w:r>
      <w:proofErr w:type="gramEnd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3D4840" w:rsidRPr="00C30527">
        <w:rPr>
          <w:rFonts w:ascii="Times New Roman" w:hAnsi="Times New Roman"/>
          <w:sz w:val="24"/>
          <w:szCs w:val="24"/>
        </w:rPr>
        <w:t xml:space="preserve">Consider a network with the </w:t>
      </w:r>
      <w:r w:rsidR="003D4840" w:rsidRPr="00C30527">
        <w:rPr>
          <w:rFonts w:ascii="Times New Roman" w:hAnsi="Times New Roman" w:cs="Times New Roman"/>
          <w:sz w:val="24"/>
          <w:szCs w:val="24"/>
        </w:rPr>
        <w:t xml:space="preserve">link capacity expansion set according </w:t>
      </w:r>
      <w:proofErr w:type="gramStart"/>
      <w:r w:rsidR="003D4840" w:rsidRPr="00C30527">
        <w:rPr>
          <w:rFonts w:ascii="Times New Roman" w:hAnsi="Times New Roman" w:cs="Times New Roman"/>
          <w:sz w:val="24"/>
          <w:szCs w:val="24"/>
        </w:rPr>
        <w:t xml:space="preserve">to </w:t>
      </w:r>
      <w:proofErr w:type="gramEnd"/>
      <w:r w:rsidR="003D4840"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31D13885" wp14:editId="42721597">
            <wp:extent cx="165100" cy="229870"/>
            <wp:effectExtent l="0" t="0" r="6350" b="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2"/>
                    <pic:cNvPicPr>
                      <a:picLocks noChangeAspect="1" noChangeArrowheads="1"/>
                    </pic:cNvPicPr>
                  </pic:nvPicPr>
                  <pic:blipFill>
                    <a:blip r:embed="rId7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840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3D4840"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2DB32271" wp14:editId="4C3D01B2">
            <wp:extent cx="419100" cy="229870"/>
            <wp:effectExtent l="0" t="0" r="0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3"/>
                    <pic:cNvPicPr>
                      <a:picLocks noChangeAspect="1" noChangeArrowheads="1"/>
                    </pic:cNvPicPr>
                  </pic:nvPicPr>
                  <pic:blipFill>
                    <a:blip r:embed="rId7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840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D4840" w:rsidRPr="00C30527">
        <w:rPr>
          <w:rFonts w:ascii="Times New Roman" w:hAnsi="Times New Roman" w:cs="Times New Roman" w:hint="eastAsia"/>
          <w:sz w:val="24"/>
          <w:szCs w:val="24"/>
        </w:rPr>
        <w:t>and</w:t>
      </w:r>
      <w:proofErr w:type="gramEnd"/>
      <w:r w:rsidR="003D4840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D4840"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5B76EFCA" wp14:editId="7CDA0853">
            <wp:extent cx="507365" cy="229870"/>
            <wp:effectExtent l="0" t="0" r="6985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4"/>
                    <pic:cNvPicPr>
                      <a:picLocks noChangeAspect="1" noChangeArrowheads="1"/>
                    </pic:cNvPicPr>
                  </pic:nvPicPr>
                  <pic:blipFill>
                    <a:blip r:embed="rId7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" cy="22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4840" w:rsidRPr="00C30527">
        <w:rPr>
          <w:rFonts w:ascii="Times New Roman" w:hAnsi="Times New Roman" w:cs="Times New Roman" w:hint="eastAsia"/>
          <w:sz w:val="24"/>
          <w:szCs w:val="24"/>
        </w:rPr>
        <w:t xml:space="preserve"> are the </w:t>
      </w:r>
      <w:r w:rsidR="003D4840" w:rsidRPr="00C30527">
        <w:rPr>
          <w:rFonts w:ascii="Times New Roman" w:hAnsi="Times New Roman" w:cs="Times New Roman"/>
          <w:sz w:val="24"/>
          <w:szCs w:val="24"/>
        </w:rPr>
        <w:t xml:space="preserve">respective </w:t>
      </w:r>
      <w:r w:rsidR="003D4840" w:rsidRPr="00C30527">
        <w:rPr>
          <w:rFonts w:ascii="Times New Roman" w:hAnsi="Times New Roman" w:cs="Times New Roman" w:hint="eastAsia"/>
          <w:sz w:val="24"/>
          <w:szCs w:val="24"/>
        </w:rPr>
        <w:t xml:space="preserve">SO and UE link flow </w:t>
      </w:r>
      <w:r w:rsidR="003D4840" w:rsidRPr="00C30527">
        <w:rPr>
          <w:rFonts w:ascii="Times New Roman" w:hAnsi="Times New Roman" w:cs="Times New Roman"/>
          <w:sz w:val="24"/>
          <w:szCs w:val="24"/>
        </w:rPr>
        <w:t>vectors obtained under this link expansion strategy. T</w:t>
      </w:r>
      <w:r w:rsidR="00CC1AF8" w:rsidRPr="00C30527">
        <w:rPr>
          <w:rFonts w:ascii="Times New Roman" w:hAnsi="Times New Roman" w:cs="Times New Roman"/>
          <w:sz w:val="24"/>
          <w:szCs w:val="24"/>
        </w:rPr>
        <w:t xml:space="preserve">he theorem introduced by </w:t>
      </w:r>
      <w:proofErr w:type="spellStart"/>
      <w:r w:rsidR="00CC1AF8" w:rsidRPr="00C30527">
        <w:rPr>
          <w:rFonts w:ascii="Times New Roman" w:hAnsi="Times New Roman" w:cs="Times New Roman"/>
          <w:sz w:val="24"/>
          <w:szCs w:val="24"/>
        </w:rPr>
        <w:t>Roughgarden</w:t>
      </w:r>
      <w:proofErr w:type="spellEnd"/>
      <w:r w:rsidR="00CC1AF8" w:rsidRPr="00C30527">
        <w:rPr>
          <w:rFonts w:ascii="Times New Roman" w:hAnsi="Times New Roman" w:cs="Times New Roman"/>
          <w:sz w:val="24"/>
          <w:szCs w:val="24"/>
        </w:rPr>
        <w:t xml:space="preserve"> (2005) (</w:t>
      </w:r>
      <w:proofErr w:type="gramStart"/>
      <w:r w:rsidR="00CC1AF8" w:rsidRPr="00C30527">
        <w:rPr>
          <w:rFonts w:ascii="Times New Roman" w:hAnsi="Times New Roman" w:cs="Times New Roman"/>
          <w:sz w:val="24"/>
          <w:szCs w:val="24"/>
        </w:rPr>
        <w:t xml:space="preserve">see </w:t>
      </w:r>
      <w:proofErr w:type="gramEnd"/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GOTOBUTTON ZEqnNum510865 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REF ZEqnNum510865 \* Charformat \!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(5)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CC1AF8" w:rsidRPr="00C30527">
        <w:rPr>
          <w:rFonts w:ascii="Times New Roman" w:hAnsi="Times New Roman" w:cs="Times New Roman"/>
          <w:sz w:val="24"/>
          <w:szCs w:val="24"/>
        </w:rPr>
        <w:t xml:space="preserve">) </w:t>
      </w:r>
      <w:r w:rsidR="00B239C8" w:rsidRPr="00C30527">
        <w:rPr>
          <w:rFonts w:ascii="Times New Roman" w:hAnsi="Times New Roman" w:cs="Times New Roman"/>
          <w:sz w:val="24"/>
          <w:szCs w:val="24"/>
        </w:rPr>
        <w:t xml:space="preserve">can be used </w:t>
      </w:r>
      <w:r w:rsidR="00CC1AF8" w:rsidRPr="00C30527">
        <w:rPr>
          <w:rFonts w:ascii="Times New Roman" w:hAnsi="Times New Roman" w:cs="Times New Roman"/>
          <w:sz w:val="24"/>
          <w:szCs w:val="24"/>
        </w:rPr>
        <w:t>to obtain</w:t>
      </w:r>
    </w:p>
    <w:p w:rsidR="006E353B" w:rsidRPr="00C30527" w:rsidRDefault="006E353B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6D1089" w:rsidRPr="00C30527">
        <w:rPr>
          <w:position w:val="-36"/>
        </w:rPr>
        <w:object w:dxaOrig="2400" w:dyaOrig="840" w14:anchorId="0FBB8C34">
          <v:shape id="_x0000_i1279" type="#_x0000_t75" style="width:119.85pt;height:41.45pt" o:ole="">
            <v:imagedata r:id="rId703" o:title=""/>
          </v:shape>
          <o:OLEObject Type="Embed" ProgID="Equation.DSMT4" ShapeID="_x0000_i1279" DrawAspect="Content" ObjectID="_1486165484" r:id="rId704"/>
        </w:object>
      </w:r>
      <w:r w:rsidR="00EC4140" w:rsidRPr="00C30527">
        <w:t>.</w: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416" w:name="ZEqnNum129806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82</w:instrText>
        </w:r>
      </w:fldSimple>
      <w:r w:rsidR="000868CE" w:rsidRPr="00C30527">
        <w:instrText>)</w:instrText>
      </w:r>
      <w:bookmarkEnd w:id="416"/>
      <w:r w:rsidR="000868CE" w:rsidRPr="00C30527">
        <w:fldChar w:fldCharType="end"/>
      </w:r>
    </w:p>
    <w:p w:rsidR="006E353B" w:rsidRPr="00C30527" w:rsidRDefault="00D21CE1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Moreover, </w:t>
      </w:r>
      <w:r w:rsidR="002522EC" w:rsidRPr="00C30527">
        <w:rPr>
          <w:rFonts w:ascii="Times New Roman" w:hAnsi="Times New Roman"/>
          <w:noProof/>
          <w:position w:val="-16"/>
          <w:sz w:val="24"/>
          <w:szCs w:val="24"/>
        </w:rPr>
        <w:drawing>
          <wp:inline distT="0" distB="0" distL="0" distR="0" wp14:anchorId="537E403A" wp14:editId="2D72D673">
            <wp:extent cx="809625" cy="276225"/>
            <wp:effectExtent l="0" t="0" r="9525" b="9525"/>
            <wp:docPr id="33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>
                    <a:blip r:embed="rId7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is a feasible solution </w:t>
      </w:r>
      <w:r w:rsidR="005A1869" w:rsidRPr="00C30527">
        <w:rPr>
          <w:rFonts w:ascii="Times New Roman" w:hAnsi="Times New Roman" w:cs="Times New Roman"/>
          <w:sz w:val="24"/>
          <w:szCs w:val="24"/>
        </w:rPr>
        <w:t>to</w:t>
      </w:r>
      <w:r w:rsidR="000D305E" w:rsidRPr="00C30527">
        <w:rPr>
          <w:rFonts w:ascii="Times New Roman" w:hAnsi="Times New Roman" w:cs="Times New Roman"/>
          <w:sz w:val="24"/>
          <w:szCs w:val="24"/>
        </w:rPr>
        <w:t xml:space="preserve"> the</w:t>
      </w:r>
      <w:r w:rsidRPr="00C30527">
        <w:rPr>
          <w:rFonts w:ascii="Times New Roman" w:hAnsi="Times New Roman" w:cs="Times New Roman"/>
          <w:sz w:val="24"/>
          <w:szCs w:val="24"/>
        </w:rPr>
        <w:t xml:space="preserve"> UE-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NDP</w:t>
      </w:r>
      <w:r w:rsidR="005666DD" w:rsidRPr="00C3052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E353B" w:rsidRPr="00C30527">
        <w:rPr>
          <w:rFonts w:ascii="Times New Roman" w:hAnsi="Times New Roman" w:cs="Times New Roman" w:hint="eastAsia"/>
          <w:sz w:val="24"/>
          <w:szCs w:val="24"/>
        </w:rPr>
        <w:t>Thus</w:t>
      </w:r>
      <w:r w:rsidR="00844662" w:rsidRPr="00C30527">
        <w:rPr>
          <w:rFonts w:ascii="Times New Roman" w:hAnsi="Times New Roman" w:cs="Times New Roman"/>
          <w:sz w:val="24"/>
          <w:szCs w:val="24"/>
        </w:rPr>
        <w:t>,</w:t>
      </w:r>
      <w:r w:rsidR="006E353B" w:rsidRPr="00C30527">
        <w:rPr>
          <w:rFonts w:ascii="Times New Roman" w:hAnsi="Times New Roman" w:cs="Times New Roman" w:hint="eastAsia"/>
          <w:sz w:val="24"/>
          <w:szCs w:val="24"/>
        </w:rPr>
        <w:t xml:space="preserve"> the numerator of the </w:t>
      </w:r>
      <w:r w:rsidR="00966D73" w:rsidRPr="00C30527">
        <w:rPr>
          <w:rFonts w:ascii="Times New Roman" w:hAnsi="Times New Roman" w:cs="Times New Roman" w:hint="eastAsia"/>
          <w:sz w:val="24"/>
          <w:szCs w:val="24"/>
        </w:rPr>
        <w:t>left</w:t>
      </w:r>
      <w:r w:rsidR="006E353B" w:rsidRPr="00C30527">
        <w:rPr>
          <w:rFonts w:ascii="Times New Roman" w:hAnsi="Times New Roman" w:cs="Times New Roman" w:hint="eastAsia"/>
          <w:sz w:val="24"/>
          <w:szCs w:val="24"/>
        </w:rPr>
        <w:t xml:space="preserve"> side of </w: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GOTOBUTTON ZEqnNum129806 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REF ZEqnNum129806 \* Charformat \!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(82)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6E353B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6E353B" w:rsidRPr="00C30527">
        <w:rPr>
          <w:rFonts w:ascii="Times New Roman" w:hAnsi="Times New Roman" w:cs="Times New Roman"/>
          <w:sz w:val="24"/>
          <w:szCs w:val="24"/>
        </w:rPr>
        <w:t>is</w:t>
      </w:r>
      <w:r w:rsidR="006E353B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666DD" w:rsidRPr="00C30527">
        <w:rPr>
          <w:rFonts w:ascii="Times New Roman" w:hAnsi="Times New Roman" w:cs="Times New Roman"/>
          <w:sz w:val="24"/>
          <w:szCs w:val="24"/>
        </w:rPr>
        <w:t>not less than</w:t>
      </w:r>
      <w:r w:rsidR="006E353B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666DD" w:rsidRPr="00C30527">
        <w:rPr>
          <w:rFonts w:ascii="Times New Roman" w:hAnsi="Times New Roman" w:cs="Times New Roman" w:hint="eastAsia"/>
          <w:sz w:val="24"/>
          <w:szCs w:val="24"/>
        </w:rPr>
        <w:t>the optimal objective value of</w:t>
      </w:r>
      <w:r w:rsidR="005666DD" w:rsidRPr="00C30527">
        <w:rPr>
          <w:rFonts w:ascii="Times New Roman" w:hAnsi="Times New Roman" w:cs="Times New Roman"/>
          <w:sz w:val="24"/>
          <w:szCs w:val="24"/>
        </w:rPr>
        <w:t xml:space="preserve"> the</w:t>
      </w:r>
      <w:r w:rsidR="005666DD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5666DD" w:rsidRPr="00C30527">
        <w:rPr>
          <w:rFonts w:ascii="Times New Roman" w:hAnsi="Times New Roman" w:cs="Times New Roman"/>
          <w:sz w:val="24"/>
          <w:szCs w:val="24"/>
        </w:rPr>
        <w:t>UE-NDP.</w:t>
      </w:r>
      <w:r w:rsidR="006E353B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443EA" w:rsidRPr="00C30527">
        <w:rPr>
          <w:rFonts w:ascii="Times New Roman" w:hAnsi="Times New Roman" w:cs="Times New Roman"/>
          <w:sz w:val="24"/>
          <w:szCs w:val="24"/>
        </w:rPr>
        <w:t>Therefore</w:t>
      </w:r>
      <w:r w:rsidR="006E353B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6E353B" w:rsidRPr="00C30527">
        <w:rPr>
          <w:rFonts w:ascii="Times New Roman" w:hAnsi="Times New Roman" w:cs="Times New Roman" w:hint="eastAsia"/>
          <w:sz w:val="24"/>
          <w:szCs w:val="24"/>
        </w:rPr>
        <w:t>inequality</w:t>
      </w:r>
      <w:r w:rsidR="006E353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GOTOBUTTON ZEqnNum129806 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REF ZEqnNum129806 \* Charformat \!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(82)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6E353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A1869" w:rsidRPr="00C30527">
        <w:rPr>
          <w:rFonts w:ascii="Times New Roman" w:hAnsi="Times New Roman" w:cs="Times New Roman"/>
          <w:sz w:val="24"/>
          <w:szCs w:val="24"/>
        </w:rPr>
        <w:t xml:space="preserve">can be revised </w:t>
      </w:r>
      <w:r w:rsidR="006E353B" w:rsidRPr="00C30527">
        <w:rPr>
          <w:rFonts w:ascii="Times New Roman" w:hAnsi="Times New Roman" w:cs="Times New Roman"/>
          <w:sz w:val="24"/>
          <w:szCs w:val="24"/>
        </w:rPr>
        <w:t>by r</w:t>
      </w:r>
      <w:r w:rsidR="006E353B" w:rsidRPr="00C30527">
        <w:rPr>
          <w:rFonts w:ascii="Times New Roman" w:hAnsi="Times New Roman" w:cs="Times New Roman" w:hint="eastAsia"/>
          <w:sz w:val="24"/>
          <w:szCs w:val="24"/>
        </w:rPr>
        <w:t xml:space="preserve">eplacing the numerator with </w:t>
      </w:r>
      <w:r w:rsidR="0078776E" w:rsidRPr="00C30527">
        <w:rPr>
          <w:rFonts w:ascii="Times New Roman" w:hAnsi="Times New Roman" w:cs="Times New Roman"/>
          <w:noProof/>
          <w:position w:val="-16"/>
          <w:sz w:val="24"/>
          <w:szCs w:val="24"/>
        </w:rPr>
        <w:drawing>
          <wp:inline distT="0" distB="0" distL="0" distR="0" wp14:anchorId="2999CA67" wp14:editId="0BF695FB">
            <wp:extent cx="1378585" cy="283210"/>
            <wp:effectExtent l="0" t="0" r="0" b="2540"/>
            <wp:docPr id="452" name="Picture 4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7"/>
                    <pic:cNvPicPr>
                      <a:picLocks noChangeArrowheads="1"/>
                    </pic:cNvPicPr>
                  </pic:nvPicPr>
                  <pic:blipFill>
                    <a:blip r:embed="rId6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585" cy="28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353B" w:rsidRPr="00C30527">
        <w:rPr>
          <w:rFonts w:ascii="Times New Roman" w:hAnsi="Times New Roman" w:cs="Times New Roman"/>
          <w:sz w:val="24"/>
          <w:szCs w:val="24"/>
        </w:rPr>
        <w:t xml:space="preserve"> to obtain</w:t>
      </w:r>
    </w:p>
    <w:p w:rsidR="006E353B" w:rsidRPr="00C30527" w:rsidRDefault="006E353B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6D1089" w:rsidRPr="00C30527">
        <w:rPr>
          <w:position w:val="-36"/>
        </w:rPr>
        <w:object w:dxaOrig="2659" w:dyaOrig="840" w14:anchorId="4EBD9B27">
          <v:shape id="_x0000_i1280" type="#_x0000_t75" style="width:133.8pt;height:41.45pt" o:ole="">
            <v:imagedata r:id="rId706" o:title=""/>
          </v:shape>
          <o:OLEObject Type="Embed" ProgID="Equation.DSMT4" ShapeID="_x0000_i1280" DrawAspect="Content" ObjectID="_1486165485" r:id="rId707"/>
        </w:object>
      </w:r>
      <w:r w:rsidR="00F93BC6" w:rsidRPr="00C30527">
        <w:t>.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417" w:name="ZEqnNum960459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83</w:instrText>
        </w:r>
      </w:fldSimple>
      <w:r w:rsidR="000868CE" w:rsidRPr="00C30527">
        <w:instrText>)</w:instrText>
      </w:r>
      <w:bookmarkEnd w:id="417"/>
      <w:r w:rsidR="000868CE" w:rsidRPr="00C30527">
        <w:fldChar w:fldCharType="end"/>
      </w:r>
    </w:p>
    <w:p w:rsidR="00182122" w:rsidRPr="00C30527" w:rsidRDefault="00BE005E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T</w:t>
      </w:r>
      <w:r w:rsidR="0078776E" w:rsidRPr="00C30527">
        <w:rPr>
          <w:rFonts w:ascii="Times New Roman" w:hAnsi="Times New Roman" w:cs="Times New Roman"/>
          <w:sz w:val="24"/>
          <w:szCs w:val="24"/>
        </w:rPr>
        <w:t>he left side</w:t>
      </w:r>
      <w:r w:rsidRPr="00C30527">
        <w:rPr>
          <w:rFonts w:ascii="Times New Roman" w:hAnsi="Times New Roman" w:cs="Times New Roman"/>
          <w:sz w:val="24"/>
          <w:szCs w:val="24"/>
        </w:rPr>
        <w:t xml:space="preserve"> of</w:t>
      </w:r>
      <w:r w:rsidR="0078776E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GOTOBUTTON ZEqnNum960459 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REF ZEqnNum960459 \* Charformat \!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(83)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78776E" w:rsidRPr="00C30527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="006D1089" w:rsidRPr="00C30527">
        <w:rPr>
          <w:rFonts w:ascii="Times New Roman" w:hAnsi="Times New Roman" w:cs="Times New Roman"/>
          <w:position w:val="-12"/>
          <w:sz w:val="24"/>
          <w:szCs w:val="24"/>
        </w:rPr>
        <w:object w:dxaOrig="1480" w:dyaOrig="360" w14:anchorId="5AF6110A">
          <v:shape id="_x0000_i1281" type="#_x0000_t75" style="width:73.9pt;height:17.7pt" o:ole="">
            <v:imagedata r:id="rId708" o:title=""/>
          </v:shape>
          <o:OLEObject Type="Embed" ProgID="Equation.DSMT4" ShapeID="_x0000_i1281" DrawAspect="Content" ObjectID="_1486165486" r:id="rId709"/>
        </w:object>
      </w:r>
      <w:r w:rsidR="00F93BC6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and</w:t>
      </w:r>
      <w:r w:rsidR="0078776E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c</w:t>
      </w:r>
      <w:r w:rsidR="006E353B" w:rsidRPr="00C30527">
        <w:rPr>
          <w:rFonts w:ascii="Times New Roman" w:hAnsi="Times New Roman" w:cs="Times New Roman"/>
          <w:sz w:val="24"/>
          <w:szCs w:val="24"/>
        </w:rPr>
        <w:t xml:space="preserve">ondition </w: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GOTOBUTTON ZEqnNum960459 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REF ZEqnNum960459 \* Charformat \!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(83)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6E353B" w:rsidRPr="00C30527">
        <w:rPr>
          <w:rFonts w:ascii="Times New Roman" w:hAnsi="Times New Roman" w:cs="Times New Roman"/>
          <w:sz w:val="24"/>
          <w:szCs w:val="24"/>
        </w:rPr>
        <w:t xml:space="preserve"> holds for any</w:t>
      </w:r>
      <w:r w:rsidR="006E353B" w:rsidRPr="00C3052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E353B" w:rsidRPr="00C30527">
        <w:rPr>
          <w:rFonts w:ascii="Times New Roman" w:hAnsi="Times New Roman" w:cs="Times New Roman"/>
          <w:sz w:val="24"/>
          <w:szCs w:val="24"/>
        </w:rPr>
        <w:t>network topology and demand</w:t>
      </w:r>
      <w:r w:rsidR="00BC0208" w:rsidRPr="00C30527">
        <w:rPr>
          <w:rFonts w:ascii="Times New Roman" w:hAnsi="Times New Roman" w:cs="Times New Roman"/>
          <w:sz w:val="24"/>
          <w:szCs w:val="24"/>
        </w:rPr>
        <w:t xml:space="preserve"> pattern</w:t>
      </w:r>
      <w:r w:rsidR="006E353B" w:rsidRPr="00C30527">
        <w:rPr>
          <w:rFonts w:ascii="Times New Roman" w:hAnsi="Times New Roman" w:cs="Times New Roman"/>
          <w:sz w:val="24"/>
          <w:szCs w:val="24"/>
        </w:rPr>
        <w:t>. Hence,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result follows. </w:t>
      </w:r>
      <w:r w:rsidR="006E353B" w:rsidRPr="00C30527">
        <w:rPr>
          <w:rFonts w:ascii="Times New Roman" w:hAnsi="Times New Roman" w:cs="Times New Roman" w:hint="eastAsia"/>
          <w:sz w:val="24"/>
          <w:szCs w:val="24"/>
        </w:rPr>
        <w:t>This completes the proof.</w:t>
      </w:r>
      <w:r w:rsidR="00273AE4"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 ■</w:t>
      </w:r>
    </w:p>
    <w:p w:rsidR="00182122" w:rsidRPr="00C30527" w:rsidRDefault="00182122" w:rsidP="00C30527">
      <w:pPr>
        <w:tabs>
          <w:tab w:val="center" w:pos="4536"/>
          <w:tab w:val="right" w:pos="9072"/>
        </w:tabs>
        <w:snapToGrid w:val="0"/>
        <w:jc w:val="left"/>
        <w:rPr>
          <w:rFonts w:ascii="Times New Roman" w:hAnsi="Times New Roman" w:cs="Times New Roman"/>
          <w:sz w:val="24"/>
          <w:szCs w:val="24"/>
        </w:rPr>
      </w:pPr>
    </w:p>
    <w:p w:rsidR="00085C98" w:rsidRPr="00C30527" w:rsidRDefault="00F26A29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</w:t>
      </w:r>
      <w:r w:rsidR="00686214" w:rsidRPr="00C30527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Pr="00C30527">
        <w:rPr>
          <w:rFonts w:ascii="Times New Roman" w:hAnsi="Times New Roman" w:cs="Times New Roman"/>
          <w:b/>
          <w:sz w:val="24"/>
          <w:szCs w:val="24"/>
        </w:rPr>
        <w:t>: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ins w:id="418" w:author="Lenovo" w:date="2014-12-29T10:19:00Z">
        <w:r w:rsidR="008D6F0E" w:rsidRPr="00C30527">
          <w:rPr>
            <w:rFonts w:ascii="Times New Roman" w:hAnsi="Times New Roman" w:cs="Times New Roman"/>
            <w:sz w:val="24"/>
            <w:szCs w:val="24"/>
          </w:rPr>
          <w:t xml:space="preserve">Theorem 3 is equivalent </w:t>
        </w:r>
        <w:proofErr w:type="gramStart"/>
        <w:r w:rsidR="008D6F0E" w:rsidRPr="00C30527">
          <w:rPr>
            <w:rFonts w:ascii="Times New Roman" w:hAnsi="Times New Roman" w:cs="Times New Roman"/>
            <w:sz w:val="24"/>
            <w:szCs w:val="24"/>
          </w:rPr>
          <w:t xml:space="preserve">to </w:t>
        </w:r>
      </w:ins>
      <w:proofErr w:type="gramEnd"/>
      <w:ins w:id="419" w:author="Lenovo" w:date="2014-12-29T10:19:00Z">
        <w:r w:rsidR="0079423E" w:rsidRPr="00C30527">
          <w:rPr>
            <w:position w:val="-12"/>
          </w:rPr>
          <w:object w:dxaOrig="1480" w:dyaOrig="360" w14:anchorId="6E08C665">
            <v:shape id="_x0000_i1282" type="#_x0000_t75" style="width:73.5pt;height:16.2pt" o:ole="">
              <v:imagedata r:id="rId710" o:title=""/>
            </v:shape>
            <o:OLEObject Type="Embed" ProgID="Equation.DSMT4" ShapeID="_x0000_i1282" DrawAspect="Content" ObjectID="_1486165487" r:id="rId711"/>
          </w:object>
        </w:r>
      </w:ins>
      <w:ins w:id="420" w:author="Lenovo" w:date="2014-12-29T10:19:00Z">
        <w:r w:rsidR="008D6F0E" w:rsidRPr="00C30527">
          <w:t xml:space="preserve">. </w:t>
        </w:r>
      </w:ins>
      <w:del w:id="421" w:author="Dept. of Civil Engg." w:date="2014-12-29T23:05:00Z">
        <w:r w:rsidR="00182122" w:rsidRPr="00C30527" w:rsidDel="00A37E83">
          <w:rPr>
            <w:rFonts w:ascii="Times New Roman" w:hAnsi="Times New Roman" w:cs="Times New Roman"/>
            <w:sz w:val="24"/>
            <w:szCs w:val="24"/>
          </w:rPr>
          <w:delText>Theorem 3</w:delText>
        </w:r>
      </w:del>
      <w:ins w:id="422" w:author="Dept. of Civil Engg." w:date="2014-12-29T23:05:00Z">
        <w:r w:rsidR="00A37E83" w:rsidRPr="00C30527">
          <w:rPr>
            <w:rFonts w:ascii="Times New Roman" w:hAnsi="Times New Roman" w:cs="Times New Roman"/>
            <w:sz w:val="24"/>
            <w:szCs w:val="24"/>
          </w:rPr>
          <w:t>This theorem</w:t>
        </w:r>
      </w:ins>
      <w:r w:rsidR="00182122" w:rsidRPr="00C30527">
        <w:rPr>
          <w:rFonts w:ascii="Times New Roman" w:hAnsi="Times New Roman" w:cs="Times New Roman"/>
          <w:sz w:val="24"/>
          <w:szCs w:val="24"/>
        </w:rPr>
        <w:t xml:space="preserve"> is applicable </w:t>
      </w:r>
      <w:r w:rsidR="00997B57" w:rsidRPr="00C30527">
        <w:rPr>
          <w:rFonts w:ascii="Times New Roman" w:hAnsi="Times New Roman" w:cs="Times New Roman"/>
          <w:sz w:val="24"/>
          <w:szCs w:val="24"/>
        </w:rPr>
        <w:t>at any budget level</w:t>
      </w:r>
      <w:r w:rsidR="006D1089" w:rsidRPr="00C30527">
        <w:rPr>
          <w:rFonts w:ascii="Times New Roman" w:hAnsi="Times New Roman" w:cs="Times New Roman"/>
          <w:sz w:val="24"/>
          <w:szCs w:val="24"/>
        </w:rPr>
        <w:t xml:space="preserve">. It is </w:t>
      </w:r>
      <w:r w:rsidR="00B44A29" w:rsidRPr="00C30527">
        <w:rPr>
          <w:rFonts w:ascii="Times New Roman" w:hAnsi="Times New Roman" w:cs="Times New Roman"/>
          <w:sz w:val="24"/>
          <w:szCs w:val="24"/>
        </w:rPr>
        <w:t xml:space="preserve">also </w:t>
      </w:r>
      <w:r w:rsidR="006D1089" w:rsidRPr="00C30527">
        <w:rPr>
          <w:rFonts w:ascii="Times New Roman" w:hAnsi="Times New Roman" w:cs="Times New Roman"/>
          <w:sz w:val="24"/>
          <w:szCs w:val="24"/>
        </w:rPr>
        <w:t>applicable</w:t>
      </w:r>
      <w:r w:rsidR="00997B57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182122" w:rsidRPr="00C30527">
        <w:rPr>
          <w:rFonts w:ascii="Times New Roman" w:hAnsi="Times New Roman" w:cs="Times New Roman"/>
          <w:sz w:val="24"/>
          <w:szCs w:val="24"/>
        </w:rPr>
        <w:t>even when the travel time functions are not polynomial</w:t>
      </w:r>
      <w:r w:rsidR="009315BE" w:rsidRPr="00C30527">
        <w:rPr>
          <w:rFonts w:ascii="Times New Roman" w:hAnsi="Times New Roman" w:cs="Times New Roman"/>
          <w:sz w:val="24"/>
          <w:szCs w:val="24"/>
        </w:rPr>
        <w:t xml:space="preserve">. In </w:t>
      </w:r>
      <w:r w:rsidR="009315BE" w:rsidRPr="00C30527">
        <w:rPr>
          <w:rFonts w:ascii="Times New Roman" w:hAnsi="Times New Roman" w:cs="Times New Roman"/>
          <w:sz w:val="24"/>
          <w:szCs w:val="24"/>
        </w:rPr>
        <w:lastRenderedPageBreak/>
        <w:t xml:space="preserve">such case, </w:t>
      </w:r>
      <w:r w:rsidR="006D1089" w:rsidRPr="00C30527">
        <w:rPr>
          <w:rFonts w:ascii="Times New Roman" w:hAnsi="Times New Roman" w:cs="Times New Roman"/>
          <w:position w:val="-10"/>
          <w:sz w:val="24"/>
          <w:szCs w:val="24"/>
        </w:rPr>
        <w:object w:dxaOrig="279" w:dyaOrig="320" w14:anchorId="2CF89FB9">
          <v:shape id="_x0000_i1283" type="#_x0000_t75" style="width:14.3pt;height:15.85pt" o:ole="">
            <v:imagedata r:id="rId712" o:title=""/>
          </v:shape>
          <o:OLEObject Type="Embed" ProgID="Equation.DSMT4" ShapeID="_x0000_i1283" DrawAspect="Content" ObjectID="_1486165488" r:id="rId713"/>
        </w:object>
      </w:r>
      <w:r w:rsidR="006D108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315BE" w:rsidRPr="00C30527">
        <w:rPr>
          <w:rFonts w:ascii="Times New Roman" w:hAnsi="Times New Roman" w:cs="Times New Roman"/>
          <w:sz w:val="24"/>
          <w:szCs w:val="24"/>
        </w:rPr>
        <w:t xml:space="preserve">should be </w:t>
      </w:r>
      <w:r w:rsidR="006D1089" w:rsidRPr="00C30527">
        <w:rPr>
          <w:rFonts w:ascii="Times New Roman" w:hAnsi="Times New Roman" w:cs="Times New Roman"/>
          <w:sz w:val="24"/>
          <w:szCs w:val="24"/>
        </w:rPr>
        <w:t xml:space="preserve">replaced by the upper bound </w:t>
      </w:r>
      <w:r w:rsidR="00523426" w:rsidRPr="00C30527">
        <w:rPr>
          <w:rFonts w:ascii="Times New Roman" w:hAnsi="Times New Roman" w:cs="Times New Roman"/>
          <w:sz w:val="24"/>
          <w:szCs w:val="24"/>
        </w:rPr>
        <w:t>of</w:t>
      </w:r>
      <w:r w:rsidR="006D108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315BE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6D1089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523426" w:rsidRPr="00C30527">
        <w:rPr>
          <w:rFonts w:ascii="Times New Roman" w:hAnsi="Times New Roman" w:cs="Times New Roman"/>
          <w:sz w:val="24"/>
          <w:szCs w:val="24"/>
        </w:rPr>
        <w:t xml:space="preserve"> for</w:t>
      </w:r>
      <w:r w:rsidR="006D1089" w:rsidRPr="00C30527">
        <w:rPr>
          <w:rFonts w:ascii="Times New Roman" w:hAnsi="Times New Roman" w:cs="Times New Roman"/>
          <w:sz w:val="24"/>
          <w:szCs w:val="24"/>
        </w:rPr>
        <w:t xml:space="preserve"> UE assignment with </w:t>
      </w:r>
      <w:r w:rsidR="009315BE" w:rsidRPr="00C30527">
        <w:rPr>
          <w:rFonts w:ascii="Times New Roman" w:hAnsi="Times New Roman" w:cs="Times New Roman"/>
          <w:sz w:val="24"/>
          <w:szCs w:val="24"/>
        </w:rPr>
        <w:t>the travel time functions considered</w:t>
      </w:r>
      <w:r w:rsidR="006D1089" w:rsidRPr="00C30527">
        <w:rPr>
          <w:rFonts w:ascii="Times New Roman" w:hAnsi="Times New Roman" w:cs="Times New Roman"/>
          <w:sz w:val="24"/>
          <w:szCs w:val="24"/>
        </w:rPr>
        <w:t>).</w:t>
      </w:r>
    </w:p>
    <w:p w:rsidR="003E3F65" w:rsidRPr="00C30527" w:rsidRDefault="003E3F65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5607E8" w:rsidRPr="00C30527" w:rsidRDefault="003E3F65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Remark</w:t>
      </w:r>
      <w:r w:rsidR="00686214" w:rsidRPr="00C30527">
        <w:rPr>
          <w:rFonts w:ascii="Times New Roman" w:hAnsi="Times New Roman" w:cs="Times New Roman"/>
          <w:b/>
          <w:sz w:val="24"/>
          <w:szCs w:val="24"/>
        </w:rPr>
        <w:t xml:space="preserve"> 2</w:t>
      </w:r>
      <w:r w:rsidRPr="00C30527">
        <w:rPr>
          <w:rFonts w:ascii="Times New Roman" w:hAnsi="Times New Roman" w:cs="Times New Roman"/>
          <w:sz w:val="24"/>
          <w:szCs w:val="24"/>
        </w:rPr>
        <w:t xml:space="preserve">: </w:t>
      </w:r>
      <w:r w:rsidR="006F6C22" w:rsidRPr="00C30527">
        <w:rPr>
          <w:rFonts w:ascii="Times New Roman" w:hAnsi="Times New Roman" w:cs="Times New Roman"/>
          <w:sz w:val="24"/>
          <w:szCs w:val="24"/>
        </w:rPr>
        <w:t xml:space="preserve">Theorem 3 is quite intuitive. Consider </w:t>
      </w:r>
      <w:r w:rsidR="007A347C" w:rsidRPr="00C30527">
        <w:rPr>
          <w:rFonts w:ascii="Times New Roman" w:hAnsi="Times New Roman" w:cs="Times New Roman"/>
          <w:sz w:val="24"/>
          <w:szCs w:val="24"/>
        </w:rPr>
        <w:t>an</w:t>
      </w:r>
      <w:r w:rsidR="006F6C22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7A347C" w:rsidRPr="00C30527">
        <w:rPr>
          <w:rFonts w:ascii="Times New Roman" w:hAnsi="Times New Roman" w:cs="Times New Roman"/>
          <w:sz w:val="24"/>
          <w:szCs w:val="24"/>
        </w:rPr>
        <w:t xml:space="preserve">unlimited </w:t>
      </w:r>
      <w:r w:rsidR="006F6C22" w:rsidRPr="00C30527">
        <w:rPr>
          <w:rFonts w:ascii="Times New Roman" w:hAnsi="Times New Roman" w:cs="Times New Roman"/>
          <w:sz w:val="24"/>
          <w:szCs w:val="24"/>
        </w:rPr>
        <w:t xml:space="preserve">budget. Then, the improved network has almost no congestion </w:t>
      </w:r>
      <w:r w:rsidR="00F93BC6" w:rsidRPr="00C30527">
        <w:rPr>
          <w:rFonts w:ascii="Times New Roman" w:hAnsi="Times New Roman" w:cs="Times New Roman"/>
          <w:sz w:val="24"/>
          <w:szCs w:val="24"/>
        </w:rPr>
        <w:t>regardless of</w:t>
      </w:r>
      <w:r w:rsidR="006F6C22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156A0" w:rsidRPr="00C30527">
        <w:rPr>
          <w:rFonts w:ascii="Times New Roman" w:hAnsi="Times New Roman" w:cs="Times New Roman"/>
          <w:sz w:val="24"/>
          <w:szCs w:val="24"/>
        </w:rPr>
        <w:t xml:space="preserve">whether </w:t>
      </w:r>
      <w:r w:rsidR="006F6C22" w:rsidRPr="00C30527">
        <w:rPr>
          <w:rFonts w:ascii="Times New Roman" w:hAnsi="Times New Roman" w:cs="Times New Roman"/>
          <w:sz w:val="24"/>
          <w:szCs w:val="24"/>
        </w:rPr>
        <w:t>the improvement is based on the SO or UE design principle.</w:t>
      </w:r>
      <w:r w:rsidR="00557061" w:rsidRPr="00C30527">
        <w:rPr>
          <w:rFonts w:ascii="Times New Roman" w:hAnsi="Times New Roman" w:cs="Times New Roman"/>
          <w:sz w:val="24"/>
          <w:szCs w:val="24"/>
        </w:rPr>
        <w:t xml:space="preserve"> (The travel time on each link almost equals its free flow travel time.) </w:t>
      </w:r>
      <w:r w:rsidR="006F6C22" w:rsidRPr="00C30527">
        <w:rPr>
          <w:rFonts w:ascii="Times New Roman" w:hAnsi="Times New Roman" w:cs="Times New Roman"/>
          <w:sz w:val="24"/>
          <w:szCs w:val="24"/>
        </w:rPr>
        <w:t xml:space="preserve"> Consequently, the ratio</w:t>
      </w:r>
      <w:r w:rsidR="0055706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F6C22" w:rsidRPr="00C30527">
        <w:rPr>
          <w:rFonts w:ascii="Times New Roman" w:hAnsi="Times New Roman"/>
          <w:noProof/>
          <w:position w:val="-12"/>
          <w:sz w:val="24"/>
          <w:szCs w:val="24"/>
        </w:rPr>
        <w:drawing>
          <wp:inline distT="0" distB="0" distL="0" distR="0" wp14:anchorId="0DE47961" wp14:editId="111144C0">
            <wp:extent cx="280035" cy="231775"/>
            <wp:effectExtent l="0" t="0" r="5715" b="0"/>
            <wp:docPr id="427" name="Picture 4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rrowheads="1"/>
                    </pic:cNvPicPr>
                  </pic:nvPicPr>
                  <pic:blipFill>
                    <a:blip r:embed="rId6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6C22" w:rsidRPr="00C30527">
        <w:rPr>
          <w:rFonts w:ascii="Times New Roman" w:hAnsi="Times New Roman" w:cs="Times New Roman"/>
          <w:sz w:val="24"/>
          <w:szCs w:val="24"/>
        </w:rPr>
        <w:t xml:space="preserve"> is very close to one and </w:t>
      </w:r>
      <w:r w:rsidR="0004666D" w:rsidRPr="00C30527">
        <w:rPr>
          <w:rFonts w:ascii="Times New Roman" w:hAnsi="Times New Roman" w:cs="Times New Roman"/>
          <w:sz w:val="24"/>
          <w:szCs w:val="24"/>
        </w:rPr>
        <w:t>must be smaller than</w:t>
      </w:r>
      <w:r w:rsidR="006F6C22" w:rsidRPr="00C30527">
        <w:rPr>
          <w:rFonts w:ascii="Times New Roman" w:hAnsi="Times New Roman" w:cs="Times New Roman"/>
          <w:sz w:val="24"/>
          <w:szCs w:val="24"/>
        </w:rPr>
        <w:t xml:space="preserve"> an upper bound for a traditional</w:t>
      </w:r>
      <w:r w:rsidR="006F6C22" w:rsidRPr="00C30527">
        <w:rPr>
          <w:rFonts w:ascii="Times New Roman" w:hAnsi="Times New Roman" w:cs="Times New Roman" w:hint="eastAsia"/>
          <w:sz w:val="24"/>
          <w:szCs w:val="24"/>
        </w:rPr>
        <w:t xml:space="preserve"> UE traffic assignment problem</w:t>
      </w:r>
      <w:r w:rsidR="006F6C22" w:rsidRPr="00C30527">
        <w:rPr>
          <w:rFonts w:ascii="Times New Roman" w:hAnsi="Times New Roman" w:cs="Times New Roman"/>
          <w:sz w:val="24"/>
          <w:szCs w:val="24"/>
        </w:rPr>
        <w:t xml:space="preserve"> of the same instance before any link expansion</w:t>
      </w:r>
      <w:r w:rsidR="00A255A1" w:rsidRPr="00C30527">
        <w:rPr>
          <w:rFonts w:ascii="Times New Roman" w:hAnsi="Times New Roman" w:cs="Times New Roman"/>
          <w:sz w:val="24"/>
          <w:szCs w:val="24"/>
        </w:rPr>
        <w:t>, which is always larger than one</w:t>
      </w:r>
      <w:r w:rsidR="006F6C22" w:rsidRPr="00C30527">
        <w:rPr>
          <w:rFonts w:ascii="Times New Roman" w:hAnsi="Times New Roman" w:cs="Times New Roman"/>
          <w:sz w:val="24"/>
          <w:szCs w:val="24"/>
        </w:rPr>
        <w:t>.</w:t>
      </w:r>
      <w:r w:rsidR="00614DC1" w:rsidRPr="00C30527">
        <w:rPr>
          <w:rFonts w:ascii="Times New Roman" w:hAnsi="Times New Roman" w:cs="Times New Roman"/>
          <w:sz w:val="24"/>
          <w:szCs w:val="24"/>
        </w:rPr>
        <w:t xml:space="preserve"> </w:t>
      </w:r>
      <w:ins w:id="423" w:author="Dept. of Civil Engg." w:date="2014-12-29T23:40:00Z">
        <w:r w:rsidR="00AA2BA8" w:rsidRPr="00C30527">
          <w:rPr>
            <w:rFonts w:ascii="Times New Roman" w:hAnsi="Times New Roman" w:cs="Times New Roman"/>
            <w:sz w:val="24"/>
            <w:szCs w:val="24"/>
          </w:rPr>
          <w:t xml:space="preserve">The latter is always bounded by the </w:t>
        </w:r>
        <w:proofErr w:type="spellStart"/>
        <w:r w:rsidR="00AA2BA8" w:rsidRPr="00C30527">
          <w:rPr>
            <w:rFonts w:ascii="Times New Roman" w:hAnsi="Times New Roman" w:cs="Times New Roman"/>
            <w:sz w:val="24"/>
            <w:szCs w:val="24"/>
          </w:rPr>
          <w:t>PoA</w:t>
        </w:r>
        <w:proofErr w:type="spellEnd"/>
        <w:r w:rsidR="00AA2BA8" w:rsidRPr="00C30527">
          <w:rPr>
            <w:rFonts w:ascii="Times New Roman" w:hAnsi="Times New Roman" w:cs="Times New Roman"/>
            <w:sz w:val="24"/>
            <w:szCs w:val="24"/>
          </w:rPr>
          <w:t xml:space="preserve"> of </w:t>
        </w:r>
        <w:r w:rsidR="00AA2BA8" w:rsidRPr="00C30527">
          <w:rPr>
            <w:rFonts w:ascii="Times New Roman" w:hAnsi="Times New Roman" w:cs="Times New Roman"/>
            <w:i/>
            <w:sz w:val="24"/>
            <w:szCs w:val="24"/>
          </w:rPr>
          <w:t>I</w:t>
        </w:r>
      </w:ins>
      <w:ins w:id="424" w:author="Dept. of Civil Engg." w:date="2014-12-29T23:41:00Z">
        <w:r w:rsidR="00AA2BA8" w:rsidRPr="00C30527">
          <w:rPr>
            <w:rFonts w:ascii="Times New Roman" w:hAnsi="Times New Roman" w:cs="Times New Roman"/>
            <w:sz w:val="24"/>
            <w:szCs w:val="24"/>
          </w:rPr>
          <w:t xml:space="preserve"> that consider the same set of </w:t>
        </w:r>
      </w:ins>
      <w:ins w:id="425" w:author="Dept. of Civil Engg." w:date="2014-12-29T23:53:00Z">
        <w:r w:rsidR="00EE5B81" w:rsidRPr="00C30527">
          <w:rPr>
            <w:rFonts w:ascii="Times New Roman" w:hAnsi="Times New Roman" w:cs="Times New Roman"/>
            <w:sz w:val="24"/>
            <w:szCs w:val="24"/>
          </w:rPr>
          <w:t xml:space="preserve">polynomial </w:t>
        </w:r>
      </w:ins>
      <w:ins w:id="426" w:author="Dept. of Civil Engg." w:date="2014-12-29T23:41:00Z">
        <w:r w:rsidR="00AA2BA8" w:rsidRPr="00C30527">
          <w:rPr>
            <w:rFonts w:ascii="Times New Roman" w:hAnsi="Times New Roman" w:cs="Times New Roman"/>
            <w:sz w:val="24"/>
            <w:szCs w:val="24"/>
          </w:rPr>
          <w:t>link performance functions as the UE-NDP.</w:t>
        </w:r>
      </w:ins>
      <w:ins w:id="427" w:author="Dept. of Civil Engg." w:date="2014-12-29T23:40:00Z">
        <w:r w:rsidR="00AA2BA8"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5607E8" w:rsidRPr="00C30527">
        <w:rPr>
          <w:rFonts w:ascii="Times New Roman" w:hAnsi="Times New Roman" w:cs="Times New Roman"/>
          <w:sz w:val="24"/>
          <w:szCs w:val="24"/>
        </w:rPr>
        <w:t>Consider another extreme case where</w:t>
      </w:r>
      <w:r w:rsidR="00614DC1" w:rsidRPr="00C30527">
        <w:rPr>
          <w:rFonts w:ascii="Times New Roman" w:hAnsi="Times New Roman" w:cs="Times New Roman"/>
          <w:sz w:val="24"/>
          <w:szCs w:val="24"/>
        </w:rPr>
        <w:t xml:space="preserve"> the b</w:t>
      </w:r>
      <w:r w:rsidR="005607E8" w:rsidRPr="00C30527">
        <w:rPr>
          <w:rFonts w:ascii="Times New Roman" w:hAnsi="Times New Roman" w:cs="Times New Roman"/>
          <w:sz w:val="24"/>
          <w:szCs w:val="24"/>
        </w:rPr>
        <w:t>udget is zero.</w:t>
      </w:r>
      <w:r w:rsidR="00614DC1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607E8" w:rsidRPr="00C30527">
        <w:rPr>
          <w:rFonts w:ascii="Times New Roman" w:hAnsi="Times New Roman" w:cs="Times New Roman"/>
          <w:sz w:val="24"/>
          <w:szCs w:val="24"/>
        </w:rPr>
        <w:t>T</w:t>
      </w:r>
      <w:r w:rsidR="00614DC1" w:rsidRPr="00C30527">
        <w:rPr>
          <w:rFonts w:ascii="Times New Roman" w:hAnsi="Times New Roman" w:cs="Times New Roman"/>
          <w:sz w:val="24"/>
          <w:szCs w:val="24"/>
        </w:rPr>
        <w:t>he SO- and UE-</w:t>
      </w:r>
      <w:r w:rsidR="00077A58" w:rsidRPr="00C30527">
        <w:rPr>
          <w:rFonts w:ascii="Times New Roman" w:hAnsi="Times New Roman" w:cs="Times New Roman"/>
          <w:sz w:val="24"/>
          <w:szCs w:val="24"/>
        </w:rPr>
        <w:t>NDP</w:t>
      </w:r>
      <w:r w:rsidR="00E538FB" w:rsidRPr="00C30527">
        <w:rPr>
          <w:rFonts w:ascii="Times New Roman" w:hAnsi="Times New Roman" w:cs="Times New Roman"/>
          <w:sz w:val="24"/>
          <w:szCs w:val="24"/>
        </w:rPr>
        <w:t>s</w:t>
      </w:r>
      <w:r w:rsidR="00077A58" w:rsidRPr="00C30527">
        <w:rPr>
          <w:rFonts w:ascii="Times New Roman" w:hAnsi="Times New Roman" w:cs="Times New Roman"/>
          <w:sz w:val="24"/>
          <w:szCs w:val="24"/>
        </w:rPr>
        <w:t xml:space="preserve"> become SO and UE assignments, respectively. An upper bound for a traditional</w:t>
      </w:r>
      <w:r w:rsidR="00077A58" w:rsidRPr="00C30527">
        <w:rPr>
          <w:rFonts w:ascii="Times New Roman" w:hAnsi="Times New Roman" w:cs="Times New Roman" w:hint="eastAsia"/>
          <w:sz w:val="24"/>
          <w:szCs w:val="24"/>
        </w:rPr>
        <w:t xml:space="preserve"> UE traffic assignment problem</w:t>
      </w:r>
      <w:r w:rsidR="00077A58" w:rsidRPr="00C30527">
        <w:rPr>
          <w:rFonts w:ascii="Times New Roman" w:hAnsi="Times New Roman" w:cs="Times New Roman"/>
          <w:sz w:val="24"/>
          <w:szCs w:val="24"/>
        </w:rPr>
        <w:t xml:space="preserve"> must also be an upper bound for the UE-NDP </w:t>
      </w:r>
      <w:del w:id="428" w:author="Dept. of Civil Engg." w:date="2014-12-29T23:37:00Z">
        <w:r w:rsidR="00077A58" w:rsidRPr="00C30527" w:rsidDel="007A01AC">
          <w:rPr>
            <w:rFonts w:ascii="Times New Roman" w:hAnsi="Times New Roman" w:cs="Times New Roman"/>
            <w:sz w:val="24"/>
            <w:szCs w:val="24"/>
          </w:rPr>
          <w:delText xml:space="preserve">of </w:delText>
        </w:r>
      </w:del>
      <w:ins w:id="429" w:author="Dept. of Civil Engg." w:date="2014-12-29T23:37:00Z">
        <w:r w:rsidR="007A01AC" w:rsidRPr="00C30527">
          <w:rPr>
            <w:rFonts w:ascii="Times New Roman" w:hAnsi="Times New Roman" w:cs="Times New Roman"/>
            <w:sz w:val="24"/>
            <w:szCs w:val="24"/>
          </w:rPr>
          <w:t xml:space="preserve">with </w:t>
        </w:r>
      </w:ins>
      <w:r w:rsidR="00077A58" w:rsidRPr="00C30527">
        <w:rPr>
          <w:rFonts w:ascii="Times New Roman" w:hAnsi="Times New Roman" w:cs="Times New Roman"/>
          <w:sz w:val="24"/>
          <w:szCs w:val="24"/>
        </w:rPr>
        <w:t xml:space="preserve">the same </w:t>
      </w:r>
      <w:del w:id="430" w:author="Dept. of Civil Engg." w:date="2014-12-29T23:36:00Z">
        <w:r w:rsidR="00077A58" w:rsidRPr="00C30527" w:rsidDel="007A01AC">
          <w:rPr>
            <w:rFonts w:ascii="Times New Roman" w:hAnsi="Times New Roman" w:cs="Times New Roman"/>
            <w:sz w:val="24"/>
            <w:szCs w:val="24"/>
          </w:rPr>
          <w:delText>instance</w:delText>
        </w:r>
        <w:r w:rsidR="00077825" w:rsidRPr="00C30527" w:rsidDel="007A01AC">
          <w:rPr>
            <w:rFonts w:ascii="Times New Roman" w:hAnsi="Times New Roman" w:cs="Times New Roman"/>
            <w:sz w:val="24"/>
            <w:szCs w:val="24"/>
          </w:rPr>
          <w:delText xml:space="preserve"> </w:delText>
        </w:r>
      </w:del>
      <w:ins w:id="431" w:author="Dept. of Civil Engg." w:date="2014-12-29T23:36:00Z">
        <w:r w:rsidR="007A01AC" w:rsidRPr="00C30527">
          <w:rPr>
            <w:rFonts w:ascii="Times New Roman" w:hAnsi="Times New Roman" w:cs="Times New Roman"/>
            <w:sz w:val="24"/>
            <w:szCs w:val="24"/>
          </w:rPr>
          <w:t xml:space="preserve">set of </w:t>
        </w:r>
      </w:ins>
      <w:ins w:id="432" w:author="Dept. of Civil Engg." w:date="2014-12-29T23:53:00Z">
        <w:r w:rsidR="00EE5B81" w:rsidRPr="00C30527">
          <w:rPr>
            <w:rFonts w:ascii="Times New Roman" w:hAnsi="Times New Roman" w:cs="Times New Roman"/>
            <w:sz w:val="24"/>
            <w:szCs w:val="24"/>
          </w:rPr>
          <w:t xml:space="preserve">polynomial </w:t>
        </w:r>
      </w:ins>
      <w:ins w:id="433" w:author="Dept. of Civil Engg." w:date="2014-12-29T23:36:00Z">
        <w:r w:rsidR="007A01AC" w:rsidRPr="00C30527">
          <w:rPr>
            <w:rFonts w:ascii="Times New Roman" w:hAnsi="Times New Roman" w:cs="Times New Roman"/>
            <w:sz w:val="24"/>
            <w:szCs w:val="24"/>
          </w:rPr>
          <w:t>link performance functions</w:t>
        </w:r>
      </w:ins>
      <w:ins w:id="434" w:author="Dept. of Civil Engg." w:date="2014-12-29T23:41:00Z">
        <w:r w:rsidR="00AA2BA8" w:rsidRPr="00C30527">
          <w:rPr>
            <w:rFonts w:ascii="Times New Roman" w:hAnsi="Times New Roman" w:cs="Times New Roman"/>
            <w:sz w:val="24"/>
            <w:szCs w:val="24"/>
          </w:rPr>
          <w:t xml:space="preserve"> as the assignment problem.</w:t>
        </w:r>
      </w:ins>
      <w:del w:id="435" w:author="Dept. of Civil Engg." w:date="2014-12-29T23:36:00Z">
        <w:r w:rsidR="00077825" w:rsidRPr="00C30527" w:rsidDel="007A01AC">
          <w:rPr>
            <w:rFonts w:ascii="Times New Roman" w:hAnsi="Times New Roman" w:cs="Times New Roman"/>
            <w:sz w:val="24"/>
            <w:szCs w:val="24"/>
          </w:rPr>
          <w:delText>before expansion</w:delText>
        </w:r>
      </w:del>
      <w:r w:rsidR="00077A58" w:rsidRPr="00C30527">
        <w:rPr>
          <w:rFonts w:ascii="Times New Roman" w:hAnsi="Times New Roman" w:cs="Times New Roman"/>
          <w:sz w:val="24"/>
          <w:szCs w:val="24"/>
        </w:rPr>
        <w:t>.</w:t>
      </w:r>
    </w:p>
    <w:p w:rsidR="0004666D" w:rsidRPr="00C30527" w:rsidRDefault="0004666D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147F6F" w:rsidRPr="00C30527" w:rsidRDefault="00F80983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 xml:space="preserve">Remark </w:t>
      </w:r>
      <w:r w:rsidR="00997B57" w:rsidRPr="00C30527">
        <w:rPr>
          <w:rFonts w:ascii="Times New Roman" w:hAnsi="Times New Roman" w:cs="Times New Roman"/>
          <w:b/>
          <w:sz w:val="24"/>
          <w:szCs w:val="24"/>
        </w:rPr>
        <w:t>3</w:t>
      </w:r>
      <w:r w:rsidRPr="00C30527">
        <w:rPr>
          <w:rFonts w:ascii="Times New Roman" w:hAnsi="Times New Roman" w:cs="Times New Roman"/>
          <w:sz w:val="24"/>
          <w:szCs w:val="24"/>
        </w:rPr>
        <w:t>:</w:t>
      </w:r>
      <w:r w:rsidR="00997B57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4666D" w:rsidRPr="00C30527">
        <w:rPr>
          <w:rFonts w:ascii="Times New Roman" w:hAnsi="Times New Roman" w:cs="Times New Roman"/>
          <w:sz w:val="24"/>
          <w:szCs w:val="24"/>
        </w:rPr>
        <w:t>In general,</w:t>
      </w:r>
      <w:r w:rsidR="00CB60B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07CDA" w:rsidRPr="00C30527">
        <w:rPr>
          <w:rFonts w:ascii="Times New Roman" w:hAnsi="Times New Roman" w:cs="Times New Roman"/>
          <w:sz w:val="24"/>
          <w:szCs w:val="24"/>
        </w:rPr>
        <w:t>when</w:t>
      </w:r>
      <w:r w:rsidR="00CB60B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07CDA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CB60B4" w:rsidRPr="00C30527">
        <w:rPr>
          <w:rFonts w:ascii="Times New Roman" w:hAnsi="Times New Roman" w:cs="Times New Roman"/>
          <w:sz w:val="24"/>
          <w:szCs w:val="24"/>
        </w:rPr>
        <w:t>budget</w:t>
      </w:r>
      <w:r w:rsidR="00B07CDA" w:rsidRPr="00C30527">
        <w:rPr>
          <w:rFonts w:ascii="Times New Roman" w:hAnsi="Times New Roman" w:cs="Times New Roman"/>
          <w:sz w:val="24"/>
          <w:szCs w:val="24"/>
        </w:rPr>
        <w:t xml:space="preserve"> is larger</w:t>
      </w:r>
      <w:r w:rsidR="00CB60B4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BE54D3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43523D" w:rsidRPr="00C30527">
        <w:rPr>
          <w:rFonts w:ascii="Times New Roman" w:hAnsi="Times New Roman" w:cs="Times New Roman"/>
          <w:sz w:val="24"/>
          <w:szCs w:val="24"/>
        </w:rPr>
        <w:t>resultant</w:t>
      </w:r>
      <w:r w:rsidR="00BE54D3" w:rsidRPr="00C30527">
        <w:rPr>
          <w:rFonts w:ascii="Times New Roman" w:hAnsi="Times New Roman" w:cs="Times New Roman"/>
          <w:sz w:val="24"/>
          <w:szCs w:val="24"/>
        </w:rPr>
        <w:t xml:space="preserve"> network is less congested</w:t>
      </w:r>
      <w:r w:rsidR="00A244C0" w:rsidRPr="00C30527">
        <w:rPr>
          <w:rFonts w:ascii="Times New Roman" w:hAnsi="Times New Roman" w:cs="Times New Roman"/>
          <w:sz w:val="24"/>
          <w:szCs w:val="24"/>
        </w:rPr>
        <w:t xml:space="preserve"> (or the TSTT is lower)</w:t>
      </w:r>
      <w:r w:rsidR="00BE54D3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93BC6" w:rsidRPr="00C30527">
        <w:rPr>
          <w:rFonts w:ascii="Times New Roman" w:hAnsi="Times New Roman" w:cs="Times New Roman"/>
          <w:sz w:val="24"/>
          <w:szCs w:val="24"/>
        </w:rPr>
        <w:t xml:space="preserve">regardless of </w:t>
      </w:r>
      <w:r w:rsidR="003156A0" w:rsidRPr="00C30527">
        <w:rPr>
          <w:rFonts w:ascii="Times New Roman" w:hAnsi="Times New Roman" w:cs="Times New Roman"/>
          <w:sz w:val="24"/>
          <w:szCs w:val="24"/>
        </w:rPr>
        <w:t xml:space="preserve">whether </w:t>
      </w:r>
      <w:r w:rsidR="00B07CDA" w:rsidRPr="00C30527">
        <w:rPr>
          <w:rFonts w:ascii="Times New Roman" w:hAnsi="Times New Roman" w:cs="Times New Roman"/>
          <w:sz w:val="24"/>
          <w:szCs w:val="24"/>
        </w:rPr>
        <w:t>it is improved under the SO or UE design principle</w:t>
      </w:r>
      <w:r w:rsidR="003156A0" w:rsidRPr="00C30527">
        <w:rPr>
          <w:rFonts w:ascii="Times New Roman" w:hAnsi="Times New Roman" w:cs="Times New Roman"/>
          <w:sz w:val="24"/>
          <w:szCs w:val="24"/>
        </w:rPr>
        <w:t>,</w:t>
      </w:r>
      <w:r w:rsidR="00B07CDA" w:rsidRPr="00C30527">
        <w:rPr>
          <w:rFonts w:ascii="Times New Roman" w:hAnsi="Times New Roman" w:cs="Times New Roman"/>
          <w:sz w:val="24"/>
          <w:szCs w:val="24"/>
        </w:rPr>
        <w:t xml:space="preserve"> but the two resultant TSTTs are closer tha</w:t>
      </w:r>
      <w:r w:rsidR="003156A0" w:rsidRPr="00C30527">
        <w:rPr>
          <w:rFonts w:ascii="Times New Roman" w:hAnsi="Times New Roman" w:cs="Times New Roman"/>
          <w:sz w:val="24"/>
          <w:szCs w:val="24"/>
        </w:rPr>
        <w:t>n</w:t>
      </w:r>
      <w:r w:rsidR="00B07CDA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156A0" w:rsidRPr="00C30527">
        <w:rPr>
          <w:rFonts w:ascii="Times New Roman" w:hAnsi="Times New Roman" w:cs="Times New Roman"/>
          <w:sz w:val="24"/>
          <w:szCs w:val="24"/>
        </w:rPr>
        <w:t xml:space="preserve">those </w:t>
      </w:r>
      <w:r w:rsidR="00B07CDA" w:rsidRPr="00C30527">
        <w:rPr>
          <w:rFonts w:ascii="Times New Roman" w:hAnsi="Times New Roman" w:cs="Times New Roman"/>
          <w:sz w:val="24"/>
          <w:szCs w:val="24"/>
        </w:rPr>
        <w:t>before improvement</w:t>
      </w:r>
      <w:r w:rsidR="0043523D" w:rsidRPr="00C30527">
        <w:rPr>
          <w:rFonts w:ascii="Times New Roman" w:hAnsi="Times New Roman" w:cs="Times New Roman"/>
          <w:sz w:val="24"/>
          <w:szCs w:val="24"/>
        </w:rPr>
        <w:t>. Hence,</w:t>
      </w:r>
      <w:r w:rsidR="00B07CDA"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="00147F6F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B07CDA" w:rsidRPr="00C30527">
        <w:rPr>
          <w:rFonts w:ascii="Times New Roman" w:hAnsi="Times New Roman" w:cs="Times New Roman"/>
          <w:sz w:val="24"/>
          <w:szCs w:val="24"/>
        </w:rPr>
        <w:t xml:space="preserve"> is smaller than that before the improvement</w:t>
      </w:r>
      <w:r w:rsidR="00147F6F" w:rsidRPr="00C30527">
        <w:rPr>
          <w:rFonts w:ascii="Times New Roman" w:hAnsi="Times New Roman" w:cs="Times New Roman"/>
          <w:sz w:val="24"/>
          <w:szCs w:val="24"/>
        </w:rPr>
        <w:t xml:space="preserve"> and is closer to one.</w:t>
      </w:r>
    </w:p>
    <w:p w:rsidR="008B1EA0" w:rsidRPr="00C30527" w:rsidRDefault="008B1EA0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42485B" w:rsidRPr="00C30527" w:rsidRDefault="0042485B" w:rsidP="00C30527">
      <w:pPr>
        <w:pStyle w:val="Heading2"/>
        <w:tabs>
          <w:tab w:val="center" w:pos="4536"/>
          <w:tab w:val="right" w:pos="9072"/>
        </w:tabs>
        <w:snapToGri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5. Price of anarchy for the reliability-based network design problem</w:t>
      </w:r>
    </w:p>
    <w:p w:rsidR="00B830E5" w:rsidRPr="00C30527" w:rsidRDefault="0042485B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>When confront</w:t>
      </w:r>
      <w:r w:rsidR="00EE2EC5" w:rsidRPr="00C30527">
        <w:rPr>
          <w:rFonts w:ascii="Times New Roman" w:hAnsi="Times New Roman"/>
          <w:sz w:val="24"/>
          <w:szCs w:val="24"/>
        </w:rPr>
        <w:t>ed</w:t>
      </w:r>
      <w:r w:rsidRPr="00C30527">
        <w:rPr>
          <w:rFonts w:ascii="Times New Roman" w:hAnsi="Times New Roman"/>
          <w:sz w:val="24"/>
          <w:szCs w:val="24"/>
        </w:rPr>
        <w:t xml:space="preserve"> with network supply uncertainty, </w:t>
      </w:r>
      <w:r w:rsidR="00F372CB" w:rsidRPr="00C30527">
        <w:rPr>
          <w:rFonts w:ascii="Times New Roman" w:hAnsi="Times New Roman"/>
          <w:sz w:val="24"/>
          <w:szCs w:val="24"/>
        </w:rPr>
        <w:t xml:space="preserve">the system manager should consider </w:t>
      </w:r>
      <w:r w:rsidRPr="00C30527">
        <w:rPr>
          <w:rFonts w:ascii="Times New Roman" w:hAnsi="Times New Roman"/>
          <w:sz w:val="24"/>
          <w:szCs w:val="24"/>
        </w:rPr>
        <w:t xml:space="preserve">the </w:t>
      </w:r>
      <w:r w:rsidR="00F372CB" w:rsidRPr="00C30527">
        <w:rPr>
          <w:rFonts w:ascii="Times New Roman" w:hAnsi="Times New Roman"/>
          <w:sz w:val="24"/>
          <w:szCs w:val="24"/>
        </w:rPr>
        <w:t>TSTT</w:t>
      </w:r>
      <w:r w:rsidRPr="00C30527">
        <w:rPr>
          <w:rFonts w:ascii="Times New Roman" w:hAnsi="Times New Roman"/>
          <w:sz w:val="24"/>
          <w:szCs w:val="24"/>
        </w:rPr>
        <w:t xml:space="preserve"> </w:t>
      </w:r>
      <w:r w:rsidR="00EE2EC5" w:rsidRPr="00C30527">
        <w:rPr>
          <w:rFonts w:ascii="Times New Roman" w:hAnsi="Times New Roman"/>
          <w:sz w:val="24"/>
          <w:szCs w:val="24"/>
        </w:rPr>
        <w:t xml:space="preserve">variation </w:t>
      </w:r>
      <w:r w:rsidRPr="00C30527">
        <w:rPr>
          <w:rFonts w:ascii="Times New Roman" w:hAnsi="Times New Roman"/>
          <w:sz w:val="24"/>
          <w:szCs w:val="24"/>
        </w:rPr>
        <w:t xml:space="preserve">in the </w:t>
      </w:r>
      <w:r w:rsidR="00694C81" w:rsidRPr="00C30527">
        <w:rPr>
          <w:rFonts w:ascii="Times New Roman" w:hAnsi="Times New Roman"/>
          <w:sz w:val="24"/>
          <w:szCs w:val="24"/>
        </w:rPr>
        <w:t xml:space="preserve">network </w:t>
      </w:r>
      <w:r w:rsidRPr="00C30527">
        <w:rPr>
          <w:rFonts w:ascii="Times New Roman" w:hAnsi="Times New Roman"/>
          <w:sz w:val="24"/>
          <w:szCs w:val="24"/>
        </w:rPr>
        <w:t>design</w:t>
      </w:r>
      <w:r w:rsidR="00EE2EC5" w:rsidRPr="00C30527">
        <w:rPr>
          <w:rFonts w:ascii="Times New Roman" w:hAnsi="Times New Roman"/>
          <w:sz w:val="24"/>
          <w:szCs w:val="24"/>
        </w:rPr>
        <w:t xml:space="preserve"> objective</w:t>
      </w:r>
      <w:r w:rsidRPr="00C30527">
        <w:rPr>
          <w:rFonts w:ascii="Times New Roman" w:hAnsi="Times New Roman"/>
          <w:sz w:val="24"/>
          <w:szCs w:val="24"/>
        </w:rPr>
        <w:t xml:space="preserve">. </w:t>
      </w:r>
      <w:r w:rsidR="00EE2EC5" w:rsidRPr="00C30527">
        <w:rPr>
          <w:rFonts w:ascii="Times New Roman" w:hAnsi="Times New Roman"/>
          <w:sz w:val="24"/>
          <w:szCs w:val="24"/>
        </w:rPr>
        <w:t>W</w:t>
      </w:r>
      <w:r w:rsidR="00F372CB" w:rsidRPr="00C30527">
        <w:rPr>
          <w:rFonts w:ascii="Times New Roman" w:hAnsi="Times New Roman"/>
          <w:sz w:val="24"/>
          <w:szCs w:val="24"/>
        </w:rPr>
        <w:t>hen the TSTT</w:t>
      </w:r>
      <w:r w:rsidR="00EE2EC5" w:rsidRPr="00C30527">
        <w:rPr>
          <w:rFonts w:ascii="Times New Roman" w:hAnsi="Times New Roman"/>
          <w:sz w:val="24"/>
          <w:szCs w:val="24"/>
        </w:rPr>
        <w:t xml:space="preserve"> variation</w:t>
      </w:r>
      <w:r w:rsidR="00F372CB" w:rsidRPr="00C30527">
        <w:rPr>
          <w:rFonts w:ascii="Times New Roman" w:hAnsi="Times New Roman"/>
          <w:sz w:val="24"/>
          <w:szCs w:val="24"/>
        </w:rPr>
        <w:t xml:space="preserve"> is larger</w:t>
      </w:r>
      <w:r w:rsidR="00DD438C" w:rsidRPr="00C30527">
        <w:rPr>
          <w:rFonts w:ascii="Times New Roman" w:hAnsi="Times New Roman"/>
          <w:sz w:val="24"/>
          <w:szCs w:val="24"/>
        </w:rPr>
        <w:t>,</w:t>
      </w:r>
      <w:r w:rsidRPr="00C30527">
        <w:rPr>
          <w:rFonts w:ascii="Times New Roman" w:hAnsi="Times New Roman"/>
          <w:sz w:val="24"/>
          <w:szCs w:val="24"/>
        </w:rPr>
        <w:t xml:space="preserve"> a design that minimizes </w:t>
      </w:r>
      <w:r w:rsidR="000D305E" w:rsidRPr="00C30527">
        <w:rPr>
          <w:rFonts w:ascii="Times New Roman" w:hAnsi="Times New Roman"/>
          <w:sz w:val="24"/>
          <w:szCs w:val="24"/>
        </w:rPr>
        <w:t xml:space="preserve">only </w:t>
      </w:r>
      <w:r w:rsidRPr="00C30527">
        <w:rPr>
          <w:rFonts w:ascii="Times New Roman" w:hAnsi="Times New Roman"/>
          <w:sz w:val="24"/>
          <w:szCs w:val="24"/>
        </w:rPr>
        <w:t xml:space="preserve">the mean </w:t>
      </w:r>
      <w:r w:rsidR="000962BE" w:rsidRPr="00C30527">
        <w:rPr>
          <w:rFonts w:ascii="Times New Roman" w:hAnsi="Times New Roman"/>
          <w:sz w:val="24"/>
          <w:szCs w:val="24"/>
        </w:rPr>
        <w:t>TSTT</w:t>
      </w:r>
      <w:r w:rsidRPr="00C30527">
        <w:rPr>
          <w:rFonts w:ascii="Times New Roman" w:hAnsi="Times New Roman"/>
          <w:sz w:val="24"/>
          <w:szCs w:val="24"/>
        </w:rPr>
        <w:t xml:space="preserve"> is not necessarily better than </w:t>
      </w:r>
      <w:r w:rsidR="00EE2EC5" w:rsidRPr="00C30527">
        <w:rPr>
          <w:rFonts w:ascii="Times New Roman" w:hAnsi="Times New Roman"/>
          <w:sz w:val="24"/>
          <w:szCs w:val="24"/>
        </w:rPr>
        <w:t>a</w:t>
      </w:r>
      <w:r w:rsidRPr="00C30527">
        <w:rPr>
          <w:rFonts w:ascii="Times New Roman" w:hAnsi="Times New Roman"/>
          <w:sz w:val="24"/>
          <w:szCs w:val="24"/>
        </w:rPr>
        <w:t xml:space="preserve"> design that minimizes both the mean </w:t>
      </w:r>
      <w:r w:rsidR="000962BE" w:rsidRPr="00C30527">
        <w:rPr>
          <w:rFonts w:ascii="Times New Roman" w:hAnsi="Times New Roman"/>
          <w:sz w:val="24"/>
          <w:szCs w:val="24"/>
        </w:rPr>
        <w:t>TSTT</w:t>
      </w:r>
      <w:r w:rsidRPr="00C30527">
        <w:rPr>
          <w:rFonts w:ascii="Times New Roman" w:hAnsi="Times New Roman"/>
          <w:sz w:val="24"/>
          <w:szCs w:val="24"/>
        </w:rPr>
        <w:t xml:space="preserve"> and its variation.</w:t>
      </w:r>
      <w:r w:rsidR="000962BE" w:rsidRPr="00C30527">
        <w:rPr>
          <w:rFonts w:ascii="Times New Roman" w:hAnsi="Times New Roman"/>
          <w:sz w:val="24"/>
          <w:szCs w:val="24"/>
        </w:rPr>
        <w:t xml:space="preserve"> The mean TSTT may </w:t>
      </w:r>
      <w:r w:rsidR="000D305E" w:rsidRPr="00C30527">
        <w:rPr>
          <w:rFonts w:ascii="Times New Roman" w:hAnsi="Times New Roman"/>
          <w:sz w:val="24"/>
          <w:szCs w:val="24"/>
        </w:rPr>
        <w:t xml:space="preserve">greatly </w:t>
      </w:r>
      <w:r w:rsidR="000962BE" w:rsidRPr="00C30527">
        <w:rPr>
          <w:rFonts w:ascii="Times New Roman" w:hAnsi="Times New Roman"/>
          <w:sz w:val="24"/>
          <w:szCs w:val="24"/>
        </w:rPr>
        <w:t xml:space="preserve">underestimate the actual TSTT due to </w:t>
      </w:r>
      <w:r w:rsidR="00EE2EC5" w:rsidRPr="00C30527">
        <w:rPr>
          <w:rFonts w:ascii="Times New Roman" w:hAnsi="Times New Roman"/>
          <w:sz w:val="24"/>
          <w:szCs w:val="24"/>
        </w:rPr>
        <w:t>a</w:t>
      </w:r>
      <w:r w:rsidR="000962BE" w:rsidRPr="00C30527">
        <w:rPr>
          <w:rFonts w:ascii="Times New Roman" w:hAnsi="Times New Roman"/>
          <w:sz w:val="24"/>
          <w:szCs w:val="24"/>
        </w:rPr>
        <w:t xml:space="preserve"> large</w:t>
      </w:r>
      <w:r w:rsidR="00EE2EC5" w:rsidRPr="00C30527">
        <w:rPr>
          <w:rFonts w:ascii="Times New Roman" w:hAnsi="Times New Roman"/>
          <w:sz w:val="24"/>
          <w:szCs w:val="24"/>
        </w:rPr>
        <w:t xml:space="preserve"> </w:t>
      </w:r>
      <w:r w:rsidR="004905A5" w:rsidRPr="00C30527">
        <w:rPr>
          <w:rFonts w:ascii="Times New Roman" w:hAnsi="Times New Roman"/>
          <w:sz w:val="24"/>
          <w:szCs w:val="24"/>
        </w:rPr>
        <w:t>uncertainty</w:t>
      </w:r>
      <w:r w:rsidR="000962BE" w:rsidRPr="00C30527">
        <w:rPr>
          <w:rFonts w:ascii="Times New Roman" w:hAnsi="Times New Roman"/>
          <w:sz w:val="24"/>
          <w:szCs w:val="24"/>
        </w:rPr>
        <w:t>.</w:t>
      </w:r>
      <w:r w:rsidRPr="00C30527">
        <w:rPr>
          <w:rFonts w:ascii="Times New Roman" w:hAnsi="Times New Roman"/>
          <w:sz w:val="24"/>
          <w:szCs w:val="24"/>
        </w:rPr>
        <w:t xml:space="preserve"> </w:t>
      </w:r>
      <w:r w:rsidR="000962BE" w:rsidRPr="00C30527">
        <w:rPr>
          <w:rFonts w:ascii="Times New Roman" w:hAnsi="Times New Roman"/>
          <w:sz w:val="24"/>
          <w:szCs w:val="24"/>
        </w:rPr>
        <w:t>Therefore, the system manager should be risk</w:t>
      </w:r>
      <w:r w:rsidR="000D305E" w:rsidRPr="00C30527">
        <w:rPr>
          <w:rFonts w:ascii="Times New Roman" w:hAnsi="Times New Roman"/>
          <w:sz w:val="24"/>
          <w:szCs w:val="24"/>
        </w:rPr>
        <w:t xml:space="preserve"> </w:t>
      </w:r>
      <w:r w:rsidR="000962BE" w:rsidRPr="00C30527">
        <w:rPr>
          <w:rFonts w:ascii="Times New Roman" w:hAnsi="Times New Roman"/>
          <w:sz w:val="24"/>
          <w:szCs w:val="24"/>
        </w:rPr>
        <w:t>averse</w:t>
      </w:r>
      <w:r w:rsidR="009D0F27" w:rsidRPr="00C30527">
        <w:rPr>
          <w:rFonts w:ascii="Times New Roman" w:hAnsi="Times New Roman"/>
          <w:sz w:val="24"/>
          <w:szCs w:val="24"/>
        </w:rPr>
        <w:t xml:space="preserve"> and take extreme system performance</w:t>
      </w:r>
      <w:r w:rsidR="00EE2EC5" w:rsidRPr="00C30527">
        <w:rPr>
          <w:rFonts w:ascii="Times New Roman" w:hAnsi="Times New Roman"/>
          <w:sz w:val="24"/>
          <w:szCs w:val="24"/>
        </w:rPr>
        <w:t xml:space="preserve"> into account</w:t>
      </w:r>
      <w:r w:rsidR="000962BE" w:rsidRPr="00C30527">
        <w:rPr>
          <w:rFonts w:ascii="Times New Roman" w:hAnsi="Times New Roman"/>
          <w:sz w:val="24"/>
          <w:szCs w:val="24"/>
        </w:rPr>
        <w:t xml:space="preserve">. </w:t>
      </w:r>
      <w:r w:rsidR="00EE2EC5" w:rsidRPr="00C30527">
        <w:rPr>
          <w:rFonts w:ascii="Times New Roman" w:hAnsi="Times New Roman"/>
          <w:sz w:val="24"/>
          <w:szCs w:val="24"/>
        </w:rPr>
        <w:t xml:space="preserve">The current </w:t>
      </w:r>
      <w:r w:rsidR="00666EAF" w:rsidRPr="00C30527">
        <w:rPr>
          <w:rFonts w:ascii="Times New Roman" w:hAnsi="Times New Roman" w:hint="eastAsia"/>
          <w:sz w:val="24"/>
          <w:szCs w:val="24"/>
        </w:rPr>
        <w:t xml:space="preserve">distribution-free reliability-based design model </w:t>
      </w:r>
      <w:r w:rsidR="005749F7" w:rsidRPr="00C30527">
        <w:rPr>
          <w:rFonts w:ascii="Times New Roman" w:hAnsi="Times New Roman"/>
          <w:sz w:val="24"/>
          <w:szCs w:val="24"/>
        </w:rPr>
        <w:t>(e.g.,</w:t>
      </w:r>
      <w:r w:rsidR="000049DB" w:rsidRPr="00C30527">
        <w:rPr>
          <w:rFonts w:ascii="Times New Roman" w:hAnsi="Times New Roman"/>
          <w:sz w:val="24"/>
          <w:szCs w:val="24"/>
        </w:rPr>
        <w:t xml:space="preserve"> </w:t>
      </w:r>
      <w:r w:rsidR="000049DB" w:rsidRPr="00C30527">
        <w:rPr>
          <w:rFonts w:ascii="Times New Roman" w:hAnsi="Times New Roman" w:hint="eastAsia"/>
          <w:sz w:val="24"/>
          <w:szCs w:val="24"/>
        </w:rPr>
        <w:t>Ng and Waller, 2009a)</w:t>
      </w:r>
      <w:r w:rsidR="005749F7" w:rsidRPr="00C30527">
        <w:rPr>
          <w:rFonts w:ascii="Times New Roman" w:hAnsi="Times New Roman"/>
          <w:sz w:val="24"/>
          <w:szCs w:val="24"/>
        </w:rPr>
        <w:t xml:space="preserve"> only consider</w:t>
      </w:r>
      <w:r w:rsidR="00666EAF" w:rsidRPr="00C30527">
        <w:rPr>
          <w:rFonts w:ascii="Times New Roman" w:hAnsi="Times New Roman" w:hint="eastAsia"/>
          <w:sz w:val="24"/>
          <w:szCs w:val="24"/>
        </w:rPr>
        <w:t>s</w:t>
      </w:r>
      <w:r w:rsidR="005749F7" w:rsidRPr="00C30527">
        <w:rPr>
          <w:rFonts w:ascii="Times New Roman" w:hAnsi="Times New Roman"/>
          <w:sz w:val="24"/>
          <w:szCs w:val="24"/>
        </w:rPr>
        <w:t xml:space="preserve"> the mean</w:t>
      </w:r>
      <w:r w:rsidR="000D305E" w:rsidRPr="00C30527">
        <w:rPr>
          <w:rFonts w:ascii="Times New Roman" w:hAnsi="Times New Roman"/>
          <w:sz w:val="24"/>
          <w:szCs w:val="24"/>
        </w:rPr>
        <w:t xml:space="preserve"> and</w:t>
      </w:r>
      <w:r w:rsidR="005749F7" w:rsidRPr="00C30527">
        <w:rPr>
          <w:rFonts w:ascii="Times New Roman" w:hAnsi="Times New Roman"/>
          <w:sz w:val="24"/>
          <w:szCs w:val="24"/>
        </w:rPr>
        <w:t xml:space="preserve"> standard deviation of </w:t>
      </w:r>
      <w:r w:rsidR="000D305E" w:rsidRPr="00C30527">
        <w:rPr>
          <w:rFonts w:ascii="Times New Roman" w:hAnsi="Times New Roman"/>
          <w:sz w:val="24"/>
          <w:szCs w:val="24"/>
        </w:rPr>
        <w:t xml:space="preserve">the </w:t>
      </w:r>
      <w:r w:rsidR="005749F7" w:rsidRPr="00C30527">
        <w:rPr>
          <w:rFonts w:ascii="Times New Roman" w:hAnsi="Times New Roman"/>
          <w:sz w:val="24"/>
          <w:szCs w:val="24"/>
        </w:rPr>
        <w:t xml:space="preserve">TSTT. </w:t>
      </w:r>
      <w:r w:rsidR="00EE2EC5" w:rsidRPr="00C30527">
        <w:rPr>
          <w:rFonts w:ascii="Times New Roman" w:hAnsi="Times New Roman"/>
          <w:sz w:val="24"/>
          <w:szCs w:val="24"/>
        </w:rPr>
        <w:t>In this paper, t</w:t>
      </w:r>
      <w:r w:rsidR="005749F7" w:rsidRPr="00C30527">
        <w:rPr>
          <w:rFonts w:ascii="Times New Roman" w:hAnsi="Times New Roman"/>
          <w:sz w:val="24"/>
          <w:szCs w:val="24"/>
        </w:rPr>
        <w:t xml:space="preserve">his consideration </w:t>
      </w:r>
      <w:r w:rsidR="00EE2EC5" w:rsidRPr="00C30527">
        <w:rPr>
          <w:rFonts w:ascii="Times New Roman" w:hAnsi="Times New Roman"/>
          <w:sz w:val="24"/>
          <w:szCs w:val="24"/>
        </w:rPr>
        <w:t>is relaxed via the addition of</w:t>
      </w:r>
      <w:r w:rsidR="00A640ED" w:rsidRPr="00C30527">
        <w:rPr>
          <w:rFonts w:ascii="Times New Roman" w:hAnsi="Times New Roman"/>
          <w:sz w:val="24"/>
          <w:szCs w:val="24"/>
        </w:rPr>
        <w:t xml:space="preserve"> a multiplier to the standard</w:t>
      </w:r>
      <w:r w:rsidR="005749F7" w:rsidRPr="00C30527">
        <w:rPr>
          <w:rFonts w:ascii="Times New Roman" w:hAnsi="Times New Roman"/>
          <w:sz w:val="24"/>
          <w:szCs w:val="24"/>
        </w:rPr>
        <w:t xml:space="preserve"> </w:t>
      </w:r>
      <w:r w:rsidR="00A640ED" w:rsidRPr="00C30527">
        <w:rPr>
          <w:rFonts w:ascii="Times New Roman" w:hAnsi="Times New Roman"/>
          <w:sz w:val="24"/>
          <w:szCs w:val="24"/>
        </w:rPr>
        <w:t xml:space="preserve">deviation. This relaxation allows a more conservative design </w:t>
      </w:r>
      <w:r w:rsidR="00EE2EC5" w:rsidRPr="00C30527">
        <w:rPr>
          <w:rFonts w:ascii="Times New Roman" w:hAnsi="Times New Roman"/>
          <w:sz w:val="24"/>
          <w:szCs w:val="24"/>
        </w:rPr>
        <w:t>via</w:t>
      </w:r>
      <w:r w:rsidR="00A640ED" w:rsidRPr="00C30527">
        <w:rPr>
          <w:rFonts w:ascii="Times New Roman" w:hAnsi="Times New Roman"/>
          <w:sz w:val="24"/>
          <w:szCs w:val="24"/>
        </w:rPr>
        <w:t xml:space="preserve"> a larger multiplier</w:t>
      </w:r>
      <w:r w:rsidR="00EE2EC5" w:rsidRPr="00C30527">
        <w:rPr>
          <w:rFonts w:ascii="Times New Roman" w:hAnsi="Times New Roman"/>
          <w:sz w:val="24"/>
          <w:szCs w:val="24"/>
        </w:rPr>
        <w:t xml:space="preserve"> value</w:t>
      </w:r>
      <w:r w:rsidR="00A640ED" w:rsidRPr="00C30527">
        <w:rPr>
          <w:rFonts w:ascii="Times New Roman" w:hAnsi="Times New Roman"/>
          <w:sz w:val="24"/>
          <w:szCs w:val="24"/>
        </w:rPr>
        <w:t xml:space="preserve">. </w:t>
      </w:r>
      <w:r w:rsidRPr="00C30527">
        <w:rPr>
          <w:rFonts w:ascii="Times New Roman" w:hAnsi="Times New Roman"/>
          <w:sz w:val="24"/>
          <w:szCs w:val="24"/>
        </w:rPr>
        <w:t>Thus</w:t>
      </w:r>
      <w:r w:rsidR="00A65794" w:rsidRPr="00C30527">
        <w:rPr>
          <w:rFonts w:ascii="Times New Roman" w:hAnsi="Times New Roman"/>
          <w:sz w:val="24"/>
          <w:szCs w:val="24"/>
        </w:rPr>
        <w:t>,</w:t>
      </w:r>
      <w:r w:rsidRPr="00C30527">
        <w:rPr>
          <w:rFonts w:ascii="Times New Roman" w:hAnsi="Times New Roman"/>
          <w:sz w:val="24"/>
          <w:szCs w:val="24"/>
        </w:rPr>
        <w:t xml:space="preserve"> </w:t>
      </w:r>
      <w:r w:rsidR="00EE2EC5" w:rsidRPr="00C30527">
        <w:rPr>
          <w:rFonts w:ascii="Times New Roman" w:hAnsi="Times New Roman"/>
          <w:sz w:val="24"/>
          <w:szCs w:val="24"/>
        </w:rPr>
        <w:t xml:space="preserve">this </w:t>
      </w:r>
      <w:r w:rsidR="003014AC" w:rsidRPr="00C30527">
        <w:rPr>
          <w:rFonts w:ascii="Times New Roman" w:hAnsi="Times New Roman"/>
          <w:sz w:val="24"/>
          <w:szCs w:val="24"/>
        </w:rPr>
        <w:t>section</w:t>
      </w:r>
      <w:r w:rsidR="00EE2EC5" w:rsidRPr="00C30527">
        <w:rPr>
          <w:rFonts w:ascii="Times New Roman" w:hAnsi="Times New Roman"/>
          <w:sz w:val="24"/>
          <w:szCs w:val="24"/>
        </w:rPr>
        <w:t xml:space="preserve"> proposes </w:t>
      </w:r>
      <w:r w:rsidRPr="00C30527">
        <w:rPr>
          <w:rFonts w:ascii="Times New Roman" w:hAnsi="Times New Roman"/>
          <w:sz w:val="24"/>
          <w:szCs w:val="24"/>
        </w:rPr>
        <w:t>us</w:t>
      </w:r>
      <w:r w:rsidR="00EE2EC5" w:rsidRPr="00C30527">
        <w:rPr>
          <w:rFonts w:ascii="Times New Roman" w:hAnsi="Times New Roman"/>
          <w:sz w:val="24"/>
          <w:szCs w:val="24"/>
        </w:rPr>
        <w:t>ing the</w:t>
      </w:r>
      <w:r w:rsidR="004905A5" w:rsidRPr="00C30527">
        <w:rPr>
          <w:rFonts w:ascii="Times New Roman" w:hAnsi="Times New Roman"/>
          <w:sz w:val="24"/>
          <w:szCs w:val="24"/>
        </w:rPr>
        <w:t xml:space="preserve"> TSTTB</w:t>
      </w:r>
      <w:r w:rsidR="003014AC" w:rsidRPr="00C30527">
        <w:rPr>
          <w:rFonts w:ascii="Times New Roman" w:hAnsi="Times New Roman"/>
          <w:sz w:val="24"/>
          <w:szCs w:val="24"/>
        </w:rPr>
        <w:t xml:space="preserve"> mentioned in Section 3.4</w:t>
      </w:r>
      <w:r w:rsidR="004905A5" w:rsidRPr="00C30527">
        <w:rPr>
          <w:rFonts w:ascii="Times New Roman" w:hAnsi="Times New Roman"/>
          <w:sz w:val="24"/>
          <w:szCs w:val="24"/>
        </w:rPr>
        <w:t xml:space="preserve"> </w:t>
      </w:r>
      <w:r w:rsidRPr="00C30527">
        <w:rPr>
          <w:rFonts w:ascii="Times New Roman" w:hAnsi="Times New Roman"/>
          <w:sz w:val="24"/>
          <w:szCs w:val="24"/>
        </w:rPr>
        <w:t xml:space="preserve">as the design objective. </w:t>
      </w:r>
    </w:p>
    <w:p w:rsidR="0042485B" w:rsidRPr="00C30527" w:rsidRDefault="00B830E5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>T</w:t>
      </w:r>
      <w:r w:rsidR="004710C4" w:rsidRPr="00C30527">
        <w:rPr>
          <w:rFonts w:ascii="Times New Roman" w:hAnsi="Times New Roman"/>
          <w:sz w:val="24"/>
          <w:szCs w:val="24"/>
        </w:rPr>
        <w:t xml:space="preserve">wo types of </w:t>
      </w:r>
      <w:r w:rsidR="002273E4" w:rsidRPr="00C30527">
        <w:rPr>
          <w:rFonts w:ascii="Times New Roman" w:hAnsi="Times New Roman" w:cs="Times New Roman"/>
          <w:sz w:val="24"/>
          <w:szCs w:val="24"/>
        </w:rPr>
        <w:t>NDP</w:t>
      </w:r>
      <w:r w:rsidR="004710C4" w:rsidRPr="00C30527">
        <w:rPr>
          <w:rFonts w:ascii="Times New Roman" w:hAnsi="Times New Roman"/>
          <w:sz w:val="24"/>
          <w:szCs w:val="24"/>
        </w:rPr>
        <w:t>s</w:t>
      </w:r>
      <w:r w:rsidRPr="00C30527">
        <w:rPr>
          <w:rFonts w:ascii="Times New Roman" w:hAnsi="Times New Roman"/>
          <w:sz w:val="24"/>
          <w:szCs w:val="24"/>
        </w:rPr>
        <w:t xml:space="preserve"> are proposed</w:t>
      </w:r>
      <w:r w:rsidR="004710C4" w:rsidRPr="00C30527">
        <w:rPr>
          <w:rFonts w:ascii="Times New Roman" w:hAnsi="Times New Roman"/>
          <w:sz w:val="24"/>
          <w:szCs w:val="24"/>
        </w:rPr>
        <w:t xml:space="preserve">: </w:t>
      </w:r>
      <w:r w:rsidR="004710C4" w:rsidRPr="00C30527">
        <w:rPr>
          <w:rFonts w:ascii="Times New Roman" w:hAnsi="Times New Roman" w:hint="eastAsia"/>
          <w:sz w:val="24"/>
          <w:szCs w:val="24"/>
        </w:rPr>
        <w:t>the RSO-NDP</w:t>
      </w:r>
      <w:r w:rsidR="004710C4" w:rsidRPr="00C30527">
        <w:rPr>
          <w:rFonts w:ascii="Times New Roman" w:hAnsi="Times New Roman"/>
          <w:sz w:val="24"/>
          <w:szCs w:val="24"/>
        </w:rPr>
        <w:t xml:space="preserve"> and </w:t>
      </w:r>
      <w:r w:rsidR="003156A0" w:rsidRPr="00C30527">
        <w:rPr>
          <w:rFonts w:ascii="Times New Roman" w:hAnsi="Times New Roman"/>
          <w:sz w:val="24"/>
          <w:szCs w:val="24"/>
        </w:rPr>
        <w:t xml:space="preserve">the </w:t>
      </w:r>
      <w:r w:rsidR="00E86FD3" w:rsidRPr="00C30527">
        <w:rPr>
          <w:rFonts w:ascii="Times New Roman" w:hAnsi="Times New Roman"/>
          <w:sz w:val="24"/>
          <w:szCs w:val="24"/>
        </w:rPr>
        <w:t>RUE-NDP</w:t>
      </w:r>
      <w:r w:rsidR="00EE2EC5" w:rsidRPr="00C30527">
        <w:rPr>
          <w:rFonts w:ascii="Times New Roman" w:hAnsi="Times New Roman" w:cs="Times New Roman"/>
          <w:sz w:val="24"/>
          <w:szCs w:val="24"/>
        </w:rPr>
        <w:t>.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05D36" w:rsidRPr="00C30527">
        <w:rPr>
          <w:rFonts w:ascii="Times New Roman" w:hAnsi="Times New Roman"/>
          <w:sz w:val="24"/>
          <w:szCs w:val="24"/>
        </w:rPr>
        <w:t xml:space="preserve">The </w:t>
      </w:r>
      <w:r w:rsidR="0042485B" w:rsidRPr="00C30527">
        <w:rPr>
          <w:rFonts w:ascii="Times New Roman" w:hAnsi="Times New Roman" w:hint="eastAsia"/>
          <w:sz w:val="24"/>
          <w:szCs w:val="24"/>
        </w:rPr>
        <w:t>RSO-NDP</w:t>
      </w:r>
      <w:r w:rsidR="004710C4" w:rsidRPr="00C30527">
        <w:rPr>
          <w:rFonts w:ascii="Times New Roman" w:hAnsi="Times New Roman"/>
          <w:sz w:val="24"/>
          <w:szCs w:val="24"/>
        </w:rPr>
        <w:t xml:space="preserve"> is</w:t>
      </w:r>
      <w:r w:rsidR="0042485B" w:rsidRPr="00C30527">
        <w:rPr>
          <w:rFonts w:ascii="Times New Roman" w:hAnsi="Times New Roman" w:hint="eastAsia"/>
          <w:sz w:val="24"/>
          <w:szCs w:val="24"/>
        </w:rPr>
        <w:t xml:space="preserve"> </w:t>
      </w:r>
      <w:r w:rsidR="004710C4" w:rsidRPr="00C30527">
        <w:rPr>
          <w:rFonts w:ascii="Times New Roman" w:hAnsi="Times New Roman"/>
          <w:sz w:val="24"/>
          <w:szCs w:val="24"/>
        </w:rPr>
        <w:t xml:space="preserve">analogous to </w:t>
      </w:r>
      <w:r w:rsidR="00550A61" w:rsidRPr="00C30527">
        <w:rPr>
          <w:rFonts w:ascii="Times New Roman" w:hAnsi="Times New Roman"/>
          <w:sz w:val="24"/>
          <w:szCs w:val="24"/>
        </w:rPr>
        <w:t xml:space="preserve">the </w:t>
      </w:r>
      <w:r w:rsidR="004710C4" w:rsidRPr="00C30527">
        <w:rPr>
          <w:rFonts w:ascii="Times New Roman" w:hAnsi="Times New Roman"/>
          <w:sz w:val="24"/>
          <w:szCs w:val="24"/>
        </w:rPr>
        <w:t>SO-NDP</w:t>
      </w:r>
      <w:r w:rsidR="00EE2EC5" w:rsidRPr="00C30527">
        <w:rPr>
          <w:rFonts w:ascii="Times New Roman" w:hAnsi="Times New Roman"/>
          <w:sz w:val="24"/>
          <w:szCs w:val="24"/>
        </w:rPr>
        <w:t xml:space="preserve">. It </w:t>
      </w:r>
      <w:r w:rsidR="00420522" w:rsidRPr="00C30527">
        <w:rPr>
          <w:rFonts w:ascii="Times New Roman" w:hAnsi="Times New Roman"/>
          <w:sz w:val="24"/>
          <w:szCs w:val="24"/>
        </w:rPr>
        <w:t xml:space="preserve">only </w:t>
      </w:r>
      <w:r w:rsidR="00EE2EC5" w:rsidRPr="00C30527">
        <w:rPr>
          <w:rFonts w:ascii="Times New Roman" w:hAnsi="Times New Roman"/>
          <w:sz w:val="24"/>
          <w:szCs w:val="24"/>
        </w:rPr>
        <w:t>has</w:t>
      </w:r>
      <w:r w:rsidR="004710C4" w:rsidRPr="00C30527">
        <w:rPr>
          <w:rFonts w:ascii="Times New Roman" w:hAnsi="Times New Roman"/>
          <w:sz w:val="24"/>
          <w:szCs w:val="24"/>
        </w:rPr>
        <w:t xml:space="preserve"> a different design objective and </w:t>
      </w:r>
      <w:r w:rsidR="0042485B" w:rsidRPr="00C30527">
        <w:rPr>
          <w:rFonts w:ascii="Times New Roman" w:hAnsi="Times New Roman"/>
          <w:sz w:val="24"/>
          <w:szCs w:val="24"/>
        </w:rPr>
        <w:t>can be formulated</w:t>
      </w:r>
      <w:r w:rsidR="008A16E3" w:rsidRPr="00C30527">
        <w:rPr>
          <w:rFonts w:ascii="Times New Roman" w:hAnsi="Times New Roman"/>
          <w:sz w:val="24"/>
          <w:szCs w:val="24"/>
        </w:rPr>
        <w:t xml:space="preserve"> into</w:t>
      </w:r>
      <w:r w:rsidR="0042485B" w:rsidRPr="00C30527">
        <w:rPr>
          <w:rFonts w:ascii="Times New Roman" w:hAnsi="Times New Roman"/>
          <w:sz w:val="24"/>
          <w:szCs w:val="24"/>
        </w:rPr>
        <w:t xml:space="preserve"> </w:t>
      </w:r>
      <w:r w:rsidR="008A16E3" w:rsidRPr="00C30527">
        <w:rPr>
          <w:rFonts w:ascii="Times New Roman" w:hAnsi="Times New Roman" w:cs="Times New Roman" w:hint="eastAsia"/>
          <w:sz w:val="24"/>
          <w:szCs w:val="24"/>
        </w:rPr>
        <w:t>a single</w:t>
      </w:r>
      <w:r w:rsidR="008A16E3" w:rsidRPr="00C30527">
        <w:rPr>
          <w:rFonts w:ascii="Times New Roman" w:hAnsi="Times New Roman" w:cs="Times New Roman"/>
          <w:sz w:val="24"/>
          <w:szCs w:val="24"/>
        </w:rPr>
        <w:t>-</w:t>
      </w:r>
      <w:r w:rsidR="008A16E3" w:rsidRPr="00C30527">
        <w:rPr>
          <w:rFonts w:ascii="Times New Roman" w:hAnsi="Times New Roman" w:cs="Times New Roman" w:hint="eastAsia"/>
          <w:sz w:val="24"/>
          <w:szCs w:val="24"/>
        </w:rPr>
        <w:t xml:space="preserve">level optimization program </w:t>
      </w:r>
      <w:r w:rsidR="0042485B" w:rsidRPr="00C30527">
        <w:rPr>
          <w:rFonts w:ascii="Times New Roman" w:hAnsi="Times New Roman"/>
          <w:sz w:val="24"/>
          <w:szCs w:val="24"/>
        </w:rPr>
        <w:t>as</w:t>
      </w:r>
      <w:r w:rsidR="000D305E" w:rsidRPr="00C30527">
        <w:rPr>
          <w:rFonts w:ascii="Times New Roman" w:hAnsi="Times New Roman"/>
          <w:sz w:val="24"/>
          <w:szCs w:val="24"/>
        </w:rPr>
        <w:t xml:space="preserve"> follows:</w:t>
      </w:r>
    </w:p>
    <w:p w:rsidR="0042485B" w:rsidRPr="00C30527" w:rsidRDefault="0042485B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24"/>
        </w:rPr>
        <w:drawing>
          <wp:inline distT="0" distB="0" distL="0" distR="0" wp14:anchorId="5E872A4D" wp14:editId="026EC0CA">
            <wp:extent cx="1962150" cy="304800"/>
            <wp:effectExtent l="0" t="0" r="0" b="0"/>
            <wp:docPr id="30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/>
                    <pic:cNvPicPr>
                      <a:picLocks noChangeAspect="1" noChangeArrowheads="1"/>
                    </pic:cNvPicPr>
                  </pic:nvPicPr>
                  <pic:blipFill>
                    <a:blip r:embed="rId7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436" w:name="ZEqnNum548444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84</w:instrText>
        </w:r>
      </w:fldSimple>
      <w:r w:rsidR="000868CE" w:rsidRPr="00C30527">
        <w:instrText>)</w:instrText>
      </w:r>
      <w:bookmarkEnd w:id="436"/>
      <w:r w:rsidR="000868CE" w:rsidRPr="00C30527">
        <w:fldChar w:fldCharType="end"/>
      </w:r>
    </w:p>
    <w:p w:rsidR="0042485B" w:rsidRPr="00C30527" w:rsidRDefault="00923760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I</w:t>
      </w:r>
      <w:r w:rsidR="00557103" w:rsidRPr="00C30527">
        <w:rPr>
          <w:rFonts w:ascii="Times New Roman" w:hAnsi="Times New Roman" w:cs="Times New Roman" w:hint="eastAsia"/>
          <w:sz w:val="24"/>
          <w:szCs w:val="24"/>
        </w:rPr>
        <w:t xml:space="preserve">f the selfish routing behavior of users is </w:t>
      </w:r>
      <w:r w:rsidR="004710C4" w:rsidRPr="00C30527">
        <w:rPr>
          <w:rFonts w:ascii="Times New Roman" w:hAnsi="Times New Roman" w:cs="Times New Roman"/>
          <w:sz w:val="24"/>
          <w:szCs w:val="24"/>
        </w:rPr>
        <w:t xml:space="preserve">also </w:t>
      </w:r>
      <w:r w:rsidR="00557103" w:rsidRPr="00C30527">
        <w:rPr>
          <w:rFonts w:ascii="Times New Roman" w:hAnsi="Times New Roman" w:cs="Times New Roman" w:hint="eastAsia"/>
          <w:sz w:val="24"/>
          <w:szCs w:val="24"/>
        </w:rPr>
        <w:t>considered, the RUE cons</w:t>
      </w:r>
      <w:r w:rsidR="009D5F97" w:rsidRPr="00C30527">
        <w:rPr>
          <w:rFonts w:ascii="Times New Roman" w:hAnsi="Times New Roman" w:cs="Times New Roman" w:hint="eastAsia"/>
          <w:sz w:val="24"/>
          <w:szCs w:val="24"/>
        </w:rPr>
        <w:t>traints mentioned in Section 3.3</w:t>
      </w:r>
      <w:r w:rsidR="00557103" w:rsidRPr="00C30527">
        <w:rPr>
          <w:rFonts w:ascii="Times New Roman" w:hAnsi="Times New Roman" w:cs="Times New Roman" w:hint="eastAsia"/>
          <w:sz w:val="24"/>
          <w:szCs w:val="24"/>
        </w:rPr>
        <w:t xml:space="preserve"> must be incorporated in</w:t>
      </w:r>
      <w:r w:rsidR="00CE195C" w:rsidRPr="00C30527">
        <w:rPr>
          <w:rFonts w:ascii="Times New Roman" w:hAnsi="Times New Roman" w:cs="Times New Roman"/>
          <w:sz w:val="24"/>
          <w:szCs w:val="24"/>
        </w:rPr>
        <w:t>to</w:t>
      </w:r>
      <w:r w:rsidR="00557103" w:rsidRPr="00C30527">
        <w:rPr>
          <w:rFonts w:ascii="Times New Roman" w:hAnsi="Times New Roman" w:cs="Times New Roman" w:hint="eastAsia"/>
          <w:sz w:val="24"/>
          <w:szCs w:val="24"/>
        </w:rPr>
        <w:t xml:space="preserve"> the design problem</w:t>
      </w:r>
      <w:r w:rsidR="004710C4" w:rsidRPr="00C30527">
        <w:rPr>
          <w:rFonts w:ascii="Times New Roman" w:hAnsi="Times New Roman" w:cs="Times New Roman"/>
          <w:sz w:val="24"/>
          <w:szCs w:val="24"/>
        </w:rPr>
        <w:t xml:space="preserve">, resulting in </w:t>
      </w:r>
      <w:r w:rsidR="00605D36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42485B" w:rsidRPr="00C30527">
        <w:rPr>
          <w:rFonts w:ascii="Times New Roman" w:hAnsi="Times New Roman" w:cs="Times New Roman" w:hint="eastAsia"/>
          <w:sz w:val="24"/>
          <w:szCs w:val="24"/>
        </w:rPr>
        <w:t>RUE-NDP</w:t>
      </w:r>
      <w:r w:rsidR="004710C4" w:rsidRPr="00C30527">
        <w:rPr>
          <w:rFonts w:ascii="Times New Roman" w:hAnsi="Times New Roman" w:cs="Times New Roman"/>
          <w:sz w:val="24"/>
          <w:szCs w:val="24"/>
        </w:rPr>
        <w:t>, which</w:t>
      </w:r>
      <w:r w:rsidR="0042485B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2485B" w:rsidRPr="00C30527">
        <w:rPr>
          <w:rFonts w:ascii="Times New Roman" w:hAnsi="Times New Roman" w:cs="Times New Roman"/>
          <w:sz w:val="24"/>
          <w:szCs w:val="24"/>
        </w:rPr>
        <w:t>can be formulated</w:t>
      </w:r>
      <w:r w:rsidR="00333B79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9A3035" w:rsidRPr="00C30527">
        <w:rPr>
          <w:rFonts w:ascii="Times New Roman" w:hAnsi="Times New Roman" w:cs="Times New Roman"/>
          <w:sz w:val="24"/>
          <w:szCs w:val="24"/>
        </w:rPr>
        <w:t xml:space="preserve">into </w:t>
      </w:r>
      <w:r w:rsidR="00333B79" w:rsidRPr="00C30527">
        <w:rPr>
          <w:rFonts w:ascii="Times New Roman" w:hAnsi="Times New Roman" w:cs="Times New Roman"/>
          <w:sz w:val="24"/>
          <w:szCs w:val="24"/>
        </w:rPr>
        <w:t>a bi-level, non-linear, non-convex optimization program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 as</w:t>
      </w:r>
      <w:r w:rsidR="000D305E" w:rsidRPr="00C30527">
        <w:rPr>
          <w:rFonts w:ascii="Times New Roman" w:hAnsi="Times New Roman" w:cs="Times New Roman"/>
          <w:sz w:val="24"/>
          <w:szCs w:val="24"/>
        </w:rPr>
        <w:t xml:space="preserve"> follows:</w:t>
      </w:r>
    </w:p>
    <w:p w:rsidR="0042485B" w:rsidRPr="00C30527" w:rsidRDefault="0042485B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2522EC" w:rsidRPr="00C30527">
        <w:rPr>
          <w:noProof/>
          <w:position w:val="-24"/>
        </w:rPr>
        <w:drawing>
          <wp:inline distT="0" distB="0" distL="0" distR="0" wp14:anchorId="6DE6BFAD" wp14:editId="485435D4">
            <wp:extent cx="1962150" cy="304800"/>
            <wp:effectExtent l="0" t="0" r="0" b="0"/>
            <wp:docPr id="29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7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85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564DA0" w:rsidRPr="00C30527" w:rsidRDefault="00564DA0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="0042485B" w:rsidRPr="00C30527">
        <w:rPr>
          <w:rFonts w:ascii="Times New Roman" w:hAnsi="Times New Roman" w:cs="Times New Roman" w:hint="eastAsia"/>
          <w:sz w:val="24"/>
          <w:szCs w:val="24"/>
        </w:rPr>
        <w:t>subject</w:t>
      </w:r>
      <w:proofErr w:type="gramEnd"/>
      <w:r w:rsidR="0042485B" w:rsidRPr="00C30527">
        <w:rPr>
          <w:rFonts w:ascii="Times New Roman" w:hAnsi="Times New Roman" w:cs="Times New Roman" w:hint="eastAsia"/>
          <w:sz w:val="24"/>
          <w:szCs w:val="24"/>
        </w:rPr>
        <w:t xml:space="preserve"> to</w:t>
      </w:r>
      <w:r w:rsidR="00134D9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GOTOBUTTON ZEqnNum203030 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B00DC1" w:rsidRPr="00C30527">
        <w:rPr>
          <w:rFonts w:ascii="Times New Roman" w:hAnsi="Times New Roman" w:cs="Times New Roman"/>
          <w:sz w:val="24"/>
          <w:szCs w:val="24"/>
        </w:rPr>
        <w:instrText xml:space="preserve"> REF ZEqnNum203030 \* Charformat \! \* MERGEFORMAT 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(18)</w:instrText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B00DC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FE2CDF" w:rsidRPr="00C30527">
        <w:rPr>
          <w:rFonts w:ascii="Times New Roman" w:hAnsi="Times New Roman" w:cs="Times New Roman"/>
          <w:sz w:val="24"/>
          <w:szCs w:val="24"/>
        </w:rPr>
        <w:t>.</w:t>
      </w:r>
      <w:r w:rsidR="00C1679C" w:rsidRPr="00C305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A3035" w:rsidRPr="00C30527" w:rsidRDefault="00C1679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Following the discussion in Section</w:t>
      </w:r>
      <w:r w:rsidR="00EC16E8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/>
          <w:sz w:val="24"/>
          <w:szCs w:val="24"/>
        </w:rPr>
        <w:t xml:space="preserve"> 3.4, and 4, it is clear that a</w:t>
      </w:r>
      <w:r w:rsidR="00420522" w:rsidRPr="00C30527">
        <w:rPr>
          <w:rFonts w:ascii="Times New Roman" w:hAnsi="Times New Roman" w:cs="Times New Roman"/>
          <w:sz w:val="24"/>
          <w:szCs w:val="24"/>
        </w:rPr>
        <w:t xml:space="preserve"> solution exists to the two problems</w:t>
      </w:r>
      <w:r w:rsidR="003156A0" w:rsidRPr="00C30527">
        <w:rPr>
          <w:rFonts w:ascii="Times New Roman" w:hAnsi="Times New Roman" w:cs="Times New Roman"/>
          <w:sz w:val="24"/>
          <w:szCs w:val="24"/>
        </w:rPr>
        <w:t>,</w:t>
      </w:r>
      <w:r w:rsidR="00420522" w:rsidRPr="00C30527">
        <w:rPr>
          <w:rFonts w:ascii="Times New Roman" w:hAnsi="Times New Roman" w:cs="Times New Roman"/>
          <w:sz w:val="24"/>
          <w:szCs w:val="24"/>
        </w:rPr>
        <w:t xml:space="preserve"> but multiple solutions are </w:t>
      </w:r>
      <w:r w:rsidR="003156A0" w:rsidRPr="00C30527">
        <w:rPr>
          <w:rFonts w:ascii="Times New Roman" w:hAnsi="Times New Roman" w:cs="Times New Roman"/>
          <w:sz w:val="24"/>
          <w:szCs w:val="24"/>
        </w:rPr>
        <w:t xml:space="preserve">also </w:t>
      </w:r>
      <w:r w:rsidR="00420522" w:rsidRPr="00C30527">
        <w:rPr>
          <w:rFonts w:ascii="Times New Roman" w:hAnsi="Times New Roman" w:cs="Times New Roman"/>
          <w:sz w:val="24"/>
          <w:szCs w:val="24"/>
        </w:rPr>
        <w:t xml:space="preserve">possible. </w:t>
      </w:r>
    </w:p>
    <w:p w:rsidR="00996AE7" w:rsidRPr="00C30527" w:rsidRDefault="00A47D36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/>
          <w:sz w:val="24"/>
          <w:szCs w:val="24"/>
        </w:rPr>
        <w:t xml:space="preserve">Denote </w:t>
      </w:r>
      <w:r w:rsidRPr="00C30527">
        <w:rPr>
          <w:rFonts w:ascii="Times New Roman" w:hAnsi="Times New Roman"/>
          <w:noProof/>
          <w:position w:val="-16"/>
          <w:sz w:val="24"/>
          <w:szCs w:val="24"/>
        </w:rPr>
        <w:drawing>
          <wp:inline distT="0" distB="0" distL="0" distR="0" wp14:anchorId="61A1D8A9" wp14:editId="1901B2A6">
            <wp:extent cx="1146175" cy="280035"/>
            <wp:effectExtent l="0" t="0" r="0" b="5715"/>
            <wp:docPr id="537" name="Picture 5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6"/>
                    <pic:cNvPicPr>
                      <a:picLocks noChangeArrowheads="1"/>
                    </pic:cNvPicPr>
                  </pic:nvPicPr>
                  <pic:blipFill>
                    <a:blip r:embed="rId7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/>
          <w:sz w:val="24"/>
          <w:szCs w:val="24"/>
        </w:rPr>
        <w:t xml:space="preserve"> and </w:t>
      </w:r>
      <w:r w:rsidRPr="00C30527">
        <w:rPr>
          <w:rFonts w:ascii="Times New Roman" w:hAnsi="Times New Roman"/>
          <w:noProof/>
          <w:position w:val="-16"/>
          <w:sz w:val="24"/>
          <w:szCs w:val="24"/>
        </w:rPr>
        <w:drawing>
          <wp:inline distT="0" distB="0" distL="0" distR="0" wp14:anchorId="712F4951" wp14:editId="3E1C9F6A">
            <wp:extent cx="1180465" cy="280035"/>
            <wp:effectExtent l="0" t="0" r="635" b="5715"/>
            <wp:docPr id="536" name="Picture 5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7"/>
                    <pic:cNvPicPr>
                      <a:picLocks noChangeArrowheads="1"/>
                    </pic:cNvPicPr>
                  </pic:nvPicPr>
                  <pic:blipFill>
                    <a:blip r:embed="rId7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465" cy="28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/>
          <w:sz w:val="24"/>
          <w:szCs w:val="24"/>
        </w:rPr>
        <w:t>as an</w:t>
      </w:r>
      <w:r w:rsidRPr="00C30527">
        <w:rPr>
          <w:rFonts w:ascii="Times New Roman" w:hAnsi="Times New Roman" w:hint="eastAsia"/>
          <w:sz w:val="24"/>
          <w:szCs w:val="24"/>
        </w:rPr>
        <w:t xml:space="preserve"> optimal solution </w:t>
      </w:r>
      <w:r w:rsidRPr="00C30527">
        <w:rPr>
          <w:rFonts w:ascii="Times New Roman" w:hAnsi="Times New Roman"/>
          <w:sz w:val="24"/>
          <w:szCs w:val="24"/>
        </w:rPr>
        <w:t>to</w:t>
      </w:r>
      <w:r w:rsidRPr="00C30527">
        <w:rPr>
          <w:rFonts w:ascii="Times New Roman" w:hAnsi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/>
          <w:sz w:val="24"/>
          <w:szCs w:val="24"/>
        </w:rPr>
        <w:t xml:space="preserve">the </w:t>
      </w:r>
      <w:r w:rsidRPr="00C30527">
        <w:rPr>
          <w:rFonts w:ascii="Times New Roman" w:hAnsi="Times New Roman" w:hint="eastAsia"/>
          <w:sz w:val="24"/>
          <w:szCs w:val="24"/>
        </w:rPr>
        <w:t>RSO-NDP</w:t>
      </w:r>
      <w:r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Pr="00C30527">
        <w:rPr>
          <w:rFonts w:ascii="Times New Roman" w:hAnsi="Times New Roman" w:cs="Times New Roman" w:hint="eastAsia"/>
          <w:sz w:val="24"/>
          <w:szCs w:val="24"/>
        </w:rPr>
        <w:t>RUE-NDP,</w:t>
      </w:r>
      <w:r w:rsidRPr="00C30527">
        <w:rPr>
          <w:rFonts w:ascii="Times New Roman" w:hAnsi="Times New Roman" w:cs="Times New Roman"/>
          <w:sz w:val="24"/>
          <w:szCs w:val="24"/>
        </w:rPr>
        <w:t xml:space="preserve"> respectively. </w:t>
      </w:r>
      <w:r w:rsidR="002C19D2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2C19D2" w:rsidRPr="00C30527">
        <w:rPr>
          <w:rFonts w:ascii="Times New Roman" w:hAnsi="Times New Roman"/>
          <w:sz w:val="24"/>
          <w:szCs w:val="24"/>
        </w:rPr>
        <w:t>PoA</w:t>
      </w:r>
      <w:proofErr w:type="spellEnd"/>
      <w:r w:rsidR="002C19D2" w:rsidRPr="00C30527">
        <w:rPr>
          <w:rFonts w:ascii="Times New Roman" w:hAnsi="Times New Roman" w:hint="eastAsia"/>
          <w:sz w:val="24"/>
          <w:szCs w:val="24"/>
        </w:rPr>
        <w:t xml:space="preserve"> </w:t>
      </w:r>
      <w:r w:rsidR="002C19D2" w:rsidRPr="00C30527">
        <w:rPr>
          <w:rFonts w:ascii="Times New Roman" w:hAnsi="Times New Roman"/>
          <w:noProof/>
          <w:position w:val="-12"/>
          <w:sz w:val="24"/>
          <w:szCs w:val="24"/>
        </w:rPr>
        <w:drawing>
          <wp:inline distT="0" distB="0" distL="0" distR="0" wp14:anchorId="6B1C6A11" wp14:editId="3C1DEFBC">
            <wp:extent cx="327660" cy="231775"/>
            <wp:effectExtent l="0" t="0" r="0" b="0"/>
            <wp:docPr id="538" name="Picture 5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0"/>
                    <pic:cNvPicPr>
                      <a:picLocks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19D2" w:rsidRPr="00C30527">
        <w:rPr>
          <w:rFonts w:ascii="Times New Roman" w:hAnsi="Times New Roman" w:hint="eastAsia"/>
          <w:sz w:val="24"/>
          <w:szCs w:val="24"/>
        </w:rPr>
        <w:t xml:space="preserve"> for </w:t>
      </w:r>
      <w:r w:rsidR="002C19D2" w:rsidRPr="00C30527">
        <w:rPr>
          <w:rFonts w:ascii="Times New Roman" w:hAnsi="Times New Roman"/>
          <w:sz w:val="24"/>
          <w:szCs w:val="24"/>
        </w:rPr>
        <w:t xml:space="preserve">the </w:t>
      </w:r>
      <w:r w:rsidR="002C19D2" w:rsidRPr="00C30527">
        <w:rPr>
          <w:rFonts w:ascii="Times New Roman" w:hAnsi="Times New Roman" w:hint="eastAsia"/>
          <w:sz w:val="24"/>
          <w:szCs w:val="24"/>
        </w:rPr>
        <w:t xml:space="preserve">reliability-based </w:t>
      </w:r>
      <w:r w:rsidR="002273E4" w:rsidRPr="00C30527">
        <w:rPr>
          <w:rFonts w:ascii="Times New Roman" w:hAnsi="Times New Roman"/>
          <w:sz w:val="24"/>
          <w:szCs w:val="24"/>
        </w:rPr>
        <w:t>NDP</w:t>
      </w:r>
      <w:r w:rsidR="002C19D2" w:rsidRPr="00C30527">
        <w:rPr>
          <w:rFonts w:ascii="Times New Roman" w:hAnsi="Times New Roman"/>
          <w:sz w:val="24"/>
          <w:szCs w:val="24"/>
        </w:rPr>
        <w:t xml:space="preserve"> can be </w:t>
      </w:r>
      <w:r w:rsidR="002C19D2" w:rsidRPr="00C30527">
        <w:rPr>
          <w:rFonts w:ascii="Times New Roman" w:hAnsi="Times New Roman"/>
          <w:sz w:val="24"/>
          <w:szCs w:val="24"/>
        </w:rPr>
        <w:lastRenderedPageBreak/>
        <w:t xml:space="preserve">defined </w:t>
      </w:r>
      <w:r w:rsidR="00AD3D07" w:rsidRPr="00C30527">
        <w:rPr>
          <w:rFonts w:ascii="Times New Roman" w:hAnsi="Times New Roman"/>
          <w:sz w:val="24"/>
          <w:szCs w:val="24"/>
        </w:rPr>
        <w:t xml:space="preserve">similar </w:t>
      </w:r>
      <w:r w:rsidR="002C19D2" w:rsidRPr="00C30527">
        <w:rPr>
          <w:rFonts w:ascii="Times New Roman" w:hAnsi="Times New Roman"/>
          <w:sz w:val="24"/>
          <w:szCs w:val="24"/>
        </w:rPr>
        <w:t xml:space="preserve">to that for </w:t>
      </w:r>
      <w:r w:rsidR="00286E9C" w:rsidRPr="00C30527">
        <w:rPr>
          <w:rFonts w:ascii="Times New Roman" w:hAnsi="Times New Roman"/>
          <w:sz w:val="24"/>
          <w:szCs w:val="24"/>
        </w:rPr>
        <w:t xml:space="preserve">the </w:t>
      </w:r>
      <w:r w:rsidR="00526028" w:rsidRPr="00C30527">
        <w:rPr>
          <w:rFonts w:ascii="Times New Roman" w:hAnsi="Times New Roman" w:cs="Times New Roman"/>
          <w:sz w:val="24"/>
          <w:szCs w:val="24"/>
        </w:rPr>
        <w:t>RUE</w:t>
      </w:r>
      <w:r w:rsidR="00291423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26028" w:rsidRPr="00C30527">
        <w:rPr>
          <w:rFonts w:ascii="Times New Roman" w:hAnsi="Times New Roman" w:cs="Times New Roman"/>
          <w:sz w:val="24"/>
          <w:szCs w:val="24"/>
        </w:rPr>
        <w:t xml:space="preserve">and network design </w:t>
      </w:r>
      <w:r w:rsidR="00CE195C" w:rsidRPr="00C30527">
        <w:rPr>
          <w:rFonts w:ascii="Times New Roman" w:hAnsi="Times New Roman" w:cs="Times New Roman"/>
          <w:sz w:val="24"/>
          <w:szCs w:val="24"/>
        </w:rPr>
        <w:t xml:space="preserve">mentioned </w:t>
      </w:r>
      <w:r w:rsidR="00291423" w:rsidRPr="00C30527">
        <w:rPr>
          <w:rFonts w:ascii="Times New Roman" w:hAnsi="Times New Roman" w:cs="Times New Roman"/>
          <w:sz w:val="24"/>
          <w:szCs w:val="24"/>
        </w:rPr>
        <w:t>in Section</w:t>
      </w:r>
      <w:r w:rsidR="00526028" w:rsidRPr="00C30527">
        <w:rPr>
          <w:rFonts w:ascii="Times New Roman" w:hAnsi="Times New Roman" w:cs="Times New Roman"/>
          <w:sz w:val="24"/>
          <w:szCs w:val="24"/>
        </w:rPr>
        <w:t>s</w:t>
      </w:r>
      <w:r w:rsidR="00291423" w:rsidRPr="00C30527">
        <w:rPr>
          <w:rFonts w:ascii="Times New Roman" w:hAnsi="Times New Roman" w:cs="Times New Roman"/>
          <w:sz w:val="24"/>
          <w:szCs w:val="24"/>
        </w:rPr>
        <w:t xml:space="preserve"> 3</w:t>
      </w:r>
      <w:r w:rsidR="00526028" w:rsidRPr="00C30527">
        <w:rPr>
          <w:rFonts w:ascii="Times New Roman" w:hAnsi="Times New Roman" w:cs="Times New Roman"/>
          <w:sz w:val="24"/>
          <w:szCs w:val="24"/>
        </w:rPr>
        <w:t xml:space="preserve"> and 4</w:t>
      </w:r>
      <w:r w:rsidR="002C19D2" w:rsidRPr="00C30527">
        <w:rPr>
          <w:rFonts w:ascii="Times New Roman" w:hAnsi="Times New Roman" w:cs="Times New Roman"/>
          <w:sz w:val="24"/>
          <w:szCs w:val="24"/>
        </w:rPr>
        <w:t xml:space="preserve"> as follows</w:t>
      </w:r>
      <w:r w:rsidR="00291423" w:rsidRPr="00C30527">
        <w:rPr>
          <w:rFonts w:ascii="Times New Roman" w:hAnsi="Times New Roman" w:cs="Times New Roman"/>
          <w:sz w:val="24"/>
          <w:szCs w:val="24"/>
        </w:rPr>
        <w:t>.</w:t>
      </w:r>
    </w:p>
    <w:p w:rsidR="00526028" w:rsidRPr="00C30527" w:rsidRDefault="00526028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</w:p>
    <w:p w:rsidR="0042485B" w:rsidRPr="00C30527" w:rsidRDefault="0042485B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Definition </w:t>
      </w:r>
      <w:r w:rsidR="00C4761C" w:rsidRPr="00C30527">
        <w:rPr>
          <w:rFonts w:ascii="Times New Roman" w:hAnsi="Times New Roman" w:cs="Times New Roman"/>
          <w:b/>
          <w:sz w:val="24"/>
          <w:szCs w:val="24"/>
        </w:rPr>
        <w:t>3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>.</w:t>
      </w:r>
      <w:proofErr w:type="gramEnd"/>
      <w:r w:rsidRPr="00C30527">
        <w:rPr>
          <w:rFonts w:ascii="Times New Roman" w:hAnsi="Times New Roman" w:hint="eastAsia"/>
          <w:sz w:val="24"/>
          <w:szCs w:val="24"/>
        </w:rPr>
        <w:t xml:space="preserve"> </w:t>
      </w:r>
      <w:ins w:id="437" w:author="Dept. of Civil Engg." w:date="2014-12-29T23:06:00Z">
        <w:r w:rsidR="00411FC2" w:rsidRPr="00C30527">
          <w:rPr>
            <w:rFonts w:ascii="Times New Roman" w:hAnsi="Times New Roman"/>
            <w:sz w:val="24"/>
            <w:szCs w:val="24"/>
          </w:rPr>
          <w:t xml:space="preserve">For </w:t>
        </w:r>
      </w:ins>
      <w:ins w:id="438" w:author="Dept. of Civil Engg." w:date="2014-12-29T23:12:00Z">
        <w:r w:rsidR="009611A4" w:rsidRPr="00C30527">
          <w:rPr>
            <w:rFonts w:ascii="Times New Roman" w:hAnsi="Times New Roman"/>
            <w:sz w:val="24"/>
            <w:szCs w:val="24"/>
          </w:rPr>
          <w:t xml:space="preserve">the </w:t>
        </w:r>
      </w:ins>
      <w:ins w:id="439" w:author="Dept. of Civil Engg." w:date="2014-12-29T23:06:00Z">
        <w:r w:rsidR="00411FC2" w:rsidRPr="00C30527">
          <w:rPr>
            <w:rFonts w:ascii="Times New Roman" w:hAnsi="Times New Roman"/>
            <w:sz w:val="24"/>
            <w:szCs w:val="24"/>
          </w:rPr>
          <w:t>RUE-NDP</w:t>
        </w:r>
      </w:ins>
      <w:ins w:id="440" w:author="Dept. of Civil Engg." w:date="2014-12-29T23:07:00Z">
        <w:r w:rsidR="00411FC2" w:rsidRPr="00C30527">
          <w:rPr>
            <w:rFonts w:ascii="Times New Roman" w:hAnsi="Times New Roman"/>
            <w:sz w:val="24"/>
            <w:szCs w:val="24"/>
          </w:rPr>
          <w:t xml:space="preserve">, </w:t>
        </w:r>
      </w:ins>
      <w:del w:id="441" w:author="Dept. of Civil Engg." w:date="2014-12-29T23:07:00Z">
        <w:r w:rsidR="00C4761C" w:rsidRPr="00C30527" w:rsidDel="00411FC2">
          <w:rPr>
            <w:rFonts w:ascii="Times New Roman" w:hAnsi="Times New Roman" w:cs="Times New Roman"/>
            <w:sz w:val="24"/>
            <w:szCs w:val="24"/>
          </w:rPr>
          <w:delText>Given</w:delText>
        </w:r>
        <w:r w:rsidR="00796CA1" w:rsidRPr="00C30527" w:rsidDel="00411FC2">
          <w:rPr>
            <w:rFonts w:ascii="Times New Roman" w:hAnsi="Times New Roman" w:cs="Times New Roman"/>
            <w:sz w:val="24"/>
            <w:szCs w:val="24"/>
          </w:rPr>
          <w:delText xml:space="preserve"> a</w:delText>
        </w:r>
        <w:r w:rsidR="00C4761C" w:rsidRPr="00C30527" w:rsidDel="00411FC2">
          <w:rPr>
            <w:rFonts w:ascii="Times New Roman" w:hAnsi="Times New Roman" w:cs="Times New Roman"/>
            <w:sz w:val="24"/>
            <w:szCs w:val="24"/>
          </w:rPr>
          <w:delText>n</w:delText>
        </w:r>
        <w:r w:rsidR="00796CA1" w:rsidRPr="00C30527" w:rsidDel="00411FC2">
          <w:rPr>
            <w:rFonts w:ascii="Times New Roman" w:hAnsi="Times New Roman" w:cs="Times New Roman"/>
            <w:sz w:val="24"/>
            <w:szCs w:val="24"/>
          </w:rPr>
          <w:delText xml:space="preserve"> instance </w:delText>
        </w:r>
        <w:r w:rsidR="00796CA1" w:rsidRPr="00C30527" w:rsidDel="00411FC2">
          <w:rPr>
            <w:rFonts w:ascii="Times New Roman" w:hAnsi="Times New Roman" w:cs="Times New Roman"/>
            <w:position w:val="-10"/>
            <w:sz w:val="24"/>
            <w:szCs w:val="24"/>
          </w:rPr>
          <w:object w:dxaOrig="840" w:dyaOrig="320" w14:anchorId="270114C5">
            <v:shape id="_x0000_i1284" type="#_x0000_t75" style="width:41.45pt;height:15.85pt" o:ole="">
              <v:imagedata r:id="rId678" o:title=""/>
            </v:shape>
            <o:OLEObject Type="Embed" ProgID="Equation.DSMT4" ShapeID="_x0000_i1284" DrawAspect="Content" ObjectID="_1486165489" r:id="rId719"/>
          </w:object>
        </w:r>
        <w:r w:rsidR="00796CA1" w:rsidRPr="00C30527" w:rsidDel="00411FC2">
          <w:rPr>
            <w:rFonts w:ascii="Times New Roman" w:hAnsi="Times New Roman" w:cs="Times New Roman"/>
            <w:sz w:val="24"/>
            <w:szCs w:val="24"/>
          </w:rPr>
          <w:delText xml:space="preserve"> with </w:delText>
        </w:r>
        <w:r w:rsidR="00C4761C" w:rsidRPr="00C30527" w:rsidDel="00411FC2">
          <w:rPr>
            <w:rFonts w:ascii="Times New Roman" w:hAnsi="Times New Roman" w:cs="Times New Roman"/>
            <w:sz w:val="24"/>
            <w:szCs w:val="24"/>
          </w:rPr>
          <w:delText xml:space="preserve">a </w:delText>
        </w:r>
        <w:r w:rsidR="00796CA1" w:rsidRPr="00C30527" w:rsidDel="00411FC2">
          <w:rPr>
            <w:rFonts w:ascii="Times New Roman" w:hAnsi="Times New Roman" w:cs="Times New Roman"/>
            <w:sz w:val="24"/>
            <w:szCs w:val="24"/>
          </w:rPr>
          <w:delText xml:space="preserve">design budget </w:delText>
        </w:r>
        <w:r w:rsidR="00796CA1" w:rsidRPr="00C30527" w:rsidDel="00411FC2">
          <w:rPr>
            <w:rFonts w:ascii="Times New Roman" w:hAnsi="Times New Roman" w:cs="Times New Roman"/>
            <w:position w:val="-4"/>
            <w:sz w:val="24"/>
            <w:szCs w:val="24"/>
          </w:rPr>
          <w:object w:dxaOrig="240" w:dyaOrig="260" w14:anchorId="6F86A1FB">
            <v:shape id="_x0000_i1285" type="#_x0000_t75" style="width:11.3pt;height:12.45pt" o:ole="">
              <v:imagedata r:id="rId680" o:title=""/>
            </v:shape>
            <o:OLEObject Type="Embed" ProgID="Equation.DSMT4" ShapeID="_x0000_i1285" DrawAspect="Content" ObjectID="_1486165490" r:id="rId720"/>
          </w:object>
        </w:r>
        <w:r w:rsidR="00796CA1" w:rsidRPr="00C30527" w:rsidDel="00411FC2">
          <w:rPr>
            <w:rFonts w:ascii="Times New Roman" w:hAnsi="Times New Roman" w:cs="Times New Roman"/>
            <w:sz w:val="24"/>
            <w:szCs w:val="24"/>
          </w:rPr>
          <w:delText xml:space="preserve">, </w:delText>
        </w:r>
      </w:del>
      <w:r w:rsidR="00796CA1" w:rsidRPr="00C30527">
        <w:rPr>
          <w:rFonts w:ascii="Times New Roman" w:hAnsi="Times New Roman"/>
          <w:sz w:val="24"/>
          <w:szCs w:val="24"/>
        </w:rPr>
        <w:t>t</w:t>
      </w:r>
      <w:r w:rsidR="00796CA1" w:rsidRPr="00C30527">
        <w:rPr>
          <w:rFonts w:ascii="Times New Roman" w:hAnsi="Times New Roman" w:hint="eastAsia"/>
          <w:sz w:val="24"/>
          <w:szCs w:val="24"/>
        </w:rPr>
        <w:t xml:space="preserve">he </w:t>
      </w:r>
      <w:proofErr w:type="spellStart"/>
      <w:r w:rsidR="00CE195C" w:rsidRPr="00C30527">
        <w:rPr>
          <w:rFonts w:ascii="Times New Roman" w:hAnsi="Times New Roman"/>
          <w:sz w:val="24"/>
          <w:szCs w:val="24"/>
        </w:rPr>
        <w:t>PoA</w:t>
      </w:r>
      <w:proofErr w:type="spellEnd"/>
      <w:r w:rsidR="00796CA1" w:rsidRPr="00C30527">
        <w:rPr>
          <w:rFonts w:ascii="Times New Roman" w:hAnsi="Times New Roman"/>
          <w:sz w:val="24"/>
          <w:szCs w:val="24"/>
        </w:rPr>
        <w:t xml:space="preserve"> </w:t>
      </w:r>
      <w:ins w:id="442" w:author="Dept. of Civil Engg." w:date="2014-12-29T23:07:00Z">
        <w:r w:rsidR="00411FC2" w:rsidRPr="00C30527">
          <w:rPr>
            <w:rFonts w:ascii="Times New Roman" w:hAnsi="Times New Roman"/>
            <w:sz w:val="24"/>
            <w:szCs w:val="24"/>
          </w:rPr>
          <w:t xml:space="preserve">of </w:t>
        </w:r>
      </w:ins>
      <w:ins w:id="443" w:author="Dept. of Civil Engg." w:date="2014-12-29T23:07:00Z">
        <w:r w:rsidR="00411FC2" w:rsidRPr="00C30527">
          <w:rPr>
            <w:rFonts w:ascii="Times New Roman" w:hAnsi="Times New Roman"/>
            <w:position w:val="-10"/>
            <w:sz w:val="24"/>
            <w:szCs w:val="24"/>
          </w:rPr>
          <w:object w:dxaOrig="1100" w:dyaOrig="320">
            <v:shape id="_x0000_i1286" type="#_x0000_t75" style="width:54.65pt;height:15.85pt" o:ole="">
              <v:imagedata r:id="rId721" o:title=""/>
            </v:shape>
            <o:OLEObject Type="Embed" ProgID="Equation.DSMT4" ShapeID="_x0000_i1286" DrawAspect="Content" ObjectID="_1486165491" r:id="rId722"/>
          </w:object>
        </w:r>
      </w:ins>
      <w:ins w:id="444" w:author="Dept. of Civil Engg." w:date="2014-12-29T23:07:00Z">
        <w:r w:rsidR="00411FC2" w:rsidRPr="00C30527">
          <w:rPr>
            <w:rFonts w:ascii="Times New Roman" w:hAnsi="Times New Roman"/>
            <w:sz w:val="24"/>
            <w:szCs w:val="24"/>
          </w:rPr>
          <w:t xml:space="preserve"> </w:t>
        </w:r>
      </w:ins>
      <w:r w:rsidRPr="00C30527">
        <w:rPr>
          <w:rFonts w:ascii="Times New Roman" w:hAnsi="Times New Roman" w:hint="eastAsia"/>
          <w:sz w:val="24"/>
          <w:szCs w:val="24"/>
        </w:rPr>
        <w:t xml:space="preserve">is defined as </w:t>
      </w:r>
    </w:p>
    <w:p w:rsidR="008D6F0E" w:rsidRPr="00C30527" w:rsidRDefault="0042485B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796CA1" w:rsidRPr="00C30527">
        <w:rPr>
          <w:position w:val="-36"/>
        </w:rPr>
        <w:object w:dxaOrig="4220" w:dyaOrig="840" w14:anchorId="1B0100EA">
          <v:shape id="_x0000_i1287" type="#_x0000_t75" style="width:211.5pt;height:41.45pt" o:ole="">
            <v:imagedata r:id="rId723" o:title=""/>
          </v:shape>
          <o:OLEObject Type="Embed" ProgID="Equation.DSMT4" ShapeID="_x0000_i1287" DrawAspect="Content" ObjectID="_1486165492" r:id="rId724"/>
        </w:object>
      </w:r>
      <w:r w:rsidR="00796CA1" w:rsidRPr="00C30527">
        <w:t>.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445" w:name="ZEqnNum509851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86</w:instrText>
        </w:r>
      </w:fldSimple>
      <w:r w:rsidR="000868CE" w:rsidRPr="00C30527">
        <w:instrText>)</w:instrText>
      </w:r>
      <w:bookmarkEnd w:id="445"/>
      <w:r w:rsidR="000868CE" w:rsidRPr="00C30527">
        <w:fldChar w:fldCharType="end"/>
      </w:r>
    </w:p>
    <w:p w:rsidR="00247A8C" w:rsidRPr="00C30527" w:rsidRDefault="00247A8C" w:rsidP="00C30527">
      <w:pPr>
        <w:tabs>
          <w:tab w:val="center" w:pos="4536"/>
          <w:tab w:val="right" w:pos="9072"/>
        </w:tabs>
        <w:snapToGrid w:val="0"/>
        <w:rPr>
          <w:ins w:id="446" w:author="Lenovo" w:date="2014-12-29T10:16:00Z"/>
          <w:rFonts w:ascii="Times New Roman" w:hAnsi="Times New Roman"/>
          <w:sz w:val="24"/>
          <w:szCs w:val="24"/>
        </w:rPr>
      </w:pPr>
      <w:ins w:id="447" w:author="Lenovo" w:date="2014-12-29T10:16:00Z">
        <w:del w:id="448" w:author="Dept. of Civil Engg." w:date="2014-12-29T23:07:00Z">
          <w:r w:rsidRPr="00C30527" w:rsidDel="00411FC2">
            <w:rPr>
              <w:rFonts w:ascii="Times New Roman" w:hAnsi="Times New Roman"/>
              <w:sz w:val="24"/>
              <w:szCs w:val="24"/>
            </w:rPr>
            <w:delText>Define</w:delText>
          </w:r>
        </w:del>
      </w:ins>
      <w:ins w:id="449" w:author="Dept. of Civil Engg." w:date="2014-12-29T23:07:00Z">
        <w:r w:rsidR="00411FC2" w:rsidRPr="00C30527">
          <w:rPr>
            <w:rFonts w:ascii="Times New Roman" w:hAnsi="Times New Roman"/>
            <w:sz w:val="24"/>
            <w:szCs w:val="24"/>
          </w:rPr>
          <w:t>Denote</w:t>
        </w:r>
      </w:ins>
      <w:ins w:id="450" w:author="Lenovo" w:date="2014-12-29T10:16:00Z">
        <w:r w:rsidRPr="00C30527">
          <w:rPr>
            <w:rFonts w:ascii="Times New Roman" w:hAnsi="Times New Roman"/>
            <w:sz w:val="24"/>
            <w:szCs w:val="24"/>
          </w:rPr>
          <w:t xml:space="preserve"> </w:t>
        </w:r>
      </w:ins>
      <w:ins w:id="451" w:author="Lenovo" w:date="2014-12-29T10:16:00Z">
        <w:r w:rsidRPr="00C30527">
          <w:rPr>
            <w:rFonts w:ascii="Times New Roman" w:hAnsi="Times New Roman" w:cs="Times New Roman"/>
            <w:position w:val="-10"/>
            <w:sz w:val="24"/>
            <w:szCs w:val="24"/>
          </w:rPr>
          <w:object w:dxaOrig="440" w:dyaOrig="320" w14:anchorId="00387BFF">
            <v:shape id="_x0000_i1288" type="#_x0000_t75" style="width:22.25pt;height:15.85pt" o:ole="">
              <v:imagedata r:id="rId725" o:title=""/>
            </v:shape>
            <o:OLEObject Type="Embed" ProgID="Equation.DSMT4" ShapeID="_x0000_i1288" DrawAspect="Content" ObjectID="_1486165493" r:id="rId726"/>
          </w:object>
        </w:r>
      </w:ins>
      <w:ins w:id="452" w:author="Lenovo" w:date="2014-12-29T10:16:00Z">
        <w:r w:rsidRPr="00C30527">
          <w:rPr>
            <w:rFonts w:ascii="Times New Roman" w:hAnsi="Times New Roman" w:cs="Times New Roman"/>
            <w:sz w:val="24"/>
            <w:szCs w:val="24"/>
          </w:rPr>
          <w:t xml:space="preserve"> as the set of </w:t>
        </w:r>
      </w:ins>
      <w:ins w:id="453" w:author="Dept. of Civil Engg." w:date="2014-12-29T21:28:00Z">
        <w:r w:rsidR="007518D8" w:rsidRPr="00C30527">
          <w:rPr>
            <w:rFonts w:ascii="Times New Roman" w:hAnsi="Times New Roman" w:cs="Times New Roman"/>
            <w:sz w:val="24"/>
            <w:szCs w:val="24"/>
          </w:rPr>
          <w:t xml:space="preserve">all </w:t>
        </w:r>
      </w:ins>
      <w:ins w:id="454" w:author="Lenovo" w:date="2014-12-29T10:16:00Z">
        <w:r w:rsidRPr="00C30527">
          <w:rPr>
            <w:rFonts w:ascii="Times New Roman" w:hAnsi="Times New Roman" w:cs="Times New Roman"/>
            <w:sz w:val="24"/>
            <w:szCs w:val="24"/>
          </w:rPr>
          <w:t xml:space="preserve">instances of the </w:t>
        </w:r>
      </w:ins>
      <w:ins w:id="455" w:author="Lenovo" w:date="2014-12-29T10:17:00Z">
        <w:r w:rsidRPr="00C30527">
          <w:rPr>
            <w:rFonts w:ascii="Times New Roman" w:hAnsi="Times New Roman" w:cs="Times New Roman"/>
            <w:sz w:val="24"/>
            <w:szCs w:val="24"/>
          </w:rPr>
          <w:t>R</w:t>
        </w:r>
      </w:ins>
      <w:ins w:id="456" w:author="Lenovo" w:date="2014-12-29T10:16:00Z">
        <w:r w:rsidRPr="00C30527">
          <w:rPr>
            <w:rFonts w:ascii="Times New Roman" w:hAnsi="Times New Roman" w:cs="Times New Roman"/>
            <w:sz w:val="24"/>
            <w:szCs w:val="24"/>
          </w:rPr>
          <w:t>UE-NDP</w:t>
        </w:r>
      </w:ins>
      <w:ins w:id="457" w:author="Lenovo" w:date="2014-12-29T10:17:00Z">
        <w:r w:rsidR="008D6F0E" w:rsidRPr="00C30527">
          <w:rPr>
            <w:rFonts w:ascii="Times New Roman" w:hAnsi="Times New Roman" w:cs="Times New Roman"/>
            <w:sz w:val="24"/>
            <w:szCs w:val="24"/>
          </w:rPr>
          <w:t xml:space="preserve"> with polynomial travel time</w:t>
        </w:r>
      </w:ins>
      <w:ins w:id="458" w:author="Dept. of Civil Engg." w:date="2014-12-29T21:39:00Z">
        <w:r w:rsidR="0095473B" w:rsidRPr="00C30527">
          <w:rPr>
            <w:rFonts w:ascii="Times New Roman" w:hAnsi="Times New Roman" w:cs="Times New Roman"/>
            <w:sz w:val="24"/>
            <w:szCs w:val="24"/>
          </w:rPr>
          <w:t xml:space="preserve"> function</w:t>
        </w:r>
      </w:ins>
      <w:ins w:id="459" w:author="Lenovo" w:date="2014-12-29T10:17:00Z">
        <w:r w:rsidR="008D6F0E" w:rsidRPr="00C30527">
          <w:rPr>
            <w:rFonts w:ascii="Times New Roman" w:hAnsi="Times New Roman" w:cs="Times New Roman"/>
            <w:sz w:val="24"/>
            <w:szCs w:val="24"/>
          </w:rPr>
          <w:t>s</w:t>
        </w:r>
      </w:ins>
      <w:ins w:id="460" w:author="Dept. of Civil Engg." w:date="2014-12-29T21:28:00Z">
        <w:r w:rsidR="007518D8" w:rsidRPr="00C30527">
          <w:rPr>
            <w:rFonts w:ascii="Times New Roman" w:hAnsi="Times New Roman" w:cs="Times New Roman"/>
            <w:sz w:val="24"/>
            <w:szCs w:val="24"/>
          </w:rPr>
          <w:t>. T</w:t>
        </w:r>
      </w:ins>
      <w:ins w:id="461" w:author="Lenovo" w:date="2014-12-29T10:16:00Z">
        <w:del w:id="462" w:author="Dept. of Civil Engg." w:date="2014-12-29T21:28:00Z">
          <w:r w:rsidRPr="00C30527" w:rsidDel="007518D8">
            <w:rPr>
              <w:rFonts w:ascii="Times New Roman" w:hAnsi="Times New Roman" w:cs="Times New Roman"/>
              <w:sz w:val="24"/>
              <w:szCs w:val="24"/>
            </w:rPr>
            <w:delText>, t</w:delText>
          </w:r>
        </w:del>
        <w:r w:rsidRPr="00C30527">
          <w:rPr>
            <w:rFonts w:ascii="Times New Roman" w:hAnsi="Times New Roman" w:cs="Times New Roman"/>
            <w:sz w:val="24"/>
            <w:szCs w:val="24"/>
          </w:rPr>
          <w:t>hen</w:t>
        </w:r>
      </w:ins>
      <w:ins w:id="463" w:author="Dept. of Civil Engg." w:date="2014-12-29T23:07:00Z">
        <w:r w:rsidR="00E25E6D" w:rsidRPr="00C30527">
          <w:rPr>
            <w:rFonts w:ascii="Times New Roman" w:hAnsi="Times New Roman" w:cs="Times New Roman"/>
            <w:sz w:val="24"/>
            <w:szCs w:val="24"/>
          </w:rPr>
          <w:t>,</w:t>
        </w:r>
      </w:ins>
      <w:ins w:id="464" w:author="Lenovo" w:date="2014-12-29T10:16:00Z">
        <w:r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465" w:author="Dept. of Civil Engg." w:date="2014-12-29T23:20:00Z">
        <w:r w:rsidR="0079423E" w:rsidRPr="00C30527">
          <w:rPr>
            <w:rFonts w:ascii="Times New Roman" w:hAnsi="Times New Roman" w:cs="Times New Roman"/>
            <w:sz w:val="24"/>
            <w:szCs w:val="24"/>
          </w:rPr>
          <w:t xml:space="preserve">the </w:t>
        </w:r>
      </w:ins>
      <w:proofErr w:type="spellStart"/>
      <w:ins w:id="466" w:author="Lenovo" w:date="2014-12-29T10:16:00Z">
        <w:r w:rsidRPr="00C30527">
          <w:rPr>
            <w:rFonts w:ascii="Times New Roman" w:hAnsi="Times New Roman" w:cs="Times New Roman"/>
            <w:sz w:val="24"/>
            <w:szCs w:val="24"/>
          </w:rPr>
          <w:t>PoA</w:t>
        </w:r>
        <w:proofErr w:type="spellEnd"/>
        <w:r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  <w:del w:id="467" w:author="Dept. of Civil Engg." w:date="2014-12-29T23:08:00Z">
          <w:r w:rsidRPr="00C30527" w:rsidDel="00E25E6D">
            <w:rPr>
              <w:rFonts w:ascii="Times New Roman" w:hAnsi="Times New Roman" w:cs="Times New Roman"/>
              <w:sz w:val="24"/>
              <w:szCs w:val="24"/>
            </w:rPr>
            <w:delText>for</w:delText>
          </w:r>
        </w:del>
      </w:ins>
      <w:ins w:id="468" w:author="Dept. of Civil Engg." w:date="2014-12-29T23:08:00Z">
        <w:r w:rsidR="00E25E6D" w:rsidRPr="00C30527">
          <w:rPr>
            <w:rFonts w:ascii="Times New Roman" w:hAnsi="Times New Roman" w:cs="Times New Roman"/>
            <w:sz w:val="24"/>
            <w:szCs w:val="24"/>
          </w:rPr>
          <w:t>of</w:t>
        </w:r>
      </w:ins>
      <w:ins w:id="469" w:author="Lenovo" w:date="2014-12-29T10:16:00Z">
        <w:r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470" w:author="Lenovo" w:date="2014-12-29T10:16:00Z">
        <w:r w:rsidRPr="00C30527">
          <w:rPr>
            <w:rFonts w:ascii="Times New Roman" w:hAnsi="Times New Roman" w:cs="Times New Roman"/>
            <w:position w:val="-10"/>
            <w:sz w:val="24"/>
            <w:szCs w:val="24"/>
          </w:rPr>
          <w:object w:dxaOrig="440" w:dyaOrig="320" w14:anchorId="11F99F7C">
            <v:shape id="_x0000_i1289" type="#_x0000_t75" style="width:22.25pt;height:15.85pt" o:ole="">
              <v:imagedata r:id="rId727" o:title=""/>
            </v:shape>
            <o:OLEObject Type="Embed" ProgID="Equation.DSMT4" ShapeID="_x0000_i1289" DrawAspect="Content" ObjectID="_1486165494" r:id="rId728"/>
          </w:object>
        </w:r>
      </w:ins>
      <w:ins w:id="471" w:author="Lenovo" w:date="2014-12-29T10:16:00Z">
        <w:r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  <w:proofErr w:type="gramStart"/>
        <w:r w:rsidRPr="00C30527">
          <w:rPr>
            <w:rFonts w:ascii="Times New Roman" w:hAnsi="Times New Roman" w:cs="Times New Roman"/>
            <w:sz w:val="24"/>
            <w:szCs w:val="24"/>
          </w:rPr>
          <w:t xml:space="preserve">is </w:t>
        </w:r>
      </w:ins>
      <w:proofErr w:type="gramEnd"/>
      <w:ins w:id="472" w:author="Lenovo" w:date="2014-12-29T10:16:00Z">
        <w:r w:rsidR="0079423E" w:rsidRPr="00C30527">
          <w:rPr>
            <w:rFonts w:ascii="Times New Roman" w:hAnsi="Times New Roman" w:cs="Times New Roman"/>
            <w:position w:val="-28"/>
            <w:sz w:val="24"/>
            <w:szCs w:val="24"/>
          </w:rPr>
          <w:object w:dxaOrig="3900" w:dyaOrig="520" w14:anchorId="30681438">
            <v:shape id="_x0000_i1290" type="#_x0000_t75" style="width:196pt;height:26.4pt" o:ole="">
              <v:imagedata r:id="rId729" o:title=""/>
            </v:shape>
            <o:OLEObject Type="Embed" ProgID="Equation.DSMT4" ShapeID="_x0000_i1290" DrawAspect="Content" ObjectID="_1486165495" r:id="rId730"/>
          </w:object>
        </w:r>
      </w:ins>
      <w:ins w:id="473" w:author="Lenovo" w:date="2014-12-29T10:16:00Z">
        <w:r w:rsidRPr="00C30527">
          <w:rPr>
            <w:rFonts w:ascii="Times New Roman" w:hAnsi="Times New Roman" w:cs="Times New Roman"/>
            <w:sz w:val="24"/>
            <w:szCs w:val="24"/>
          </w:rPr>
          <w:t>.</w:t>
        </w:r>
      </w:ins>
    </w:p>
    <w:p w:rsidR="0042485B" w:rsidRPr="00C30527" w:rsidRDefault="0042485B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</w:p>
    <w:p w:rsidR="0042485B" w:rsidRPr="00C30527" w:rsidRDefault="0042485B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 w:hint="eastAsia"/>
          <w:sz w:val="24"/>
          <w:szCs w:val="24"/>
        </w:rPr>
        <w:t>Following the derivation process in Theorem 3</w:t>
      </w:r>
      <w:r w:rsidR="004834AC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the upper bound of </w:t>
      </w:r>
      <w:r w:rsidR="00E209FF" w:rsidRPr="00C30527">
        <w:rPr>
          <w:rFonts w:ascii="Times New Roman" w:hAnsi="Times New Roman"/>
          <w:noProof/>
          <w:position w:val="-12"/>
          <w:sz w:val="24"/>
          <w:szCs w:val="24"/>
        </w:rPr>
        <w:drawing>
          <wp:inline distT="0" distB="0" distL="0" distR="0" wp14:anchorId="6382C5F4" wp14:editId="2AF1067F">
            <wp:extent cx="327660" cy="231775"/>
            <wp:effectExtent l="0" t="0" r="0" b="0"/>
            <wp:docPr id="540" name="Picture 5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rrowheads="1"/>
                    </pic:cNvPicPr>
                  </pic:nvPicPr>
                  <pic:blipFill>
                    <a:blip r:embed="rId7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9F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CE195C" w:rsidRPr="00C30527">
        <w:rPr>
          <w:rFonts w:ascii="Times New Roman" w:hAnsi="Times New Roman" w:cs="Times New Roman"/>
          <w:sz w:val="24"/>
          <w:szCs w:val="24"/>
        </w:rPr>
        <w:t>can be obtained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, which is stated </w:t>
      </w:r>
      <w:r w:rsidR="00E209FF" w:rsidRPr="00C30527">
        <w:rPr>
          <w:rFonts w:ascii="Times New Roman" w:hAnsi="Times New Roman" w:cs="Times New Roman"/>
          <w:sz w:val="24"/>
          <w:szCs w:val="24"/>
        </w:rPr>
        <w:t>below</w:t>
      </w:r>
      <w:r w:rsidRPr="00C30527">
        <w:rPr>
          <w:rFonts w:ascii="Times New Roman" w:hAnsi="Times New Roman" w:cs="Times New Roman" w:hint="eastAsia"/>
          <w:sz w:val="24"/>
          <w:szCs w:val="24"/>
        </w:rPr>
        <w:t>.</w:t>
      </w:r>
    </w:p>
    <w:p w:rsidR="0042485B" w:rsidRPr="00C30527" w:rsidRDefault="0042485B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</w:p>
    <w:p w:rsidR="00247A8C" w:rsidRPr="00C30527" w:rsidRDefault="0042485B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b/>
          <w:sz w:val="24"/>
          <w:szCs w:val="24"/>
        </w:rPr>
        <w:t>Theorem</w:t>
      </w:r>
      <w:r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4.</w:t>
      </w:r>
      <w:proofErr w:type="gramEnd"/>
      <w:ins w:id="474" w:author="Dept. of Civil Engg." w:date="2014-12-30T00:09:00Z">
        <w:r w:rsidR="000974BC" w:rsidRPr="00C30527">
          <w:rPr>
            <w:rFonts w:ascii="Times New Roman" w:hAnsi="Times New Roman" w:cs="Times New Roman"/>
            <w:b/>
            <w:sz w:val="24"/>
            <w:szCs w:val="24"/>
          </w:rPr>
          <w:t xml:space="preserve"> </w:t>
        </w:r>
      </w:ins>
      <w:del w:id="475" w:author="Dept. of Civil Engg." w:date="2014-12-29T23:11:00Z">
        <w:r w:rsidRPr="00C30527" w:rsidDel="009611A4">
          <w:rPr>
            <w:rFonts w:ascii="Times New Roman" w:hAnsi="Times New Roman" w:cs="Times New Roman" w:hint="eastAsia"/>
            <w:sz w:val="24"/>
            <w:szCs w:val="24"/>
          </w:rPr>
          <w:delText xml:space="preserve"> </w:delText>
        </w:r>
        <w:r w:rsidR="00524C2C" w:rsidRPr="00C30527" w:rsidDel="009611A4">
          <w:rPr>
            <w:rFonts w:ascii="Times New Roman" w:hAnsi="Times New Roman" w:cs="Times New Roman"/>
            <w:sz w:val="24"/>
            <w:szCs w:val="24"/>
          </w:rPr>
          <w:delText xml:space="preserve">Given polynomial travel time functions, </w:delText>
        </w:r>
      </w:del>
      <w:ins w:id="476" w:author="Dept. of Civil Engg." w:date="2014-12-29T23:11:00Z">
        <w:r w:rsidR="009611A4" w:rsidRPr="00C30527">
          <w:rPr>
            <w:rFonts w:ascii="Times New Roman" w:hAnsi="Times New Roman" w:cs="Times New Roman"/>
            <w:sz w:val="24"/>
            <w:szCs w:val="24"/>
          </w:rPr>
          <w:t>T</w:t>
        </w:r>
      </w:ins>
      <w:del w:id="477" w:author="Dept. of Civil Engg." w:date="2014-12-29T23:11:00Z">
        <w:r w:rsidR="00524C2C" w:rsidRPr="00C30527" w:rsidDel="009611A4">
          <w:rPr>
            <w:rFonts w:ascii="Times New Roman" w:hAnsi="Times New Roman" w:cs="Times New Roman"/>
            <w:sz w:val="24"/>
            <w:szCs w:val="24"/>
          </w:rPr>
          <w:delText>t</w:delText>
        </w:r>
      </w:del>
      <w:r w:rsidRPr="00C30527">
        <w:rPr>
          <w:rFonts w:ascii="Times New Roman" w:hAnsi="Times New Roman" w:cs="Times New Roman" w:hint="eastAsia"/>
          <w:sz w:val="24"/>
          <w:szCs w:val="24"/>
        </w:rPr>
        <w:t xml:space="preserve">he </w:t>
      </w:r>
      <w:proofErr w:type="spellStart"/>
      <w:r w:rsidRPr="00C30527">
        <w:rPr>
          <w:rFonts w:ascii="Times New Roman" w:hAnsi="Times New Roman" w:cs="Times New Roman" w:hint="eastAsia"/>
          <w:sz w:val="24"/>
          <w:szCs w:val="24"/>
        </w:rPr>
        <w:t>PoA</w:t>
      </w:r>
      <w:proofErr w:type="spellEnd"/>
      <w:ins w:id="478" w:author="Dept. of Civil Engg." w:date="2014-12-29T23:11:00Z">
        <w:r w:rsidR="009611A4" w:rsidRPr="00C30527">
          <w:rPr>
            <w:rFonts w:ascii="Times New Roman" w:hAnsi="Times New Roman" w:cs="Times New Roman"/>
            <w:sz w:val="24"/>
            <w:szCs w:val="24"/>
          </w:rPr>
          <w:t xml:space="preserve"> of </w:t>
        </w:r>
      </w:ins>
      <w:ins w:id="479" w:author="Dept. of Civil Engg." w:date="2014-12-29T23:11:00Z">
        <w:r w:rsidR="009611A4" w:rsidRPr="00C30527">
          <w:rPr>
            <w:rFonts w:ascii="Times New Roman" w:hAnsi="Times New Roman" w:cs="Times New Roman"/>
            <w:position w:val="-10"/>
            <w:sz w:val="24"/>
            <w:szCs w:val="24"/>
          </w:rPr>
          <w:object w:dxaOrig="1100" w:dyaOrig="320">
            <v:shape id="_x0000_i1291" type="#_x0000_t75" style="width:54.65pt;height:15.85pt" o:ole="">
              <v:imagedata r:id="rId731" o:title=""/>
            </v:shape>
            <o:OLEObject Type="Embed" ProgID="Equation.DSMT4" ShapeID="_x0000_i1291" DrawAspect="Content" ObjectID="_1486165496" r:id="rId732"/>
          </w:object>
        </w:r>
      </w:ins>
      <w:del w:id="480" w:author="Dept. of Civil Engg." w:date="2014-12-29T23:24:00Z">
        <w:r w:rsidRPr="00C30527" w:rsidDel="007A4DB4">
          <w:rPr>
            <w:rFonts w:ascii="Times New Roman" w:hAnsi="Times New Roman" w:cs="Times New Roman" w:hint="eastAsia"/>
            <w:sz w:val="24"/>
            <w:szCs w:val="24"/>
          </w:rPr>
          <w:delText xml:space="preserve"> </w:delText>
        </w:r>
      </w:del>
      <w:del w:id="481" w:author="Dept. of Civil Engg." w:date="2014-12-29T23:12:00Z">
        <w:r w:rsidR="002522EC" w:rsidRPr="00C30527" w:rsidDel="009611A4">
          <w:rPr>
            <w:rFonts w:ascii="Times New Roman" w:hAnsi="Times New Roman"/>
            <w:noProof/>
            <w:position w:val="-12"/>
            <w:sz w:val="24"/>
            <w:szCs w:val="24"/>
          </w:rPr>
          <w:drawing>
            <wp:inline distT="0" distB="0" distL="0" distR="0" wp14:anchorId="7B92FC57" wp14:editId="50E79D60">
              <wp:extent cx="342900" cy="228600"/>
              <wp:effectExtent l="0" t="0" r="0" b="0"/>
              <wp:docPr id="28" name="Picture 48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83"/>
                      <pic:cNvPicPr>
                        <a:picLocks noChangeAspect="1" noChangeArrowheads="1"/>
                      </pic:cNvPicPr>
                    </pic:nvPicPr>
                    <pic:blipFill>
                      <a:blip r:embed="rId73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429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r w:rsidRPr="00C30527">
        <w:rPr>
          <w:rFonts w:ascii="Times New Roman" w:hAnsi="Times New Roman" w:cs="Times New Roman" w:hint="eastAsia"/>
          <w:sz w:val="24"/>
          <w:szCs w:val="24"/>
        </w:rPr>
        <w:t xml:space="preserve"> is bound</w:t>
      </w:r>
      <w:r w:rsidRPr="00C30527">
        <w:rPr>
          <w:rFonts w:ascii="Times New Roman" w:hAnsi="Times New Roman" w:cs="Times New Roman"/>
          <w:sz w:val="24"/>
          <w:szCs w:val="24"/>
        </w:rPr>
        <w:t>ed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by the upper bound of the </w:t>
      </w:r>
      <w:proofErr w:type="spellStart"/>
      <w:r w:rsidRPr="00C30527">
        <w:rPr>
          <w:rFonts w:ascii="Times New Roman" w:hAnsi="Times New Roman" w:cs="Times New Roman" w:hint="eastAsia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for reliability-based traffic assignment</w:t>
      </w:r>
      <w:ins w:id="482" w:author="Dept. of Civil Engg." w:date="2014-12-29T23:09:00Z">
        <w:r w:rsidR="009611A4" w:rsidRPr="00C30527">
          <w:rPr>
            <w:rFonts w:ascii="Times New Roman" w:hAnsi="Times New Roman" w:cs="Times New Roman"/>
            <w:sz w:val="24"/>
            <w:szCs w:val="24"/>
          </w:rPr>
          <w:t xml:space="preserve"> with polynomial travel time </w:t>
        </w:r>
        <w:proofErr w:type="gramStart"/>
        <w:r w:rsidR="009611A4" w:rsidRPr="00C30527">
          <w:rPr>
            <w:rFonts w:ascii="Times New Roman" w:hAnsi="Times New Roman" w:cs="Times New Roman"/>
            <w:sz w:val="24"/>
            <w:szCs w:val="24"/>
          </w:rPr>
          <w:t>functions</w:t>
        </w:r>
      </w:ins>
      <w:ins w:id="483" w:author="Dept. of Civil Engg." w:date="2014-12-29T23:13:00Z">
        <w:r w:rsidR="009458D5"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proofErr w:type="gramEnd"/>
      <w:ins w:id="484" w:author="Dept. of Civil Engg." w:date="2014-12-29T23:13:00Z">
        <w:r w:rsidR="009458D5" w:rsidRPr="00C30527">
          <w:rPr>
            <w:rFonts w:ascii="Times New Roman" w:hAnsi="Times New Roman" w:cs="Times New Roman"/>
            <w:position w:val="-6"/>
            <w:sz w:val="24"/>
            <w:szCs w:val="24"/>
          </w:rPr>
          <w:object w:dxaOrig="160" w:dyaOrig="260">
            <v:shape id="_x0000_i1292" type="#_x0000_t75" style="width:7.9pt;height:12.8pt" o:ole="">
              <v:imagedata r:id="rId734" o:title=""/>
            </v:shape>
            <o:OLEObject Type="Embed" ProgID="Equation.DSMT4" ShapeID="_x0000_i1292" DrawAspect="Content" ObjectID="_1486165497" r:id="rId735"/>
          </w:object>
        </w:r>
      </w:ins>
      <w:del w:id="485" w:author="Dept. of Civil Engg." w:date="2014-12-29T23:08:00Z">
        <w:r w:rsidR="00C7778F" w:rsidRPr="00C30527" w:rsidDel="009611A4">
          <w:rPr>
            <w:rFonts w:ascii="Times New Roman" w:hAnsi="Times New Roman" w:cs="Times New Roman"/>
            <w:sz w:val="24"/>
            <w:szCs w:val="24"/>
          </w:rPr>
          <w:delText xml:space="preserve"> of the same instance</w:delText>
        </w:r>
      </w:del>
      <w:del w:id="486" w:author="Dept. of Civil Engg." w:date="2014-12-29T23:09:00Z">
        <w:r w:rsidR="00C7778F" w:rsidRPr="00C30527" w:rsidDel="009611A4">
          <w:rPr>
            <w:rFonts w:ascii="Times New Roman" w:hAnsi="Times New Roman" w:cs="Times New Roman"/>
            <w:sz w:val="24"/>
            <w:szCs w:val="24"/>
          </w:rPr>
          <w:delText>, before any link expansion</w:delText>
        </w:r>
      </w:del>
      <w:r w:rsidRPr="00C30527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Pr="00C30527">
        <w:rPr>
          <w:rFonts w:ascii="Times New Roman" w:hAnsi="Times New Roman" w:cs="Times New Roman"/>
          <w:sz w:val="24"/>
          <w:szCs w:val="24"/>
        </w:rPr>
        <w:t>That is</w:t>
      </w:r>
      <w:r w:rsidR="00CE195C" w:rsidRPr="00C30527">
        <w:rPr>
          <w:rFonts w:ascii="Times New Roman" w:hAnsi="Times New Roman" w:cs="Times New Roman"/>
          <w:sz w:val="24"/>
          <w:szCs w:val="24"/>
        </w:rPr>
        <w:t>,</w:t>
      </w:r>
    </w:p>
    <w:p w:rsidR="0042485B" w:rsidRPr="00C30527" w:rsidRDefault="0042485B" w:rsidP="00C30527">
      <w:pPr>
        <w:pStyle w:val="MTDisplayEquation"/>
        <w:tabs>
          <w:tab w:val="clear" w:pos="4160"/>
          <w:tab w:val="clear" w:pos="8300"/>
          <w:tab w:val="left" w:pos="587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3F77C6" w:rsidRPr="00C30527">
        <w:tab/>
      </w:r>
      <w:r w:rsidR="00940C4E" w:rsidRPr="00C30527">
        <w:rPr>
          <w:position w:val="-82"/>
        </w:rPr>
        <w:object w:dxaOrig="6120" w:dyaOrig="1200" w14:anchorId="1DDC11D7">
          <v:shape id="_x0000_i1293" type="#_x0000_t75" style="width:307.6pt;height:59.55pt" o:ole="">
            <v:imagedata r:id="rId736" o:title=""/>
          </v:shape>
          <o:OLEObject Type="Embed" ProgID="Equation.DSMT4" ShapeID="_x0000_i1293" DrawAspect="Content" ObjectID="_1486165498" r:id="rId737"/>
        </w:object>
      </w:r>
      <w:r w:rsidR="00182122" w:rsidRPr="00C30527">
        <w:t>,</w: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487" w:name="ZEqnNum132853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87</w:instrText>
        </w:r>
      </w:fldSimple>
      <w:r w:rsidR="000868CE" w:rsidRPr="00C30527">
        <w:instrText>)</w:instrText>
      </w:r>
      <w:bookmarkEnd w:id="487"/>
      <w:r w:rsidR="000868CE" w:rsidRPr="00C30527">
        <w:fldChar w:fldCharType="end"/>
      </w:r>
    </w:p>
    <w:p w:rsidR="00182122" w:rsidRPr="00C30527" w:rsidRDefault="0042485B" w:rsidP="00C30527">
      <w:pPr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where </w:t>
      </w:r>
      <w:proofErr w:type="gramEnd"/>
      <w:r w:rsidR="00977882" w:rsidRPr="00C30527">
        <w:rPr>
          <w:position w:val="-42"/>
        </w:rPr>
        <w:object w:dxaOrig="6300" w:dyaOrig="960" w14:anchorId="1EA51A4F">
          <v:shape id="_x0000_i1294" type="#_x0000_t75" style="width:315.15pt;height:46.75pt" o:ole="">
            <v:imagedata r:id="rId738" o:title=""/>
          </v:shape>
          <o:OLEObject Type="Embed" ProgID="Equation.DSMT4" ShapeID="_x0000_i1294" DrawAspect="Content" ObjectID="_1486165499" r:id="rId739"/>
        </w:object>
      </w:r>
      <w:r w:rsidR="00940C4E" w:rsidRPr="00C30527">
        <w:rPr>
          <w:rFonts w:ascii="Times New Roman" w:hAnsi="Times New Roman" w:cs="Times New Roman"/>
          <w:sz w:val="24"/>
          <w:szCs w:val="24"/>
        </w:rPr>
        <w:t xml:space="preserve">, and </w:t>
      </w:r>
      <w:r w:rsidR="00940C4E" w:rsidRPr="00C30527">
        <w:rPr>
          <w:rFonts w:ascii="Times New Roman" w:hAnsi="Times New Roman" w:cs="Times New Roman"/>
          <w:position w:val="-12"/>
          <w:sz w:val="24"/>
          <w:szCs w:val="24"/>
        </w:rPr>
        <w:object w:dxaOrig="460" w:dyaOrig="360" w14:anchorId="3EEEFAD4">
          <v:shape id="_x0000_i1295" type="#_x0000_t75" style="width:22.6pt;height:18.1pt" o:ole="">
            <v:imagedata r:id="rId740" o:title=""/>
          </v:shape>
          <o:OLEObject Type="Embed" ProgID="Equation.DSMT4" ShapeID="_x0000_i1295" DrawAspect="Content" ObjectID="_1486165500" r:id="rId741"/>
        </w:object>
      </w:r>
      <w:r w:rsidR="00940C4E" w:rsidRPr="00C30527">
        <w:rPr>
          <w:rFonts w:ascii="Times New Roman" w:hAnsi="Times New Roman" w:cs="Times New Roman"/>
          <w:sz w:val="24"/>
          <w:szCs w:val="24"/>
        </w:rPr>
        <w:t xml:space="preserve"> is the set of </w:t>
      </w:r>
      <w:ins w:id="488" w:author="Dept. of Civil Engg." w:date="2014-12-29T23:24:00Z">
        <w:r w:rsidR="007A4DB4" w:rsidRPr="00C30527">
          <w:rPr>
            <w:rFonts w:ascii="Times New Roman" w:hAnsi="Times New Roman" w:cs="Times New Roman"/>
            <w:sz w:val="24"/>
            <w:szCs w:val="24"/>
          </w:rPr>
          <w:t xml:space="preserve">all </w:t>
        </w:r>
      </w:ins>
      <w:r w:rsidR="00940C4E" w:rsidRPr="00C30527">
        <w:rPr>
          <w:rFonts w:ascii="Times New Roman" w:hAnsi="Times New Roman" w:cs="Times New Roman"/>
          <w:sz w:val="24"/>
          <w:szCs w:val="24"/>
        </w:rPr>
        <w:t>instances of the RUE-NDP</w:t>
      </w:r>
      <w:r w:rsidR="007677F0" w:rsidRPr="00C30527">
        <w:rPr>
          <w:rFonts w:ascii="Times New Roman" w:hAnsi="Times New Roman" w:cs="Times New Roman"/>
          <w:sz w:val="24"/>
          <w:szCs w:val="24"/>
        </w:rPr>
        <w:t xml:space="preserve"> with polynomial travel time</w:t>
      </w:r>
      <w:r w:rsidR="00DD760F" w:rsidRPr="00C30527">
        <w:rPr>
          <w:rFonts w:ascii="Times New Roman" w:hAnsi="Times New Roman" w:cs="Times New Roman"/>
          <w:sz w:val="24"/>
          <w:szCs w:val="24"/>
        </w:rPr>
        <w:t xml:space="preserve"> function</w:t>
      </w:r>
      <w:r w:rsidR="007677F0" w:rsidRPr="00C30527">
        <w:rPr>
          <w:rFonts w:ascii="Times New Roman" w:hAnsi="Times New Roman" w:cs="Times New Roman"/>
          <w:sz w:val="24"/>
          <w:szCs w:val="24"/>
        </w:rPr>
        <w:t>s</w:t>
      </w:r>
      <w:ins w:id="489" w:author="Dept. of Civil Engg." w:date="2014-12-29T23:24:00Z">
        <w:r w:rsidR="007A4DB4" w:rsidRPr="00C3052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490" w:author="Dept. of Civil Engg." w:date="2014-12-29T23:24:00Z">
        <w:r w:rsidR="007A4DB4" w:rsidRPr="00C30527">
          <w:rPr>
            <w:rFonts w:ascii="Times New Roman" w:hAnsi="Times New Roman" w:cs="Times New Roman"/>
            <w:position w:val="-6"/>
            <w:sz w:val="24"/>
            <w:szCs w:val="24"/>
          </w:rPr>
          <w:object w:dxaOrig="160" w:dyaOrig="260">
            <v:shape id="_x0000_i1296" type="#_x0000_t75" style="width:7.9pt;height:12.8pt" o:ole="">
              <v:imagedata r:id="rId734" o:title=""/>
            </v:shape>
            <o:OLEObject Type="Embed" ProgID="Equation.DSMT4" ShapeID="_x0000_i1296" DrawAspect="Content" ObjectID="_1486165501" r:id="rId742"/>
          </w:object>
        </w:r>
      </w:ins>
      <w:r w:rsidR="007677F0" w:rsidRPr="00C30527">
        <w:rPr>
          <w:rFonts w:ascii="Times New Roman" w:hAnsi="Times New Roman" w:cs="Times New Roman"/>
          <w:sz w:val="24"/>
          <w:szCs w:val="24"/>
        </w:rPr>
        <w:t>.</w:t>
      </w:r>
    </w:p>
    <w:p w:rsidR="00C7778F" w:rsidRPr="00C30527" w:rsidRDefault="00C7778F" w:rsidP="00C30527">
      <w:pPr>
        <w:pStyle w:val="Time"/>
        <w:spacing w:afterLines="0"/>
        <w:ind w:firstLineChars="137" w:firstLine="329"/>
        <w:rPr>
          <w:rFonts w:ascii="Times New Roman" w:hAnsi="Times New Roman"/>
          <w:sz w:val="24"/>
          <w:szCs w:val="24"/>
        </w:rPr>
      </w:pPr>
    </w:p>
    <w:p w:rsidR="0042485B" w:rsidRPr="00C30527" w:rsidRDefault="008D6F0E" w:rsidP="00C30527">
      <w:pPr>
        <w:pStyle w:val="Time"/>
        <w:spacing w:afterLines="0"/>
        <w:ind w:firstLineChars="137" w:firstLine="329"/>
        <w:rPr>
          <w:rFonts w:ascii="Times New Roman" w:hAnsi="Times New Roman"/>
          <w:sz w:val="24"/>
          <w:szCs w:val="24"/>
        </w:rPr>
      </w:pPr>
      <w:ins w:id="491" w:author="Lenovo" w:date="2014-12-29T10:20:00Z">
        <w:r w:rsidRPr="00C30527">
          <w:rPr>
            <w:rFonts w:ascii="Times New Roman" w:hAnsi="Times New Roman"/>
            <w:sz w:val="24"/>
            <w:szCs w:val="24"/>
          </w:rPr>
          <w:t xml:space="preserve">Similarly, </w:t>
        </w:r>
      </w:ins>
      <w:ins w:id="492" w:author="Lenovo" w:date="2014-12-29T10:20:00Z">
        <w:r w:rsidR="0079423E" w:rsidRPr="00C30527">
          <w:rPr>
            <w:rFonts w:ascii="Times New Roman" w:hAnsi="Times New Roman"/>
            <w:position w:val="-12"/>
            <w:sz w:val="24"/>
            <w:szCs w:val="24"/>
          </w:rPr>
          <w:object w:dxaOrig="1120" w:dyaOrig="360" w14:anchorId="307DA37C">
            <v:shape id="_x0000_i1297" type="#_x0000_t75" style="width:56.15pt;height:18.1pt" o:ole="">
              <v:imagedata r:id="rId743" o:title=""/>
            </v:shape>
            <o:OLEObject Type="Embed" ProgID="Equation.DSMT4" ShapeID="_x0000_i1297" DrawAspect="Content" ObjectID="_1486165502" r:id="rId744"/>
          </w:object>
        </w:r>
      </w:ins>
      <w:ins w:id="493" w:author="Lenovo" w:date="2014-12-29T10:20:00Z">
        <w:r w:rsidRPr="00C30527">
          <w:rPr>
            <w:rFonts w:ascii="Times New Roman" w:hAnsi="Times New Roman"/>
            <w:sz w:val="24"/>
            <w:szCs w:val="24"/>
          </w:rPr>
          <w:t xml:space="preserve"> is bounded by the right side </w:t>
        </w:r>
        <w:proofErr w:type="gramStart"/>
        <w:r w:rsidRPr="00C30527">
          <w:rPr>
            <w:rFonts w:ascii="Times New Roman" w:hAnsi="Times New Roman"/>
            <w:sz w:val="24"/>
            <w:szCs w:val="24"/>
          </w:rPr>
          <w:t xml:space="preserve">of </w:t>
        </w:r>
        <w:proofErr w:type="gramEnd"/>
        <w:r w:rsidRPr="00C30527">
          <w:rPr>
            <w:rFonts w:ascii="Times New Roman" w:hAnsi="Times New Roman"/>
            <w:sz w:val="24"/>
            <w:szCs w:val="24"/>
          </w:rPr>
          <w:fldChar w:fldCharType="begin"/>
        </w:r>
        <w:r w:rsidRPr="00C30527">
          <w:rPr>
            <w:rFonts w:ascii="Times New Roman" w:hAnsi="Times New Roman"/>
            <w:sz w:val="24"/>
            <w:szCs w:val="24"/>
          </w:rPr>
          <w:instrText xml:space="preserve"> GOTOBUTTON ZEqnNum132853  \* MERGEFORMAT </w:instrText>
        </w:r>
        <w:r w:rsidRPr="00C30527">
          <w:rPr>
            <w:rFonts w:ascii="Times New Roman" w:hAnsi="Times New Roman"/>
            <w:sz w:val="24"/>
            <w:szCs w:val="24"/>
          </w:rPr>
          <w:fldChar w:fldCharType="begin"/>
        </w:r>
        <w:r w:rsidRPr="00C30527">
          <w:rPr>
            <w:rFonts w:ascii="Times New Roman" w:hAnsi="Times New Roman"/>
            <w:sz w:val="24"/>
            <w:szCs w:val="24"/>
          </w:rPr>
          <w:instrText xml:space="preserve"> REF ZEqnNum132853 \* Charformat \! \* MERGEFORMAT </w:instrText>
        </w:r>
      </w:ins>
      <w:r w:rsidRPr="00C30527">
        <w:rPr>
          <w:rFonts w:ascii="Times New Roman" w:hAnsi="Times New Roman"/>
          <w:sz w:val="24"/>
          <w:szCs w:val="24"/>
        </w:rPr>
        <w:fldChar w:fldCharType="separate"/>
      </w:r>
      <w:ins w:id="494" w:author="ceszeto" w:date="2015-02-23T01:55:00Z">
        <w:r w:rsidR="00C30527" w:rsidRPr="00C30527">
          <w:rPr>
            <w:rFonts w:ascii="Times New Roman" w:hAnsi="Times New Roman"/>
            <w:sz w:val="24"/>
            <w:szCs w:val="24"/>
          </w:rPr>
          <w:instrText>(87)</w:instrText>
        </w:r>
      </w:ins>
      <w:ins w:id="495" w:author="Lenovo" w:date="2014-12-29T10:20:00Z">
        <w:r w:rsidRPr="00C30527">
          <w:rPr>
            <w:rFonts w:ascii="Times New Roman" w:hAnsi="Times New Roman"/>
            <w:sz w:val="24"/>
            <w:szCs w:val="24"/>
          </w:rPr>
          <w:fldChar w:fldCharType="end"/>
        </w:r>
        <w:r w:rsidRPr="00C30527">
          <w:rPr>
            <w:rFonts w:ascii="Times New Roman" w:hAnsi="Times New Roman"/>
            <w:sz w:val="24"/>
            <w:szCs w:val="24"/>
          </w:rPr>
          <w:fldChar w:fldCharType="end"/>
        </w:r>
      </w:ins>
      <w:ins w:id="496" w:author="Lenovo" w:date="2014-12-29T10:21:00Z">
        <w:r w:rsidRPr="00C30527">
          <w:rPr>
            <w:rFonts w:ascii="Times New Roman" w:hAnsi="Times New Roman"/>
            <w:sz w:val="24"/>
            <w:szCs w:val="24"/>
          </w:rPr>
          <w:t xml:space="preserve">. </w:t>
        </w:r>
      </w:ins>
      <w:r w:rsidR="0042485B" w:rsidRPr="00C30527">
        <w:rPr>
          <w:rFonts w:ascii="Times New Roman" w:hAnsi="Times New Roman"/>
          <w:sz w:val="24"/>
          <w:szCs w:val="24"/>
        </w:rPr>
        <w:t>Following the results of Theorems 3 and 4, the following theorem</w:t>
      </w:r>
      <w:r w:rsidR="00CE195C" w:rsidRPr="00C30527">
        <w:rPr>
          <w:rFonts w:ascii="Times New Roman" w:hAnsi="Times New Roman"/>
          <w:sz w:val="24"/>
          <w:szCs w:val="24"/>
        </w:rPr>
        <w:t xml:space="preserve"> can be concluded</w:t>
      </w:r>
      <w:r w:rsidR="0042485B" w:rsidRPr="00C30527">
        <w:rPr>
          <w:rFonts w:ascii="Times New Roman" w:hAnsi="Times New Roman"/>
          <w:sz w:val="24"/>
          <w:szCs w:val="24"/>
        </w:rPr>
        <w:t>.</w:t>
      </w:r>
    </w:p>
    <w:p w:rsidR="0042485B" w:rsidRPr="00C30527" w:rsidRDefault="0042485B" w:rsidP="00C30527">
      <w:pPr>
        <w:pStyle w:val="Time"/>
        <w:spacing w:afterLines="0"/>
        <w:rPr>
          <w:rFonts w:ascii="Times" w:hAnsi="Times"/>
          <w:sz w:val="24"/>
          <w:szCs w:val="24"/>
        </w:rPr>
      </w:pPr>
    </w:p>
    <w:p w:rsidR="0042485B" w:rsidRPr="00C30527" w:rsidRDefault="0042485B" w:rsidP="00C30527">
      <w:pPr>
        <w:snapToGrid w:val="0"/>
        <w:rPr>
          <w:rFonts w:ascii="Times New Roman" w:hAnsi="Times New Roman"/>
          <w:sz w:val="24"/>
          <w:szCs w:val="24"/>
        </w:rPr>
      </w:pPr>
      <w:proofErr w:type="gramStart"/>
      <w:r w:rsidRPr="00C30527">
        <w:rPr>
          <w:rFonts w:ascii="Times New Roman" w:hAnsi="Times New Roman" w:hint="eastAsia"/>
          <w:b/>
          <w:sz w:val="24"/>
          <w:szCs w:val="24"/>
        </w:rPr>
        <w:t>Theorem 5.</w:t>
      </w:r>
      <w:proofErr w:type="gramEnd"/>
      <w:r w:rsidRPr="00C30527">
        <w:rPr>
          <w:rFonts w:ascii="Times New Roman" w:hAnsi="Times New Roman" w:hint="eastAsia"/>
          <w:b/>
          <w:sz w:val="24"/>
          <w:szCs w:val="24"/>
        </w:rPr>
        <w:t xml:space="preserve"> </w:t>
      </w:r>
      <w:r w:rsidRPr="00C30527">
        <w:rPr>
          <w:rFonts w:ascii="Times New Roman" w:hAnsi="Times New Roman" w:hint="eastAsia"/>
          <w:sz w:val="24"/>
          <w:szCs w:val="24"/>
        </w:rPr>
        <w:t>The upper bound</w:t>
      </w:r>
      <w:r w:rsidRPr="00C30527">
        <w:rPr>
          <w:rFonts w:ascii="Times New Roman" w:hAnsi="Times New Roman"/>
          <w:sz w:val="24"/>
          <w:szCs w:val="24"/>
        </w:rPr>
        <w:t>s</w:t>
      </w:r>
      <w:r w:rsidRPr="00C30527">
        <w:rPr>
          <w:rFonts w:ascii="Times New Roman" w:hAnsi="Times New Roman" w:hint="eastAsia"/>
          <w:sz w:val="24"/>
          <w:szCs w:val="24"/>
        </w:rPr>
        <w:t xml:space="preserve"> of the </w:t>
      </w:r>
      <w:proofErr w:type="spellStart"/>
      <w:r w:rsidRPr="00C30527">
        <w:rPr>
          <w:rFonts w:ascii="Times New Roman" w:hAnsi="Times New Roman" w:hint="eastAsia"/>
          <w:sz w:val="24"/>
          <w:szCs w:val="24"/>
        </w:rPr>
        <w:t>PoA</w:t>
      </w:r>
      <w:proofErr w:type="spellEnd"/>
      <w:r w:rsidRPr="00C30527">
        <w:rPr>
          <w:rFonts w:ascii="Times New Roman" w:hAnsi="Times New Roman" w:hint="eastAsia"/>
          <w:sz w:val="24"/>
          <w:szCs w:val="24"/>
        </w:rPr>
        <w:t xml:space="preserve"> for </w:t>
      </w:r>
      <w:r w:rsidR="00CE195C" w:rsidRPr="00C30527">
        <w:rPr>
          <w:rFonts w:ascii="Times New Roman" w:hAnsi="Times New Roman"/>
          <w:sz w:val="24"/>
          <w:szCs w:val="24"/>
        </w:rPr>
        <w:t xml:space="preserve">the </w:t>
      </w:r>
      <w:r w:rsidRPr="00C30527">
        <w:rPr>
          <w:rFonts w:ascii="Times New Roman" w:hAnsi="Times New Roman"/>
          <w:sz w:val="24"/>
          <w:szCs w:val="24"/>
        </w:rPr>
        <w:t xml:space="preserve">traditional </w:t>
      </w:r>
      <w:r w:rsidR="003B4852" w:rsidRPr="00C30527">
        <w:rPr>
          <w:rFonts w:ascii="Times New Roman" w:hAnsi="Times New Roman"/>
          <w:sz w:val="24"/>
          <w:szCs w:val="24"/>
        </w:rPr>
        <w:t>UE-NDP</w:t>
      </w:r>
      <w:r w:rsidRPr="00C30527">
        <w:rPr>
          <w:rFonts w:ascii="Times New Roman" w:hAnsi="Times New Roman"/>
          <w:sz w:val="24"/>
          <w:szCs w:val="24"/>
        </w:rPr>
        <w:t xml:space="preserve"> and </w:t>
      </w:r>
      <w:r w:rsidR="00B253EB" w:rsidRPr="00C30527">
        <w:rPr>
          <w:rFonts w:ascii="Times New Roman" w:hAnsi="Times New Roman"/>
          <w:sz w:val="24"/>
          <w:szCs w:val="24"/>
        </w:rPr>
        <w:t>RUE</w:t>
      </w:r>
      <w:r w:rsidR="003B4852" w:rsidRPr="00C30527">
        <w:rPr>
          <w:rFonts w:ascii="Times New Roman" w:hAnsi="Times New Roman"/>
          <w:sz w:val="24"/>
          <w:szCs w:val="24"/>
        </w:rPr>
        <w:t>-NDP</w:t>
      </w:r>
      <w:r w:rsidRPr="00C30527">
        <w:rPr>
          <w:rFonts w:ascii="Times New Roman" w:hAnsi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/>
          <w:sz w:val="24"/>
          <w:szCs w:val="24"/>
        </w:rPr>
        <w:t>are</w:t>
      </w:r>
      <w:r w:rsidRPr="00C30527">
        <w:rPr>
          <w:rFonts w:ascii="Times New Roman" w:hAnsi="Times New Roman" w:hint="eastAsia"/>
          <w:sz w:val="24"/>
          <w:szCs w:val="24"/>
        </w:rPr>
        <w:t xml:space="preserve"> independent of </w:t>
      </w:r>
      <w:r w:rsidR="00CE195C" w:rsidRPr="00C30527">
        <w:rPr>
          <w:rFonts w:ascii="Times New Roman" w:hAnsi="Times New Roman"/>
          <w:sz w:val="24"/>
          <w:szCs w:val="24"/>
        </w:rPr>
        <w:t xml:space="preserve">the </w:t>
      </w:r>
      <w:r w:rsidRPr="00C30527">
        <w:rPr>
          <w:rFonts w:ascii="Times New Roman" w:hAnsi="Times New Roman" w:hint="eastAsia"/>
          <w:sz w:val="24"/>
          <w:szCs w:val="24"/>
        </w:rPr>
        <w:t xml:space="preserve">network </w:t>
      </w:r>
      <w:proofErr w:type="gramStart"/>
      <w:r w:rsidRPr="00C30527">
        <w:rPr>
          <w:rFonts w:ascii="Times New Roman" w:hAnsi="Times New Roman" w:hint="eastAsia"/>
          <w:sz w:val="24"/>
          <w:szCs w:val="24"/>
        </w:rPr>
        <w:t xml:space="preserve">topology </w:t>
      </w:r>
      <w:proofErr w:type="gramEnd"/>
      <w:r w:rsidR="002522EC" w:rsidRPr="00C30527">
        <w:rPr>
          <w:rFonts w:ascii="Times New Roman" w:hAnsi="Times New Roman"/>
          <w:noProof/>
          <w:position w:val="-6"/>
          <w:sz w:val="24"/>
          <w:szCs w:val="24"/>
        </w:rPr>
        <w:drawing>
          <wp:inline distT="0" distB="0" distL="0" distR="0" wp14:anchorId="608D4ACF" wp14:editId="277BC65C">
            <wp:extent cx="152400" cy="171450"/>
            <wp:effectExtent l="0" t="0" r="0" b="0"/>
            <wp:docPr id="25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6"/>
                    <pic:cNvPicPr>
                      <a:picLocks noChangeAspect="1" noChangeArrowheads="1"/>
                    </pic:cNvPicPr>
                  </pic:nvPicPr>
                  <pic:blipFill>
                    <a:blip r:embed="rId5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979" w:rsidRPr="00C30527">
        <w:rPr>
          <w:rFonts w:ascii="Times New Roman" w:hAnsi="Times New Roman"/>
          <w:sz w:val="24"/>
          <w:szCs w:val="24"/>
        </w:rPr>
        <w:t>,</w:t>
      </w:r>
      <w:r w:rsidRPr="00C30527">
        <w:rPr>
          <w:rFonts w:ascii="Times New Roman" w:hAnsi="Times New Roman" w:hint="eastAsia"/>
          <w:sz w:val="24"/>
          <w:szCs w:val="24"/>
        </w:rPr>
        <w:t xml:space="preserve"> demand </w:t>
      </w:r>
      <w:r w:rsidR="002522EC" w:rsidRPr="00C30527">
        <w:rPr>
          <w:rFonts w:ascii="Times New Roman" w:hAnsi="Times New Roman"/>
          <w:noProof/>
          <w:position w:val="-6"/>
          <w:sz w:val="24"/>
          <w:szCs w:val="24"/>
        </w:rPr>
        <w:drawing>
          <wp:inline distT="0" distB="0" distL="0" distR="0" wp14:anchorId="5275851F" wp14:editId="0180DDF7">
            <wp:extent cx="133350" cy="171450"/>
            <wp:effectExtent l="0" t="0" r="0" b="0"/>
            <wp:docPr id="4" name="Picture 4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rrowheads="1"/>
                    </pic:cNvPicPr>
                  </pic:nvPicPr>
                  <pic:blipFill>
                    <a:blip r:embed="rId5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1979" w:rsidRPr="00C30527">
        <w:rPr>
          <w:rFonts w:ascii="Times New Roman" w:hAnsi="Times New Roman"/>
          <w:sz w:val="24"/>
          <w:szCs w:val="24"/>
        </w:rPr>
        <w:t xml:space="preserve">, and budget </w:t>
      </w:r>
      <w:r w:rsidR="00071979" w:rsidRPr="00C30527">
        <w:rPr>
          <w:rFonts w:ascii="Times New Roman" w:hAnsi="Times New Roman"/>
          <w:position w:val="-4"/>
          <w:sz w:val="24"/>
          <w:szCs w:val="24"/>
        </w:rPr>
        <w:object w:dxaOrig="240" w:dyaOrig="260" w14:anchorId="4C7B0C2F">
          <v:shape id="_x0000_i1298" type="#_x0000_t75" style="width:11.3pt;height:12.45pt" o:ole="">
            <v:imagedata r:id="rId745" o:title=""/>
          </v:shape>
          <o:OLEObject Type="Embed" ProgID="Equation.DSMT4" ShapeID="_x0000_i1298" DrawAspect="Content" ObjectID="_1486165503" r:id="rId746"/>
        </w:object>
      </w:r>
      <w:r w:rsidRPr="00C30527">
        <w:rPr>
          <w:rFonts w:ascii="Times New Roman" w:hAnsi="Times New Roman" w:hint="eastAsia"/>
          <w:sz w:val="24"/>
          <w:szCs w:val="24"/>
        </w:rPr>
        <w:t>.</w:t>
      </w:r>
    </w:p>
    <w:p w:rsidR="00CC0565" w:rsidRPr="00C30527" w:rsidRDefault="00CC0565" w:rsidP="00C30527">
      <w:pPr>
        <w:snapToGrid w:val="0"/>
        <w:rPr>
          <w:rFonts w:ascii="Times New Roman" w:hAnsi="Times New Roman"/>
          <w:sz w:val="24"/>
          <w:szCs w:val="24"/>
        </w:rPr>
      </w:pPr>
    </w:p>
    <w:p w:rsidR="0042485B" w:rsidRPr="00C30527" w:rsidRDefault="00085C98" w:rsidP="00C30527">
      <w:pPr>
        <w:pStyle w:val="Heading2"/>
        <w:snapToGrid w:val="0"/>
        <w:spacing w:after="200" w:line="240" w:lineRule="auto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6. </w:t>
      </w:r>
      <w:r w:rsidR="0042485B" w:rsidRPr="00C30527">
        <w:rPr>
          <w:rFonts w:ascii="Times New Roman" w:hAnsi="Times New Roman" w:cs="Times New Roman"/>
          <w:sz w:val="24"/>
          <w:szCs w:val="24"/>
        </w:rPr>
        <w:t>Conclusion</w:t>
      </w:r>
    </w:p>
    <w:p w:rsidR="0000341B" w:rsidRPr="00C30527" w:rsidRDefault="0042485B" w:rsidP="00C30527">
      <w:pPr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In this paper, </w:t>
      </w:r>
      <w:r w:rsidR="00286E9C" w:rsidRPr="00C30527">
        <w:rPr>
          <w:rFonts w:ascii="Times New Roman" w:hAnsi="Times New Roman" w:cs="Times New Roman"/>
          <w:sz w:val="24"/>
          <w:szCs w:val="24"/>
        </w:rPr>
        <w:t>a</w:t>
      </w:r>
      <w:r w:rsidR="004808A6" w:rsidRPr="00C30527">
        <w:rPr>
          <w:rFonts w:ascii="Times New Roman" w:hAnsi="Times New Roman" w:cs="Times New Roman"/>
          <w:sz w:val="24"/>
          <w:szCs w:val="24"/>
        </w:rPr>
        <w:t>n</w:t>
      </w:r>
      <w:r w:rsidR="00286E9C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RSO assignment problem</w:t>
      </w:r>
      <w:r w:rsidR="004F270A" w:rsidRPr="00C30527">
        <w:rPr>
          <w:rFonts w:ascii="Times New Roman" w:hAnsi="Times New Roman" w:cs="Times New Roman"/>
          <w:sz w:val="24"/>
          <w:szCs w:val="24"/>
        </w:rPr>
        <w:t xml:space="preserve"> under supply uncertainty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CE195C" w:rsidRPr="00C30527">
        <w:rPr>
          <w:rFonts w:ascii="Times New Roman" w:hAnsi="Times New Roman" w:cs="Times New Roman"/>
          <w:sz w:val="24"/>
          <w:szCs w:val="24"/>
        </w:rPr>
        <w:t xml:space="preserve">is proposed </w:t>
      </w:r>
      <w:r w:rsidRPr="00C30527">
        <w:rPr>
          <w:rFonts w:ascii="Times New Roman" w:hAnsi="Times New Roman" w:cs="Times New Roman"/>
          <w:sz w:val="24"/>
          <w:szCs w:val="24"/>
        </w:rPr>
        <w:t>based on the concept of</w:t>
      </w:r>
      <w:r w:rsidR="00CE195C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742DE2" w:rsidRPr="00C30527">
        <w:rPr>
          <w:rFonts w:ascii="Times New Roman" w:hAnsi="Times New Roman" w:cs="Times New Roman"/>
          <w:sz w:val="24"/>
          <w:szCs w:val="24"/>
        </w:rPr>
        <w:t>TSTTB</w:t>
      </w:r>
      <w:r w:rsidR="004F0EA6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4F0EA6" w:rsidRPr="00C30527">
        <w:rPr>
          <w:rFonts w:ascii="Times New Roman" w:hAnsi="Times New Roman" w:cs="Times New Roman"/>
          <w:sz w:val="24"/>
          <w:szCs w:val="24"/>
        </w:rPr>
        <w:t>the</w:t>
      </w:r>
      <w:r w:rsidRPr="00C30527">
        <w:rPr>
          <w:rFonts w:ascii="Times New Roman" w:hAnsi="Times New Roman" w:cs="Times New Roman"/>
          <w:sz w:val="24"/>
          <w:szCs w:val="24"/>
        </w:rPr>
        <w:t xml:space="preserve"> existence and uniqueness</w:t>
      </w:r>
      <w:r w:rsidR="004F0EA6" w:rsidRPr="00C30527">
        <w:rPr>
          <w:rFonts w:ascii="Times New Roman" w:hAnsi="Times New Roman" w:cs="Times New Roman"/>
          <w:sz w:val="24"/>
          <w:szCs w:val="24"/>
        </w:rPr>
        <w:t xml:space="preserve"> of a solution to the problem are analyzed</w:t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4F0EA6" w:rsidRPr="00C30527">
        <w:rPr>
          <w:rFonts w:ascii="Times New Roman" w:hAnsi="Times New Roman" w:cs="Times New Roman"/>
          <w:sz w:val="24"/>
          <w:szCs w:val="24"/>
        </w:rPr>
        <w:t>The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Pr="00C30527">
        <w:rPr>
          <w:rFonts w:ascii="Times New Roman" w:hAnsi="Times New Roman" w:cs="Times New Roman" w:hint="eastAsia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C82A9D" w:rsidRPr="00C30527">
        <w:rPr>
          <w:rFonts w:ascii="Times New Roman" w:hAnsi="Times New Roman" w:cs="Times New Roman"/>
          <w:sz w:val="24"/>
          <w:szCs w:val="24"/>
        </w:rPr>
        <w:t>of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00341B" w:rsidRPr="00C30527">
        <w:rPr>
          <w:rFonts w:ascii="Times New Roman" w:hAnsi="Times New Roman" w:cs="Times New Roman"/>
          <w:sz w:val="24"/>
          <w:szCs w:val="24"/>
        </w:rPr>
        <w:t>RUE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traffic assignment</w:t>
      </w:r>
      <w:r w:rsidR="004F270A" w:rsidRPr="00C30527">
        <w:rPr>
          <w:rFonts w:ascii="Times New Roman" w:hAnsi="Times New Roman" w:cs="Times New Roman"/>
          <w:sz w:val="24"/>
          <w:szCs w:val="24"/>
        </w:rPr>
        <w:t xml:space="preserve"> with supply uncertainty</w:t>
      </w:r>
      <w:r w:rsidR="004F0EA6" w:rsidRPr="00C30527">
        <w:rPr>
          <w:rFonts w:ascii="Times New Roman" w:hAnsi="Times New Roman" w:cs="Times New Roman"/>
          <w:sz w:val="24"/>
          <w:szCs w:val="24"/>
        </w:rPr>
        <w:t xml:space="preserve"> is also defined</w:t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DF68C1" w:rsidRPr="00C30527">
        <w:rPr>
          <w:rFonts w:ascii="Times New Roman" w:hAnsi="Times New Roman" w:cs="Times New Roman"/>
          <w:sz w:val="24"/>
          <w:szCs w:val="24"/>
        </w:rPr>
        <w:t xml:space="preserve">Based on the properties of </w:t>
      </w:r>
      <w:r w:rsidR="004F270A" w:rsidRPr="00C30527">
        <w:rPr>
          <w:rFonts w:ascii="Times New Roman" w:hAnsi="Times New Roman" w:cs="Times New Roman"/>
          <w:sz w:val="24"/>
          <w:szCs w:val="24"/>
        </w:rPr>
        <w:t xml:space="preserve">the two </w:t>
      </w:r>
      <w:r w:rsidR="00DF68C1" w:rsidRPr="00C30527">
        <w:rPr>
          <w:rFonts w:ascii="Times New Roman" w:hAnsi="Times New Roman" w:cs="Times New Roman"/>
          <w:sz w:val="24"/>
          <w:szCs w:val="24"/>
        </w:rPr>
        <w:t xml:space="preserve">reliability-based assignment problems, </w:t>
      </w:r>
      <w:r w:rsidR="00C077FF" w:rsidRPr="00C30527">
        <w:rPr>
          <w:rFonts w:ascii="Times New Roman" w:hAnsi="Times New Roman" w:cs="Times New Roman"/>
          <w:sz w:val="24"/>
          <w:szCs w:val="24"/>
        </w:rPr>
        <w:t>a set of</w:t>
      </w:r>
      <w:r w:rsidR="00C077FF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>upper bound</w:t>
      </w:r>
      <w:r w:rsidR="00C077FF" w:rsidRPr="00C30527">
        <w:rPr>
          <w:rFonts w:ascii="Times New Roman" w:hAnsi="Times New Roman" w:cs="Times New Roman"/>
          <w:sz w:val="24"/>
          <w:szCs w:val="24"/>
        </w:rPr>
        <w:t>s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of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43DE8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F0EA6" w:rsidRPr="00C30527">
        <w:rPr>
          <w:rFonts w:ascii="Times New Roman" w:hAnsi="Times New Roman" w:cs="Times New Roman"/>
          <w:sz w:val="24"/>
          <w:szCs w:val="24"/>
        </w:rPr>
        <w:t>is derived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F270A" w:rsidRPr="00C30527">
        <w:rPr>
          <w:rFonts w:ascii="Times New Roman" w:hAnsi="Times New Roman" w:cs="Times New Roman"/>
          <w:sz w:val="24"/>
          <w:szCs w:val="24"/>
        </w:rPr>
        <w:t xml:space="preserve">using polynomial link travel time functions </w:t>
      </w:r>
      <w:r w:rsidRPr="00C30527">
        <w:rPr>
          <w:rFonts w:ascii="Times New Roman" w:hAnsi="Times New Roman" w:cs="Times New Roman"/>
          <w:sz w:val="24"/>
          <w:szCs w:val="24"/>
        </w:rPr>
        <w:t xml:space="preserve">and </w:t>
      </w:r>
      <w:r w:rsidR="00764518" w:rsidRPr="00C30527">
        <w:rPr>
          <w:rFonts w:ascii="Times New Roman" w:hAnsi="Times New Roman" w:cs="Times New Roman"/>
          <w:sz w:val="24"/>
          <w:szCs w:val="24"/>
        </w:rPr>
        <w:t xml:space="preserve">is </w:t>
      </w:r>
      <w:r w:rsidRPr="00C30527">
        <w:rPr>
          <w:rFonts w:ascii="Times New Roman" w:hAnsi="Times New Roman" w:cs="Times New Roman"/>
          <w:sz w:val="24"/>
          <w:szCs w:val="24"/>
        </w:rPr>
        <w:t>prove</w:t>
      </w:r>
      <w:r w:rsidR="00764518" w:rsidRPr="00C30527">
        <w:rPr>
          <w:rFonts w:ascii="Times New Roman" w:hAnsi="Times New Roman" w:cs="Times New Roman"/>
          <w:sz w:val="24"/>
          <w:szCs w:val="24"/>
        </w:rPr>
        <w:t>n</w:t>
      </w:r>
      <w:r w:rsidR="004F0EA6" w:rsidRPr="00C30527">
        <w:rPr>
          <w:rFonts w:ascii="Times New Roman" w:hAnsi="Times New Roman" w:cs="Times New Roman"/>
          <w:sz w:val="24"/>
          <w:szCs w:val="24"/>
        </w:rPr>
        <w:t xml:space="preserve"> to be </w:t>
      </w:r>
      <w:r w:rsidRPr="00C30527">
        <w:rPr>
          <w:rFonts w:ascii="Times New Roman" w:hAnsi="Times New Roman" w:cs="Times New Roman"/>
          <w:sz w:val="24"/>
          <w:szCs w:val="24"/>
        </w:rPr>
        <w:t xml:space="preserve">independent of </w:t>
      </w:r>
      <w:r w:rsidR="00BC7ED8" w:rsidRPr="00C30527">
        <w:rPr>
          <w:rFonts w:ascii="Times New Roman" w:hAnsi="Times New Roman" w:cs="Times New Roman"/>
          <w:sz w:val="24"/>
          <w:szCs w:val="24"/>
        </w:rPr>
        <w:t xml:space="preserve">any </w:t>
      </w:r>
      <w:r w:rsidRPr="00C30527">
        <w:rPr>
          <w:rFonts w:ascii="Times New Roman" w:hAnsi="Times New Roman" w:cs="Times New Roman"/>
          <w:sz w:val="24"/>
          <w:szCs w:val="24"/>
        </w:rPr>
        <w:t xml:space="preserve">network topology and demand </w:t>
      </w:r>
      <w:r w:rsidR="00BC0208" w:rsidRPr="00C30527">
        <w:rPr>
          <w:rFonts w:ascii="Times New Roman" w:hAnsi="Times New Roman" w:cs="Times New Roman"/>
          <w:sz w:val="24"/>
          <w:szCs w:val="24"/>
        </w:rPr>
        <w:t>pattern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4F0EA6" w:rsidRPr="00C30527">
        <w:rPr>
          <w:rFonts w:ascii="Times New Roman" w:hAnsi="Times New Roman" w:cs="Times New Roman"/>
          <w:sz w:val="24"/>
          <w:szCs w:val="24"/>
        </w:rPr>
        <w:t>The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F270A" w:rsidRPr="00C30527">
        <w:rPr>
          <w:rFonts w:ascii="Times New Roman" w:hAnsi="Times New Roman" w:cs="Times New Roman"/>
          <w:sz w:val="24"/>
          <w:szCs w:val="24"/>
        </w:rPr>
        <w:t xml:space="preserve">minimum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upper bound </w:t>
      </w:r>
      <w:r w:rsidR="00764518" w:rsidRPr="00C30527">
        <w:rPr>
          <w:rFonts w:ascii="Times New Roman" w:hAnsi="Times New Roman" w:cs="Times New Roman"/>
          <w:sz w:val="24"/>
          <w:szCs w:val="24"/>
        </w:rPr>
        <w:t xml:space="preserve">is </w:t>
      </w:r>
      <w:r w:rsidRPr="00C30527">
        <w:rPr>
          <w:rFonts w:ascii="Times New Roman" w:hAnsi="Times New Roman" w:cs="Times New Roman"/>
          <w:sz w:val="24"/>
          <w:szCs w:val="24"/>
        </w:rPr>
        <w:t>prove</w:t>
      </w:r>
      <w:r w:rsidR="00764518" w:rsidRPr="00C30527">
        <w:rPr>
          <w:rFonts w:ascii="Times New Roman" w:hAnsi="Times New Roman" w:cs="Times New Roman"/>
          <w:sz w:val="24"/>
          <w:szCs w:val="24"/>
        </w:rPr>
        <w:t>n</w:t>
      </w:r>
      <w:r w:rsidR="004F0EA6" w:rsidRPr="00C30527">
        <w:rPr>
          <w:rFonts w:ascii="Times New Roman" w:hAnsi="Times New Roman" w:cs="Times New Roman"/>
          <w:sz w:val="24"/>
          <w:szCs w:val="24"/>
        </w:rPr>
        <w:t xml:space="preserve"> to be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consistent with the upper bound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>of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of traditional </w:t>
      </w:r>
      <w:r w:rsidR="003C2FB5" w:rsidRPr="00C30527">
        <w:rPr>
          <w:rFonts w:ascii="Times New Roman" w:hAnsi="Times New Roman" w:cs="Times New Roman"/>
          <w:sz w:val="24"/>
          <w:szCs w:val="24"/>
        </w:rPr>
        <w:t xml:space="preserve">UE </w:t>
      </w:r>
      <w:r w:rsidRPr="00C30527">
        <w:rPr>
          <w:rFonts w:ascii="Times New Roman" w:hAnsi="Times New Roman" w:cs="Times New Roman"/>
          <w:sz w:val="24"/>
          <w:szCs w:val="24"/>
        </w:rPr>
        <w:t xml:space="preserve">traffic assignment when network uncertainty is ignored by both </w:t>
      </w:r>
      <w:r w:rsidR="004F0EA6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Pr="00C30527">
        <w:rPr>
          <w:rFonts w:ascii="Times New Roman" w:hAnsi="Times New Roman" w:cs="Times New Roman"/>
          <w:sz w:val="24"/>
          <w:szCs w:val="24"/>
        </w:rPr>
        <w:t>users and system manager or when no network uncertainty</w:t>
      </w:r>
      <w:r w:rsidR="004F0EA6" w:rsidRPr="00C30527">
        <w:rPr>
          <w:rFonts w:ascii="Times New Roman" w:hAnsi="Times New Roman" w:cs="Times New Roman"/>
          <w:sz w:val="24"/>
          <w:szCs w:val="24"/>
        </w:rPr>
        <w:t xml:space="preserve"> exists</w:t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5256E0" w:rsidRPr="00C30527">
        <w:rPr>
          <w:rFonts w:ascii="Times New Roman" w:hAnsi="Times New Roman" w:cs="Times New Roman"/>
          <w:sz w:val="24"/>
          <w:szCs w:val="24"/>
        </w:rPr>
        <w:t>T</w:t>
      </w:r>
      <w:r w:rsidR="0000341B" w:rsidRPr="00C30527">
        <w:rPr>
          <w:rFonts w:ascii="Times New Roman" w:hAnsi="Times New Roman" w:cs="Times New Roman"/>
          <w:sz w:val="24"/>
          <w:szCs w:val="24"/>
        </w:rPr>
        <w:t xml:space="preserve">he properties of the minimum upper bound </w:t>
      </w:r>
      <w:r w:rsidR="004F0EA6" w:rsidRPr="00C30527">
        <w:rPr>
          <w:rFonts w:ascii="Times New Roman" w:hAnsi="Times New Roman" w:cs="Times New Roman"/>
          <w:sz w:val="24"/>
          <w:szCs w:val="24"/>
        </w:rPr>
        <w:t>in terms of</w:t>
      </w:r>
      <w:r w:rsidR="0000341B" w:rsidRPr="00C30527">
        <w:rPr>
          <w:rFonts w:ascii="Times New Roman" w:hAnsi="Times New Roman" w:cs="Times New Roman"/>
          <w:sz w:val="24"/>
          <w:szCs w:val="24"/>
        </w:rPr>
        <w:t xml:space="preserve"> the parameters of the RUE assignment problem</w:t>
      </w:r>
      <w:r w:rsidR="004F0EA6" w:rsidRPr="00C30527">
        <w:rPr>
          <w:rFonts w:ascii="Times New Roman" w:hAnsi="Times New Roman" w:cs="Times New Roman"/>
          <w:sz w:val="24"/>
          <w:szCs w:val="24"/>
        </w:rPr>
        <w:t xml:space="preserve"> are examined</w:t>
      </w:r>
      <w:r w:rsidR="0000341B" w:rsidRPr="00C30527">
        <w:rPr>
          <w:rFonts w:ascii="Times New Roman" w:hAnsi="Times New Roman" w:cs="Times New Roman"/>
          <w:sz w:val="24"/>
          <w:szCs w:val="24"/>
        </w:rPr>
        <w:t>.</w:t>
      </w:r>
      <w:r w:rsidR="00BC57D2" w:rsidRPr="00C30527">
        <w:rPr>
          <w:rFonts w:ascii="Times New Roman" w:hAnsi="Times New Roman" w:cs="Times New Roman"/>
          <w:sz w:val="24"/>
          <w:szCs w:val="24"/>
        </w:rPr>
        <w:t xml:space="preserve"> The lo</w:t>
      </w:r>
      <w:r w:rsidR="00286E9C" w:rsidRPr="00C30527">
        <w:rPr>
          <w:rFonts w:ascii="Times New Roman" w:hAnsi="Times New Roman" w:cs="Times New Roman"/>
          <w:sz w:val="24"/>
          <w:szCs w:val="24"/>
        </w:rPr>
        <w:t>s</w:t>
      </w:r>
      <w:r w:rsidR="00BC57D2" w:rsidRPr="00C30527">
        <w:rPr>
          <w:rFonts w:ascii="Times New Roman" w:hAnsi="Times New Roman" w:cs="Times New Roman"/>
          <w:sz w:val="24"/>
          <w:szCs w:val="24"/>
        </w:rPr>
        <w:t>s of tightness</w:t>
      </w:r>
      <w:r w:rsidR="007C0667" w:rsidRPr="00C30527">
        <w:rPr>
          <w:rFonts w:ascii="Times New Roman" w:hAnsi="Times New Roman" w:cs="Times New Roman"/>
          <w:sz w:val="24"/>
          <w:szCs w:val="24"/>
        </w:rPr>
        <w:t xml:space="preserve"> of the bound</w:t>
      </w:r>
      <w:r w:rsidR="00BC57D2" w:rsidRPr="00C30527">
        <w:rPr>
          <w:rFonts w:ascii="Times New Roman" w:hAnsi="Times New Roman" w:cs="Times New Roman"/>
          <w:sz w:val="24"/>
          <w:szCs w:val="24"/>
        </w:rPr>
        <w:t xml:space="preserve"> is also discussed.</w:t>
      </w:r>
    </w:p>
    <w:p w:rsidR="0042485B" w:rsidRPr="00C30527" w:rsidRDefault="008070FD" w:rsidP="00C30527">
      <w:pPr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A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485B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4F0EA6" w:rsidRPr="00C30527">
        <w:rPr>
          <w:rFonts w:ascii="Times New Roman" w:hAnsi="Times New Roman" w:cs="Times New Roman"/>
          <w:sz w:val="24"/>
          <w:szCs w:val="24"/>
        </w:rPr>
        <w:t xml:space="preserve"> is defined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 for</w:t>
      </w:r>
      <w:r w:rsidR="0042485B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42485B" w:rsidRPr="00C30527">
        <w:rPr>
          <w:rFonts w:ascii="Times New Roman" w:hAnsi="Times New Roman" w:cs="Times New Roman"/>
          <w:sz w:val="24"/>
          <w:szCs w:val="24"/>
        </w:rPr>
        <w:t>traditional</w:t>
      </w:r>
      <w:r w:rsidR="0042485B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BF45E8" w:rsidRPr="00C30527">
        <w:rPr>
          <w:rFonts w:ascii="Times New Roman" w:hAnsi="Times New Roman" w:cs="Times New Roman"/>
          <w:sz w:val="24"/>
          <w:szCs w:val="24"/>
        </w:rPr>
        <w:t>UE-NDP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F0EA6" w:rsidRPr="00C30527">
        <w:rPr>
          <w:rFonts w:ascii="Times New Roman" w:hAnsi="Times New Roman" w:cs="Times New Roman"/>
          <w:sz w:val="24"/>
          <w:szCs w:val="24"/>
        </w:rPr>
        <w:t>in which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 link </w:t>
      </w:r>
      <w:r w:rsidR="00F474CC" w:rsidRPr="00C30527">
        <w:rPr>
          <w:rFonts w:ascii="Times New Roman" w:hAnsi="Times New Roman" w:cs="Times New Roman"/>
          <w:sz w:val="24"/>
          <w:szCs w:val="24"/>
        </w:rPr>
        <w:t xml:space="preserve">expansion 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and addition are considered and the objective is to minimize </w:t>
      </w:r>
      <w:r w:rsidR="004F0EA6" w:rsidRPr="00C30527">
        <w:rPr>
          <w:rFonts w:ascii="Times New Roman" w:hAnsi="Times New Roman" w:cs="Times New Roman"/>
          <w:sz w:val="24"/>
          <w:szCs w:val="24"/>
        </w:rPr>
        <w:t>the TSTT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 under budgetary and link expansion constraints. </w:t>
      </w:r>
      <w:r w:rsidR="004F0EA6" w:rsidRPr="00C30527">
        <w:rPr>
          <w:rFonts w:ascii="Times New Roman" w:hAnsi="Times New Roman" w:cs="Times New Roman"/>
          <w:sz w:val="24"/>
          <w:szCs w:val="24"/>
        </w:rPr>
        <w:t>The</w:t>
      </w:r>
      <w:r w:rsidR="0042485B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spellStart"/>
      <w:r w:rsidR="0042485B" w:rsidRPr="00C30527">
        <w:rPr>
          <w:rFonts w:ascii="Times New Roman" w:hAnsi="Times New Roman" w:cs="Times New Roman" w:hint="eastAsia"/>
          <w:sz w:val="24"/>
          <w:szCs w:val="24"/>
        </w:rPr>
        <w:t>PoA</w:t>
      </w:r>
      <w:proofErr w:type="spellEnd"/>
      <w:r w:rsidR="0042485B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F0EA6" w:rsidRPr="00C30527">
        <w:rPr>
          <w:rFonts w:ascii="Times New Roman" w:hAnsi="Times New Roman" w:cs="Times New Roman"/>
          <w:sz w:val="24"/>
          <w:szCs w:val="24"/>
        </w:rPr>
        <w:t>is prove</w:t>
      </w:r>
      <w:r w:rsidR="00764518" w:rsidRPr="00C30527">
        <w:rPr>
          <w:rFonts w:ascii="Times New Roman" w:hAnsi="Times New Roman" w:cs="Times New Roman"/>
          <w:sz w:val="24"/>
          <w:szCs w:val="24"/>
        </w:rPr>
        <w:t>n</w:t>
      </w:r>
      <w:r w:rsidR="004F0EA6" w:rsidRPr="00C30527">
        <w:rPr>
          <w:rFonts w:ascii="Times New Roman" w:hAnsi="Times New Roman" w:cs="Times New Roman"/>
          <w:sz w:val="24"/>
          <w:szCs w:val="24"/>
        </w:rPr>
        <w:t xml:space="preserve"> not </w:t>
      </w:r>
      <w:r w:rsidR="00764518" w:rsidRPr="00C30527">
        <w:rPr>
          <w:rFonts w:ascii="Times New Roman" w:hAnsi="Times New Roman" w:cs="Times New Roman"/>
          <w:sz w:val="24"/>
          <w:szCs w:val="24"/>
        </w:rPr>
        <w:t xml:space="preserve">to </w:t>
      </w:r>
      <w:r w:rsidR="004F0EA6" w:rsidRPr="00C30527">
        <w:rPr>
          <w:rFonts w:ascii="Times New Roman" w:hAnsi="Times New Roman" w:cs="Times New Roman"/>
          <w:sz w:val="24"/>
          <w:szCs w:val="24"/>
        </w:rPr>
        <w:t>exceed</w:t>
      </w:r>
      <w:r w:rsidR="0042485B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AC01B4" w:rsidRPr="00C30527">
        <w:rPr>
          <w:rFonts w:ascii="Times New Roman" w:hAnsi="Times New Roman" w:cs="Times New Roman"/>
          <w:sz w:val="24"/>
          <w:szCs w:val="24"/>
        </w:rPr>
        <w:t xml:space="preserve">the upper bound of the </w:t>
      </w:r>
      <w:proofErr w:type="spellStart"/>
      <w:r w:rsidR="00AC01B4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AC01B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F0EA6" w:rsidRPr="00C30527">
        <w:rPr>
          <w:rFonts w:ascii="Times New Roman" w:hAnsi="Times New Roman" w:cs="Times New Roman"/>
          <w:sz w:val="24"/>
          <w:szCs w:val="24"/>
        </w:rPr>
        <w:t xml:space="preserve">for </w:t>
      </w:r>
      <w:r w:rsidR="0042485B" w:rsidRPr="00C30527">
        <w:rPr>
          <w:rFonts w:ascii="Times New Roman" w:hAnsi="Times New Roman" w:cs="Times New Roman" w:hint="eastAsia"/>
          <w:sz w:val="24"/>
          <w:szCs w:val="24"/>
        </w:rPr>
        <w:t>traditional</w:t>
      </w:r>
      <w:r w:rsidR="003C2FB5" w:rsidRPr="00C30527">
        <w:rPr>
          <w:rFonts w:ascii="Times New Roman" w:hAnsi="Times New Roman" w:cs="Times New Roman"/>
          <w:sz w:val="24"/>
          <w:szCs w:val="24"/>
        </w:rPr>
        <w:t xml:space="preserve"> UE</w:t>
      </w:r>
      <w:r w:rsidR="0042485B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2485B" w:rsidRPr="00C30527">
        <w:rPr>
          <w:rFonts w:ascii="Times New Roman" w:hAnsi="Times New Roman" w:cs="Times New Roman" w:hint="eastAsia"/>
          <w:sz w:val="24"/>
          <w:szCs w:val="24"/>
        </w:rPr>
        <w:lastRenderedPageBreak/>
        <w:t>traffic assignment</w:t>
      </w:r>
      <w:r w:rsidR="0068267E" w:rsidRPr="00C30527">
        <w:rPr>
          <w:rFonts w:ascii="Times New Roman" w:hAnsi="Times New Roman" w:cs="Times New Roman"/>
          <w:sz w:val="24"/>
          <w:szCs w:val="24"/>
        </w:rPr>
        <w:t xml:space="preserve"> </w:t>
      </w:r>
      <w:del w:id="497" w:author="Dept. of Civil Engg." w:date="2014-12-29T23:51:00Z">
        <w:r w:rsidR="0068267E" w:rsidRPr="00C30527" w:rsidDel="00EE5B81">
          <w:rPr>
            <w:rFonts w:ascii="Times New Roman" w:hAnsi="Times New Roman" w:cs="Times New Roman"/>
            <w:sz w:val="24"/>
            <w:szCs w:val="24"/>
          </w:rPr>
          <w:delText xml:space="preserve">of </w:delText>
        </w:r>
      </w:del>
      <w:ins w:id="498" w:author="Dept. of Civil Engg." w:date="2014-12-29T23:51:00Z">
        <w:r w:rsidR="00EE5B81" w:rsidRPr="00C30527">
          <w:rPr>
            <w:rFonts w:ascii="Times New Roman" w:hAnsi="Times New Roman" w:cs="Times New Roman"/>
            <w:sz w:val="24"/>
            <w:szCs w:val="24"/>
          </w:rPr>
          <w:t xml:space="preserve">with </w:t>
        </w:r>
      </w:ins>
      <w:r w:rsidR="0068267E" w:rsidRPr="00C30527">
        <w:rPr>
          <w:rFonts w:ascii="Times New Roman" w:hAnsi="Times New Roman" w:cs="Times New Roman"/>
          <w:sz w:val="24"/>
          <w:szCs w:val="24"/>
        </w:rPr>
        <w:t xml:space="preserve">the same </w:t>
      </w:r>
      <w:del w:id="499" w:author="Dept. of Civil Engg." w:date="2014-12-29T23:51:00Z">
        <w:r w:rsidR="0068267E" w:rsidRPr="00C30527" w:rsidDel="00EE5B81">
          <w:rPr>
            <w:rFonts w:ascii="Times New Roman" w:hAnsi="Times New Roman" w:cs="Times New Roman"/>
            <w:sz w:val="24"/>
            <w:szCs w:val="24"/>
          </w:rPr>
          <w:delText>instance</w:delText>
        </w:r>
      </w:del>
      <w:ins w:id="500" w:author="Dept. of Civil Engg." w:date="2014-12-29T23:51:00Z">
        <w:r w:rsidR="00EE5B81" w:rsidRPr="00C30527">
          <w:rPr>
            <w:rFonts w:ascii="Times New Roman" w:hAnsi="Times New Roman" w:cs="Times New Roman"/>
            <w:sz w:val="24"/>
            <w:szCs w:val="24"/>
          </w:rPr>
          <w:t xml:space="preserve">set of </w:t>
        </w:r>
      </w:ins>
      <w:ins w:id="501" w:author="Dept. of Civil Engg." w:date="2014-12-29T23:52:00Z">
        <w:r w:rsidR="00EE5B81" w:rsidRPr="00C30527">
          <w:rPr>
            <w:rFonts w:ascii="Times New Roman" w:hAnsi="Times New Roman" w:cs="Times New Roman"/>
            <w:sz w:val="24"/>
            <w:szCs w:val="24"/>
          </w:rPr>
          <w:t xml:space="preserve">polynomial </w:t>
        </w:r>
      </w:ins>
      <w:ins w:id="502" w:author="Dept. of Civil Engg." w:date="2014-12-29T23:51:00Z">
        <w:r w:rsidR="00EE5B81" w:rsidRPr="00C30527">
          <w:rPr>
            <w:rFonts w:ascii="Times New Roman" w:hAnsi="Times New Roman" w:cs="Times New Roman"/>
            <w:sz w:val="24"/>
            <w:szCs w:val="24"/>
          </w:rPr>
          <w:t>link performance functions as the UE-NDP</w:t>
        </w:r>
      </w:ins>
      <w:del w:id="503" w:author="Dept. of Civil Engg." w:date="2014-12-29T23:52:00Z">
        <w:r w:rsidR="0068267E" w:rsidRPr="00C30527" w:rsidDel="00EE5B81">
          <w:rPr>
            <w:rFonts w:ascii="Times New Roman" w:hAnsi="Times New Roman" w:cs="Times New Roman"/>
            <w:sz w:val="24"/>
            <w:szCs w:val="24"/>
          </w:rPr>
          <w:delText>, before any link expansion</w:delText>
        </w:r>
      </w:del>
      <w:r w:rsidR="0042485B" w:rsidRPr="00C30527">
        <w:rPr>
          <w:rFonts w:ascii="Times New Roman" w:hAnsi="Times New Roman" w:cs="Times New Roman" w:hint="eastAsia"/>
          <w:sz w:val="24"/>
          <w:szCs w:val="24"/>
        </w:rPr>
        <w:t>.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F0EA6" w:rsidRPr="00C30527">
        <w:rPr>
          <w:rFonts w:ascii="Times New Roman" w:hAnsi="Times New Roman" w:cs="Times New Roman"/>
          <w:sz w:val="24"/>
          <w:szCs w:val="24"/>
        </w:rPr>
        <w:t>This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 analysis </w:t>
      </w:r>
      <w:r w:rsidR="004F0EA6" w:rsidRPr="00C30527">
        <w:rPr>
          <w:rFonts w:ascii="Times New Roman" w:hAnsi="Times New Roman" w:cs="Times New Roman"/>
          <w:sz w:val="24"/>
          <w:szCs w:val="24"/>
        </w:rPr>
        <w:t xml:space="preserve">is extended 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to the reliability-based </w:t>
      </w:r>
      <w:r w:rsidR="002273E4" w:rsidRPr="00C30527">
        <w:rPr>
          <w:rFonts w:ascii="Times New Roman" w:hAnsi="Times New Roman" w:cs="Times New Roman"/>
          <w:sz w:val="24"/>
          <w:szCs w:val="24"/>
        </w:rPr>
        <w:t>NDP</w:t>
      </w:r>
      <w:r w:rsidR="008E7BC2" w:rsidRPr="00C30527">
        <w:rPr>
          <w:rFonts w:ascii="Times New Roman" w:hAnsi="Times New Roman" w:cs="Times New Roman"/>
          <w:sz w:val="24"/>
          <w:szCs w:val="24"/>
        </w:rPr>
        <w:t>s</w:t>
      </w:r>
      <w:r w:rsidR="0042485B" w:rsidRPr="00C30527">
        <w:rPr>
          <w:rFonts w:ascii="Times New Roman" w:hAnsi="Times New Roman" w:cs="Times New Roman"/>
          <w:sz w:val="24"/>
          <w:szCs w:val="24"/>
        </w:rPr>
        <w:t>. RUE</w:t>
      </w:r>
      <w:r w:rsidR="00D25B77" w:rsidRPr="00C30527">
        <w:rPr>
          <w:rFonts w:ascii="Times New Roman" w:hAnsi="Times New Roman" w:cs="Times New Roman"/>
          <w:sz w:val="24"/>
          <w:szCs w:val="24"/>
        </w:rPr>
        <w:t>-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 and RSO</w:t>
      </w:r>
      <w:r w:rsidR="00D25B77" w:rsidRPr="00C30527">
        <w:rPr>
          <w:rFonts w:ascii="Times New Roman" w:hAnsi="Times New Roman" w:cs="Times New Roman"/>
          <w:sz w:val="24"/>
          <w:szCs w:val="24"/>
        </w:rPr>
        <w:t>-NDPs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F0EA6" w:rsidRPr="00C30527">
        <w:rPr>
          <w:rFonts w:ascii="Times New Roman" w:hAnsi="Times New Roman" w:cs="Times New Roman"/>
          <w:sz w:val="24"/>
          <w:szCs w:val="24"/>
        </w:rPr>
        <w:t xml:space="preserve">are proposed 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with the objective of minimizing </w:t>
      </w:r>
      <w:r w:rsidR="004F0EA6" w:rsidRPr="00C30527">
        <w:rPr>
          <w:rFonts w:ascii="Times New Roman" w:hAnsi="Times New Roman" w:cs="Times New Roman"/>
          <w:sz w:val="24"/>
          <w:szCs w:val="24"/>
        </w:rPr>
        <w:t>the TSTTB</w:t>
      </w:r>
      <w:r w:rsidR="0042485B" w:rsidRPr="00C30527">
        <w:rPr>
          <w:rFonts w:ascii="Times New Roman" w:hAnsi="Times New Roman" w:cs="Times New Roman" w:hint="eastAsia"/>
          <w:sz w:val="24"/>
          <w:szCs w:val="24"/>
        </w:rPr>
        <w:t>, and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2485B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42485B" w:rsidRPr="00C30527">
        <w:rPr>
          <w:rFonts w:ascii="Times New Roman" w:hAnsi="Times New Roman" w:cs="Times New Roman"/>
          <w:sz w:val="24"/>
          <w:szCs w:val="24"/>
        </w:rPr>
        <w:t xml:space="preserve"> for </w:t>
      </w:r>
      <w:r w:rsidR="008E7BC2" w:rsidRPr="00C30527">
        <w:rPr>
          <w:rFonts w:ascii="Times New Roman" w:hAnsi="Times New Roman" w:cs="Times New Roman"/>
          <w:sz w:val="24"/>
          <w:szCs w:val="24"/>
        </w:rPr>
        <w:t>the RUE</w:t>
      </w:r>
      <w:r w:rsidR="00D25B77" w:rsidRPr="00C30527">
        <w:rPr>
          <w:rFonts w:ascii="Times New Roman" w:hAnsi="Times New Roman" w:cs="Times New Roman"/>
          <w:sz w:val="24"/>
          <w:szCs w:val="24"/>
        </w:rPr>
        <w:t xml:space="preserve">-NDP </w:t>
      </w:r>
      <w:r w:rsidR="004F0EA6" w:rsidRPr="00C30527">
        <w:rPr>
          <w:rFonts w:ascii="Times New Roman" w:hAnsi="Times New Roman" w:cs="Times New Roman"/>
          <w:sz w:val="24"/>
          <w:szCs w:val="24"/>
        </w:rPr>
        <w:t>is defined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4F0EA6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="0042485B" w:rsidRPr="00C30527">
        <w:rPr>
          <w:rFonts w:ascii="Times New Roman" w:hAnsi="Times New Roman" w:cs="Times New Roman" w:hint="eastAsia"/>
          <w:sz w:val="24"/>
          <w:szCs w:val="24"/>
        </w:rPr>
        <w:t>PoA</w:t>
      </w:r>
      <w:proofErr w:type="spellEnd"/>
      <w:r w:rsidR="0042485B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2485B" w:rsidRPr="00C30527">
        <w:rPr>
          <w:rFonts w:ascii="Times New Roman" w:hAnsi="Times New Roman" w:cs="Times New Roman"/>
          <w:sz w:val="24"/>
          <w:szCs w:val="24"/>
        </w:rPr>
        <w:t xml:space="preserve">is </w:t>
      </w:r>
      <w:r w:rsidR="00286E9C" w:rsidRPr="00C30527">
        <w:rPr>
          <w:rFonts w:ascii="Times New Roman" w:hAnsi="Times New Roman" w:cs="Times New Roman"/>
          <w:sz w:val="24"/>
          <w:szCs w:val="24"/>
        </w:rPr>
        <w:t xml:space="preserve">also </w:t>
      </w:r>
      <w:r w:rsidR="004F0EA6" w:rsidRPr="00C30527">
        <w:rPr>
          <w:rFonts w:ascii="Times New Roman" w:hAnsi="Times New Roman" w:cs="Times New Roman"/>
          <w:sz w:val="24"/>
          <w:szCs w:val="24"/>
        </w:rPr>
        <w:t>prove</w:t>
      </w:r>
      <w:r w:rsidR="00764518" w:rsidRPr="00C30527">
        <w:rPr>
          <w:rFonts w:ascii="Times New Roman" w:hAnsi="Times New Roman" w:cs="Times New Roman"/>
          <w:sz w:val="24"/>
          <w:szCs w:val="24"/>
        </w:rPr>
        <w:t>n</w:t>
      </w:r>
      <w:r w:rsidR="004F0EA6" w:rsidRPr="00C30527">
        <w:rPr>
          <w:rFonts w:ascii="Times New Roman" w:hAnsi="Times New Roman" w:cs="Times New Roman"/>
          <w:sz w:val="24"/>
          <w:szCs w:val="24"/>
        </w:rPr>
        <w:t xml:space="preserve"> not </w:t>
      </w:r>
      <w:r w:rsidR="00F474CC" w:rsidRPr="00C30527">
        <w:rPr>
          <w:rFonts w:ascii="Times New Roman" w:hAnsi="Times New Roman" w:cs="Times New Roman"/>
          <w:sz w:val="24"/>
          <w:szCs w:val="24"/>
        </w:rPr>
        <w:t xml:space="preserve">to </w:t>
      </w:r>
      <w:r w:rsidR="004F0EA6" w:rsidRPr="00C30527">
        <w:rPr>
          <w:rFonts w:ascii="Times New Roman" w:hAnsi="Times New Roman" w:cs="Times New Roman"/>
          <w:sz w:val="24"/>
          <w:szCs w:val="24"/>
        </w:rPr>
        <w:t xml:space="preserve">exceed </w:t>
      </w:r>
      <w:r w:rsidR="00AC01B4" w:rsidRPr="00C30527">
        <w:rPr>
          <w:rFonts w:ascii="Times New Roman" w:hAnsi="Times New Roman" w:cs="Times New Roman"/>
          <w:sz w:val="24"/>
          <w:szCs w:val="24"/>
        </w:rPr>
        <w:t xml:space="preserve">the upper bound of the </w:t>
      </w:r>
      <w:proofErr w:type="spellStart"/>
      <w:r w:rsidR="00AC01B4" w:rsidRPr="00C30527">
        <w:rPr>
          <w:rFonts w:ascii="Times New Roman" w:hAnsi="Times New Roman" w:cs="Times New Roman"/>
          <w:sz w:val="24"/>
          <w:szCs w:val="24"/>
        </w:rPr>
        <w:t>PoA</w:t>
      </w:r>
      <w:proofErr w:type="spellEnd"/>
      <w:r w:rsidR="00AC01B4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2485B" w:rsidRPr="00C30527">
        <w:rPr>
          <w:rFonts w:ascii="Times New Roman" w:hAnsi="Times New Roman" w:cs="Times New Roman"/>
          <w:sz w:val="24"/>
          <w:szCs w:val="24"/>
        </w:rPr>
        <w:t>for</w:t>
      </w:r>
      <w:r w:rsidR="0042485B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8E7BC2" w:rsidRPr="00C30527">
        <w:rPr>
          <w:rFonts w:ascii="Times New Roman" w:hAnsi="Times New Roman" w:cs="Times New Roman"/>
          <w:sz w:val="24"/>
          <w:szCs w:val="24"/>
        </w:rPr>
        <w:t>RUE</w:t>
      </w:r>
      <w:r w:rsidR="0042485B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42485B" w:rsidRPr="00C30527">
        <w:rPr>
          <w:rFonts w:ascii="Times New Roman" w:hAnsi="Times New Roman" w:cs="Times New Roman"/>
          <w:sz w:val="24"/>
          <w:szCs w:val="24"/>
        </w:rPr>
        <w:t>traffic assignment</w:t>
      </w:r>
      <w:r w:rsidR="0068267E" w:rsidRPr="00C30527">
        <w:rPr>
          <w:rFonts w:ascii="Times New Roman" w:hAnsi="Times New Roman" w:cs="Times New Roman"/>
          <w:sz w:val="24"/>
          <w:szCs w:val="24"/>
        </w:rPr>
        <w:t xml:space="preserve"> </w:t>
      </w:r>
      <w:del w:id="504" w:author="Dept. of Civil Engg." w:date="2014-12-29T23:52:00Z">
        <w:r w:rsidR="0068267E" w:rsidRPr="00C30527" w:rsidDel="00EE5B81">
          <w:rPr>
            <w:rFonts w:ascii="Times New Roman" w:hAnsi="Times New Roman" w:cs="Times New Roman"/>
            <w:sz w:val="24"/>
            <w:szCs w:val="24"/>
          </w:rPr>
          <w:delText>of the same instance, before any link expansion</w:delText>
        </w:r>
      </w:del>
      <w:ins w:id="505" w:author="Dept. of Civil Engg." w:date="2014-12-29T23:52:00Z">
        <w:r w:rsidR="00EE5B81" w:rsidRPr="00C30527">
          <w:rPr>
            <w:rFonts w:ascii="Times New Roman" w:hAnsi="Times New Roman" w:cs="Times New Roman"/>
            <w:sz w:val="24"/>
            <w:szCs w:val="24"/>
          </w:rPr>
          <w:t>with the same set of polynomial link performance function as the RUE-NDP</w:t>
        </w:r>
      </w:ins>
      <w:r w:rsidR="0042485B" w:rsidRPr="00C30527">
        <w:rPr>
          <w:rFonts w:ascii="Times New Roman" w:hAnsi="Times New Roman" w:cs="Times New Roman" w:hint="eastAsia"/>
          <w:sz w:val="24"/>
          <w:szCs w:val="24"/>
        </w:rPr>
        <w:t>.</w:t>
      </w:r>
    </w:p>
    <w:p w:rsidR="0042485B" w:rsidRPr="00C30527" w:rsidRDefault="0042485B" w:rsidP="00C30527">
      <w:pPr>
        <w:rPr>
          <w:rFonts w:ascii="Times New Roman" w:hAnsi="Times New Roman" w:cs="Times New Roman"/>
          <w:b/>
          <w:sz w:val="24"/>
          <w:szCs w:val="24"/>
        </w:rPr>
      </w:pPr>
    </w:p>
    <w:p w:rsidR="0042485B" w:rsidRPr="00C30527" w:rsidRDefault="0042485B" w:rsidP="00C30527">
      <w:pPr>
        <w:rPr>
          <w:rFonts w:ascii="Times New Roman" w:hAnsi="Times New Roman" w:cs="Times New Roman"/>
          <w:b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Acknowledgements</w:t>
      </w:r>
    </w:p>
    <w:p w:rsidR="0042485B" w:rsidRPr="00C30527" w:rsidRDefault="0042485B" w:rsidP="00C30527">
      <w:pPr>
        <w:pStyle w:val="Acknowledgements"/>
        <w:widowControl w:val="0"/>
        <w:snapToGrid w:val="0"/>
        <w:spacing w:before="0" w:line="240" w:lineRule="auto"/>
        <w:ind w:firstLine="0"/>
        <w:rPr>
          <w:rFonts w:eastAsia="Times New Roman"/>
          <w:sz w:val="24"/>
          <w:szCs w:val="24"/>
          <w:lang w:val="en-US"/>
        </w:rPr>
      </w:pPr>
      <w:r w:rsidRPr="00C30527">
        <w:rPr>
          <w:sz w:val="24"/>
          <w:szCs w:val="24"/>
          <w:lang w:val="en-US"/>
        </w:rPr>
        <w:t>Th</w:t>
      </w:r>
      <w:r w:rsidR="00D25B77" w:rsidRPr="00C30527">
        <w:rPr>
          <w:sz w:val="24"/>
          <w:szCs w:val="24"/>
          <w:lang w:val="en-US"/>
        </w:rPr>
        <w:t>is</w:t>
      </w:r>
      <w:r w:rsidRPr="00C30527">
        <w:rPr>
          <w:sz w:val="24"/>
          <w:szCs w:val="24"/>
          <w:lang w:val="en-US"/>
        </w:rPr>
        <w:t xml:space="preserve"> research was jointly supported by grants (</w:t>
      </w:r>
      <w:r w:rsidR="00CE195C" w:rsidRPr="00C30527">
        <w:rPr>
          <w:sz w:val="24"/>
          <w:szCs w:val="24"/>
          <w:lang w:val="en-US"/>
        </w:rPr>
        <w:t xml:space="preserve">Nos. </w:t>
      </w:r>
      <w:r w:rsidRPr="00C30527">
        <w:rPr>
          <w:sz w:val="24"/>
          <w:szCs w:val="24"/>
          <w:lang w:val="en-US"/>
        </w:rPr>
        <w:t>201211159009</w:t>
      </w:r>
      <w:r w:rsidR="00CE5056" w:rsidRPr="00C30527">
        <w:rPr>
          <w:sz w:val="24"/>
          <w:szCs w:val="24"/>
          <w:lang w:val="en-US"/>
        </w:rPr>
        <w:t xml:space="preserve"> and 201311159123</w:t>
      </w:r>
      <w:r w:rsidRPr="00C30527">
        <w:rPr>
          <w:sz w:val="24"/>
          <w:szCs w:val="24"/>
          <w:lang w:val="en-US"/>
        </w:rPr>
        <w:t xml:space="preserve">) from the University Research Committee of the University of Hong Kong and a grant from </w:t>
      </w:r>
      <w:r w:rsidR="00286E9C" w:rsidRPr="00C30527">
        <w:rPr>
          <w:sz w:val="24"/>
          <w:szCs w:val="24"/>
          <w:lang w:val="en-US"/>
        </w:rPr>
        <w:t xml:space="preserve">the </w:t>
      </w:r>
      <w:r w:rsidRPr="00C30527">
        <w:rPr>
          <w:rFonts w:eastAsia="Times New Roman"/>
          <w:sz w:val="24"/>
          <w:szCs w:val="24"/>
          <w:lang w:val="en-US"/>
        </w:rPr>
        <w:t>National Natural Science Foundation of China (</w:t>
      </w:r>
      <w:r w:rsidR="00CE195C" w:rsidRPr="00C30527">
        <w:rPr>
          <w:rFonts w:eastAsia="Times New Roman"/>
          <w:sz w:val="24"/>
          <w:szCs w:val="24"/>
          <w:lang w:val="en-US"/>
        </w:rPr>
        <w:t xml:space="preserve">No. </w:t>
      </w:r>
      <w:r w:rsidRPr="00C30527">
        <w:rPr>
          <w:rFonts w:eastAsia="Times New Roman"/>
          <w:sz w:val="24"/>
          <w:szCs w:val="24"/>
          <w:lang w:val="en-US"/>
        </w:rPr>
        <w:t>71271183).</w:t>
      </w:r>
      <w:r w:rsidR="00E63A71" w:rsidRPr="00C30527">
        <w:rPr>
          <w:rFonts w:eastAsia="Times New Roman"/>
          <w:sz w:val="24"/>
          <w:szCs w:val="24"/>
          <w:lang w:val="en-US"/>
        </w:rPr>
        <w:t xml:space="preserve"> The authors are grateful to the four reviewers for their useful comments.</w:t>
      </w:r>
    </w:p>
    <w:p w:rsidR="003F77C6" w:rsidRPr="00C30527" w:rsidRDefault="003F77C6" w:rsidP="00C30527">
      <w:pPr>
        <w:widowControl/>
        <w:jc w:val="left"/>
        <w:rPr>
          <w:sz w:val="24"/>
          <w:szCs w:val="24"/>
        </w:rPr>
      </w:pPr>
    </w:p>
    <w:p w:rsidR="00CF6B18" w:rsidRPr="00C30527" w:rsidRDefault="003F77C6" w:rsidP="00C30527">
      <w:pPr>
        <w:snapToGrid w:val="0"/>
        <w:rPr>
          <w:rFonts w:ascii="Times New Roman" w:hAnsi="Times New Roman" w:cs="Times New Roman"/>
          <w:b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Appendix</w:t>
      </w:r>
      <w:r w:rsidR="00F065E4" w:rsidRPr="00C30527">
        <w:rPr>
          <w:rFonts w:ascii="Times New Roman" w:hAnsi="Times New Roman" w:cs="Times New Roman"/>
          <w:b/>
          <w:sz w:val="24"/>
          <w:szCs w:val="24"/>
        </w:rPr>
        <w:t xml:space="preserve"> A: </w:t>
      </w:r>
      <w:r w:rsidR="004F128C" w:rsidRPr="00C30527">
        <w:rPr>
          <w:rFonts w:ascii="Times New Roman" w:hAnsi="Times New Roman" w:cs="Times New Roman"/>
          <w:b/>
          <w:sz w:val="24"/>
          <w:szCs w:val="24"/>
        </w:rPr>
        <w:t>Uniqueness of RUE link flows</w:t>
      </w:r>
      <w:r w:rsidR="00AB4BEC" w:rsidRPr="00C30527">
        <w:rPr>
          <w:rFonts w:ascii="Times New Roman" w:hAnsi="Times New Roman" w:cs="Times New Roman"/>
          <w:b/>
          <w:sz w:val="24"/>
          <w:szCs w:val="24"/>
        </w:rPr>
        <w:t xml:space="preserve"> and minimum travel time budgets</w:t>
      </w:r>
      <w:r w:rsidR="004F128C"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4F128C" w:rsidRPr="00C30527" w:rsidRDefault="004F128C" w:rsidP="00C30527">
      <w:pPr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Denote </w:t>
      </w:r>
      <w:r w:rsidRPr="00C3052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278F4FD3">
          <v:shape id="_x0000_i1299" type="#_x0000_t75" style="width:11.3pt;height:12.45pt" o:ole="">
            <v:imagedata r:id="rId747" o:title=""/>
          </v:shape>
          <o:OLEObject Type="Embed" ProgID="Equation.DSMT4" ShapeID="_x0000_i1299" DrawAspect="Content" ObjectID="_1486165504" r:id="rId748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Pr="00C30527">
        <w:rPr>
          <w:rFonts w:ascii="Times New Roman" w:hAnsi="Times New Roman" w:cs="Times New Roman"/>
          <w:position w:val="-4"/>
          <w:sz w:val="24"/>
          <w:szCs w:val="24"/>
        </w:rPr>
        <w:object w:dxaOrig="260" w:dyaOrig="260" w14:anchorId="3FF628F2">
          <v:shape id="_x0000_i1300" type="#_x0000_t75" style="width:12.45pt;height:12.45pt" o:ole="">
            <v:imagedata r:id="rId749" o:title=""/>
          </v:shape>
          <o:OLEObject Type="Embed" ProgID="Equation.DSMT4" ShapeID="_x0000_i1300" DrawAspect="Content" ObjectID="_1486165505" r:id="rId750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as two</w:t>
      </w:r>
      <w:r w:rsidR="00107470" w:rsidRPr="00C30527">
        <w:rPr>
          <w:rFonts w:ascii="Times New Roman" w:hAnsi="Times New Roman" w:cs="Times New Roman"/>
          <w:sz w:val="24"/>
          <w:szCs w:val="24"/>
        </w:rPr>
        <w:t xml:space="preserve"> different</w:t>
      </w:r>
      <w:r w:rsidRPr="00C30527">
        <w:rPr>
          <w:rFonts w:ascii="Times New Roman" w:hAnsi="Times New Roman" w:cs="Times New Roman"/>
          <w:sz w:val="24"/>
          <w:szCs w:val="24"/>
        </w:rPr>
        <w:t xml:space="preserve"> RUE </w:t>
      </w:r>
      <w:r w:rsidR="00107470" w:rsidRPr="00C30527">
        <w:rPr>
          <w:rFonts w:ascii="Times New Roman" w:hAnsi="Times New Roman" w:cs="Times New Roman"/>
          <w:sz w:val="24"/>
          <w:szCs w:val="24"/>
        </w:rPr>
        <w:t xml:space="preserve">path </w:t>
      </w:r>
      <w:r w:rsidRPr="00C30527">
        <w:rPr>
          <w:rFonts w:ascii="Times New Roman" w:hAnsi="Times New Roman" w:cs="Times New Roman"/>
          <w:sz w:val="24"/>
          <w:szCs w:val="24"/>
        </w:rPr>
        <w:t xml:space="preserve">flow </w:t>
      </w:r>
      <w:r w:rsidR="00107470" w:rsidRPr="00C30527">
        <w:rPr>
          <w:rFonts w:ascii="Times New Roman" w:hAnsi="Times New Roman" w:cs="Times New Roman"/>
          <w:sz w:val="24"/>
          <w:szCs w:val="24"/>
        </w:rPr>
        <w:t>solutions</w:t>
      </w:r>
      <w:r w:rsidR="00F47388"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F47388" w:rsidRPr="00C30527">
        <w:rPr>
          <w:rFonts w:ascii="Times New Roman" w:hAnsi="Times New Roman" w:cs="Times New Roman"/>
          <w:position w:val="-14"/>
          <w:sz w:val="24"/>
          <w:szCs w:val="24"/>
        </w:rPr>
        <w:object w:dxaOrig="420" w:dyaOrig="400" w14:anchorId="618D96D7">
          <v:shape id="_x0000_i1301" type="#_x0000_t75" style="width:20.35pt;height:20.35pt" o:ole="">
            <v:imagedata r:id="rId751" o:title=""/>
          </v:shape>
          <o:OLEObject Type="Embed" ProgID="Equation.DSMT4" ShapeID="_x0000_i1301" DrawAspect="Content" ObjectID="_1486165506" r:id="rId752"/>
        </w:object>
      </w:r>
      <w:r w:rsidR="00F47388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47388" w:rsidRPr="00C3052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F4738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47388" w:rsidRPr="00C30527">
        <w:rPr>
          <w:rFonts w:ascii="Times New Roman" w:hAnsi="Times New Roman" w:cs="Times New Roman"/>
          <w:position w:val="-14"/>
          <w:sz w:val="24"/>
          <w:szCs w:val="24"/>
        </w:rPr>
        <w:object w:dxaOrig="420" w:dyaOrig="400" w14:anchorId="0FE0A886">
          <v:shape id="_x0000_i1302" type="#_x0000_t75" style="width:20.35pt;height:20.35pt" o:ole="">
            <v:imagedata r:id="rId753" o:title=""/>
          </v:shape>
          <o:OLEObject Type="Embed" ProgID="Equation.DSMT4" ShapeID="_x0000_i1302" DrawAspect="Content" ObjectID="_1486165507" r:id="rId754"/>
        </w:object>
      </w:r>
      <w:r w:rsidR="00F47388" w:rsidRPr="00C30527">
        <w:rPr>
          <w:rFonts w:ascii="Times New Roman" w:hAnsi="Times New Roman" w:cs="Times New Roman"/>
          <w:sz w:val="24"/>
          <w:szCs w:val="24"/>
        </w:rPr>
        <w:t xml:space="preserve"> are the travel time budgets </w:t>
      </w:r>
      <w:r w:rsidR="003A426F" w:rsidRPr="00C30527">
        <w:rPr>
          <w:rFonts w:ascii="Times New Roman" w:hAnsi="Times New Roman" w:cs="Times New Roman"/>
          <w:sz w:val="24"/>
          <w:szCs w:val="24"/>
        </w:rPr>
        <w:t xml:space="preserve">associated with path </w:t>
      </w:r>
      <w:r w:rsidR="00F47388" w:rsidRPr="00C30527">
        <w:rPr>
          <w:rFonts w:ascii="Times New Roman" w:hAnsi="Times New Roman" w:cs="Times New Roman"/>
          <w:i/>
          <w:sz w:val="24"/>
          <w:szCs w:val="24"/>
        </w:rPr>
        <w:t>p</w:t>
      </w:r>
      <w:r w:rsidR="00F47388" w:rsidRPr="00C30527">
        <w:rPr>
          <w:rFonts w:ascii="Times New Roman" w:hAnsi="Times New Roman" w:cs="Times New Roman"/>
          <w:sz w:val="24"/>
          <w:szCs w:val="24"/>
        </w:rPr>
        <w:t xml:space="preserve"> and O</w:t>
      </w:r>
      <w:r w:rsidR="00E31AE7" w:rsidRPr="00C30527">
        <w:rPr>
          <w:rFonts w:ascii="Times New Roman" w:hAnsi="Times New Roman" w:cs="Times New Roman"/>
          <w:sz w:val="24"/>
          <w:szCs w:val="24"/>
        </w:rPr>
        <w:t>-</w:t>
      </w:r>
      <w:r w:rsidR="00F47388" w:rsidRPr="00C30527">
        <w:rPr>
          <w:rFonts w:ascii="Times New Roman" w:hAnsi="Times New Roman" w:cs="Times New Roman"/>
          <w:sz w:val="24"/>
          <w:szCs w:val="24"/>
        </w:rPr>
        <w:t xml:space="preserve">D pair </w:t>
      </w:r>
      <w:proofErr w:type="spellStart"/>
      <w:r w:rsidR="00F47388" w:rsidRPr="00C30527">
        <w:rPr>
          <w:rFonts w:ascii="Times New Roman" w:hAnsi="Times New Roman" w:cs="Times New Roman"/>
          <w:i/>
          <w:sz w:val="24"/>
          <w:szCs w:val="24"/>
        </w:rPr>
        <w:t>rs</w:t>
      </w:r>
      <w:proofErr w:type="spellEnd"/>
      <w:r w:rsidR="00F47388" w:rsidRPr="00C30527">
        <w:rPr>
          <w:rFonts w:ascii="Times New Roman" w:hAnsi="Times New Roman" w:cs="Times New Roman"/>
          <w:sz w:val="24"/>
          <w:szCs w:val="24"/>
        </w:rPr>
        <w:t xml:space="preserve"> corresponding to </w:t>
      </w:r>
      <w:r w:rsidR="00F47388" w:rsidRPr="00C3052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38ADDE2B">
          <v:shape id="_x0000_i1303" type="#_x0000_t75" style="width:11.3pt;height:12.45pt" o:ole="">
            <v:imagedata r:id="rId747" o:title=""/>
          </v:shape>
          <o:OLEObject Type="Embed" ProgID="Equation.DSMT4" ShapeID="_x0000_i1303" DrawAspect="Content" ObjectID="_1486165508" r:id="rId755"/>
        </w:object>
      </w:r>
      <w:r w:rsidR="00F47388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F47388" w:rsidRPr="00C30527">
        <w:rPr>
          <w:rFonts w:ascii="Times New Roman" w:hAnsi="Times New Roman" w:cs="Times New Roman"/>
          <w:position w:val="-4"/>
          <w:sz w:val="24"/>
          <w:szCs w:val="24"/>
        </w:rPr>
        <w:object w:dxaOrig="260" w:dyaOrig="260" w14:anchorId="0130E806">
          <v:shape id="_x0000_i1304" type="#_x0000_t75" style="width:12.45pt;height:12.45pt" o:ole="">
            <v:imagedata r:id="rId749" o:title=""/>
          </v:shape>
          <o:OLEObject Type="Embed" ProgID="Equation.DSMT4" ShapeID="_x0000_i1304" DrawAspect="Content" ObjectID="_1486165509" r:id="rId756"/>
        </w:object>
      </w:r>
      <w:r w:rsidR="00F47388" w:rsidRPr="00C30527">
        <w:rPr>
          <w:rFonts w:ascii="Times New Roman" w:hAnsi="Times New Roman" w:cs="Times New Roman"/>
          <w:sz w:val="24"/>
          <w:szCs w:val="24"/>
        </w:rPr>
        <w:t>, respectively</w:t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  <w:r w:rsidR="00F47388" w:rsidRPr="00C30527">
        <w:rPr>
          <w:rFonts w:ascii="Times New Roman" w:hAnsi="Times New Roman" w:cs="Times New Roman"/>
          <w:position w:val="-12"/>
          <w:sz w:val="24"/>
          <w:szCs w:val="24"/>
        </w:rPr>
        <w:object w:dxaOrig="260" w:dyaOrig="360" w14:anchorId="4C41DDD5">
          <v:shape id="_x0000_i1305" type="#_x0000_t75" style="width:12.8pt;height:18.1pt" o:ole="">
            <v:imagedata r:id="rId757" o:title=""/>
          </v:shape>
          <o:OLEObject Type="Embed" ProgID="Equation.DSMT4" ShapeID="_x0000_i1305" DrawAspect="Content" ObjectID="_1486165510" r:id="rId758"/>
        </w:object>
      </w:r>
      <w:r w:rsidR="00F47388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47388" w:rsidRPr="00C30527">
        <w:rPr>
          <w:rFonts w:ascii="Times New Roman" w:hAnsi="Times New Roman" w:cs="Times New Roman"/>
          <w:sz w:val="24"/>
          <w:szCs w:val="24"/>
        </w:rPr>
        <w:t>and</w:t>
      </w:r>
      <w:proofErr w:type="gramEnd"/>
      <w:r w:rsidR="00F4738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F47388" w:rsidRPr="00C30527">
        <w:rPr>
          <w:rFonts w:ascii="Times New Roman" w:hAnsi="Times New Roman" w:cs="Times New Roman"/>
          <w:position w:val="-12"/>
          <w:sz w:val="24"/>
          <w:szCs w:val="24"/>
        </w:rPr>
        <w:object w:dxaOrig="340" w:dyaOrig="380" w14:anchorId="15E8224E">
          <v:shape id="_x0000_i1306" type="#_x0000_t75" style="width:17.35pt;height:19.25pt" o:ole="">
            <v:imagedata r:id="rId759" o:title=""/>
          </v:shape>
          <o:OLEObject Type="Embed" ProgID="Equation.DSMT4" ShapeID="_x0000_i1306" DrawAspect="Content" ObjectID="_1486165511" r:id="rId760"/>
        </w:object>
      </w:r>
      <w:r w:rsidR="00F47388" w:rsidRPr="00C30527">
        <w:rPr>
          <w:rFonts w:ascii="Times New Roman" w:hAnsi="Times New Roman" w:cs="Times New Roman"/>
          <w:sz w:val="24"/>
          <w:szCs w:val="24"/>
        </w:rPr>
        <w:t xml:space="preserve"> are the</w:t>
      </w:r>
      <w:r w:rsidR="003A426F" w:rsidRPr="00C30527">
        <w:rPr>
          <w:rFonts w:ascii="Times New Roman" w:hAnsi="Times New Roman" w:cs="Times New Roman"/>
          <w:sz w:val="24"/>
          <w:szCs w:val="24"/>
        </w:rPr>
        <w:t xml:space="preserve"> RUE</w:t>
      </w:r>
      <w:r w:rsidR="00F47388" w:rsidRPr="00C30527">
        <w:rPr>
          <w:rFonts w:ascii="Times New Roman" w:hAnsi="Times New Roman" w:cs="Times New Roman"/>
          <w:sz w:val="24"/>
          <w:szCs w:val="24"/>
        </w:rPr>
        <w:t xml:space="preserve"> flows on link </w:t>
      </w:r>
      <w:r w:rsidR="00F47388" w:rsidRPr="00C30527">
        <w:rPr>
          <w:rFonts w:ascii="Times New Roman" w:hAnsi="Times New Roman" w:cs="Times New Roman"/>
          <w:i/>
          <w:sz w:val="24"/>
          <w:szCs w:val="24"/>
        </w:rPr>
        <w:t>a</w:t>
      </w:r>
      <w:r w:rsidR="00F47388" w:rsidRPr="00C30527">
        <w:rPr>
          <w:rFonts w:ascii="Times New Roman" w:hAnsi="Times New Roman" w:cs="Times New Roman"/>
          <w:sz w:val="24"/>
          <w:szCs w:val="24"/>
        </w:rPr>
        <w:t xml:space="preserve"> corresponding to </w:t>
      </w:r>
      <w:r w:rsidR="00F47388" w:rsidRPr="00C30527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0578B4D3">
          <v:shape id="_x0000_i1307" type="#_x0000_t75" style="width:11.3pt;height:12.45pt" o:ole="">
            <v:imagedata r:id="rId747" o:title=""/>
          </v:shape>
          <o:OLEObject Type="Embed" ProgID="Equation.DSMT4" ShapeID="_x0000_i1307" DrawAspect="Content" ObjectID="_1486165512" r:id="rId761"/>
        </w:object>
      </w:r>
      <w:r w:rsidR="00F47388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F47388" w:rsidRPr="00C30527">
        <w:rPr>
          <w:rFonts w:ascii="Times New Roman" w:hAnsi="Times New Roman" w:cs="Times New Roman"/>
          <w:position w:val="-4"/>
          <w:sz w:val="24"/>
          <w:szCs w:val="24"/>
        </w:rPr>
        <w:object w:dxaOrig="260" w:dyaOrig="260" w14:anchorId="02BDB5C2">
          <v:shape id="_x0000_i1308" type="#_x0000_t75" style="width:12.45pt;height:12.45pt" o:ole="">
            <v:imagedata r:id="rId749" o:title=""/>
          </v:shape>
          <o:OLEObject Type="Embed" ProgID="Equation.DSMT4" ShapeID="_x0000_i1308" DrawAspect="Content" ObjectID="_1486165513" r:id="rId762"/>
        </w:object>
      </w:r>
      <w:r w:rsidR="00F47388" w:rsidRPr="00C30527">
        <w:rPr>
          <w:rFonts w:ascii="Times New Roman" w:hAnsi="Times New Roman" w:cs="Times New Roman"/>
          <w:sz w:val="24"/>
          <w:szCs w:val="24"/>
        </w:rPr>
        <w:t xml:space="preserve">, respectively. </w:t>
      </w:r>
      <w:r w:rsidR="00107470" w:rsidRPr="00C30527">
        <w:rPr>
          <w:rFonts w:ascii="Times New Roman" w:hAnsi="Times New Roman" w:cs="Times New Roman"/>
          <w:sz w:val="24"/>
          <w:szCs w:val="24"/>
        </w:rPr>
        <w:t>Based on</w:t>
      </w:r>
      <w:r w:rsidRPr="00C30527">
        <w:rPr>
          <w:rFonts w:ascii="Times New Roman" w:hAnsi="Times New Roman" w:cs="Times New Roman"/>
          <w:sz w:val="24"/>
          <w:szCs w:val="24"/>
        </w:rPr>
        <w:t xml:space="preserve"> Proposition 3, the followings are true:</w:t>
      </w:r>
    </w:p>
    <w:p w:rsidR="00793289" w:rsidRPr="00C30527" w:rsidRDefault="00793289" w:rsidP="00C30527">
      <w:pPr>
        <w:snapToGrid w:val="0"/>
        <w:jc w:val="center"/>
        <w:rPr>
          <w:rFonts w:ascii="Times New Roman" w:hAnsi="Times New Roman" w:cs="Times New Roman"/>
          <w:sz w:val="24"/>
          <w:szCs w:val="24"/>
        </w:rPr>
      </w:pPr>
      <w:r w:rsidRPr="00C30527">
        <w:rPr>
          <w:position w:val="-32"/>
        </w:rPr>
        <w:object w:dxaOrig="2900" w:dyaOrig="600" w14:anchorId="42F2824F">
          <v:shape id="_x0000_i1309" type="#_x0000_t75" style="width:145.5pt;height:30.55pt" o:ole="">
            <v:imagedata r:id="rId763" o:title=""/>
          </v:shape>
          <o:OLEObject Type="Embed" ProgID="Equation.DSMT4" ShapeID="_x0000_i1309" DrawAspect="Content" ObjectID="_1486165514" r:id="rId764"/>
        </w:object>
      </w:r>
      <w:r w:rsidRPr="00C30527">
        <w:rPr>
          <w:rFonts w:ascii="Times New Roman" w:hAnsi="Times New Roman" w:cs="Times New Roman"/>
          <w:sz w:val="24"/>
          <w:szCs w:val="24"/>
        </w:rPr>
        <w:t>,</w:t>
      </w:r>
      <w:r w:rsidR="00E31AE7" w:rsidRPr="00C30527">
        <w:rPr>
          <w:rFonts w:ascii="Times New Roman" w:hAnsi="Times New Roman" w:cs="Times New Roman"/>
          <w:sz w:val="24"/>
          <w:szCs w:val="24"/>
        </w:rPr>
        <w:t xml:space="preserve"> and</w:t>
      </w:r>
    </w:p>
    <w:p w:rsidR="00793289" w:rsidRPr="00C30527" w:rsidRDefault="00793289" w:rsidP="00C30527">
      <w:pPr>
        <w:snapToGrid w:val="0"/>
        <w:jc w:val="center"/>
        <w:rPr>
          <w:rFonts w:ascii="Times New Roman" w:hAnsi="Times New Roman" w:cs="Times New Roman"/>
          <w:sz w:val="24"/>
          <w:szCs w:val="24"/>
        </w:rPr>
      </w:pPr>
      <w:r w:rsidRPr="00C30527">
        <w:rPr>
          <w:position w:val="-32"/>
        </w:rPr>
        <w:object w:dxaOrig="2900" w:dyaOrig="600" w14:anchorId="6C7DD855">
          <v:shape id="_x0000_i1310" type="#_x0000_t75" style="width:145.5pt;height:30.55pt" o:ole="">
            <v:imagedata r:id="rId765" o:title=""/>
          </v:shape>
          <o:OLEObject Type="Embed" ProgID="Equation.DSMT4" ShapeID="_x0000_i1310" DrawAspect="Content" ObjectID="_1486165515" r:id="rId766"/>
        </w:object>
      </w:r>
      <w:r w:rsidRPr="00C30527">
        <w:rPr>
          <w:rFonts w:ascii="Times New Roman" w:hAnsi="Times New Roman" w:cs="Times New Roman"/>
          <w:sz w:val="24"/>
          <w:szCs w:val="24"/>
        </w:rPr>
        <w:t>.</w:t>
      </w:r>
    </w:p>
    <w:p w:rsidR="00793289" w:rsidRPr="00C30527" w:rsidRDefault="00793289" w:rsidP="00C30527">
      <w:pPr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Adding the above inequalities</w:t>
      </w:r>
      <w:r w:rsidR="0015688C" w:rsidRPr="00C30527">
        <w:rPr>
          <w:rFonts w:ascii="Times New Roman" w:hAnsi="Times New Roman" w:cs="Times New Roman"/>
          <w:sz w:val="24"/>
          <w:szCs w:val="24"/>
        </w:rPr>
        <w:t xml:space="preserve"> gives</w:t>
      </w:r>
    </w:p>
    <w:p w:rsidR="00793289" w:rsidRPr="00C30527" w:rsidRDefault="00793289" w:rsidP="00C30527">
      <w:pPr>
        <w:snapToGrid w:val="0"/>
        <w:jc w:val="center"/>
      </w:pPr>
      <w:r w:rsidRPr="00C30527">
        <w:rPr>
          <w:position w:val="-32"/>
        </w:rPr>
        <w:object w:dxaOrig="3660" w:dyaOrig="600" w14:anchorId="32E1183C">
          <v:shape id="_x0000_i1311" type="#_x0000_t75" style="width:182.85pt;height:30.55pt" o:ole="">
            <v:imagedata r:id="rId767" o:title=""/>
          </v:shape>
          <o:OLEObject Type="Embed" ProgID="Equation.DSMT4" ShapeID="_x0000_i1311" DrawAspect="Content" ObjectID="_1486165516" r:id="rId768"/>
        </w:object>
      </w:r>
      <w:r w:rsidR="0015688C" w:rsidRPr="00C30527">
        <w:rPr>
          <w:rFonts w:ascii="Times New Roman" w:hAnsi="Times New Roman" w:cs="Times New Roman"/>
          <w:sz w:val="24"/>
          <w:szCs w:val="24"/>
        </w:rPr>
        <w:t>,</w:t>
      </w:r>
    </w:p>
    <w:p w:rsidR="00ED659A" w:rsidRPr="00C30527" w:rsidRDefault="00577F47" w:rsidP="00C30527">
      <w:pPr>
        <w:snapToGrid w:val="0"/>
        <w:jc w:val="left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which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can be </w:t>
      </w:r>
      <w:r w:rsidR="00107470" w:rsidRPr="00C30527">
        <w:rPr>
          <w:rFonts w:ascii="Times New Roman" w:hAnsi="Times New Roman" w:cs="Times New Roman"/>
          <w:sz w:val="24"/>
          <w:szCs w:val="24"/>
        </w:rPr>
        <w:t>rewritten</w:t>
      </w:r>
      <w:r w:rsidR="00ED659A" w:rsidRPr="00C30527">
        <w:rPr>
          <w:rFonts w:ascii="Times New Roman" w:hAnsi="Times New Roman" w:cs="Times New Roman"/>
          <w:sz w:val="24"/>
          <w:szCs w:val="24"/>
        </w:rPr>
        <w:t xml:space="preserve"> as</w:t>
      </w:r>
    </w:p>
    <w:p w:rsidR="00ED659A" w:rsidRPr="00C30527" w:rsidRDefault="00E31AE7" w:rsidP="00C30527">
      <w:pPr>
        <w:snapToGrid w:val="0"/>
        <w:jc w:val="center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position w:val="-62"/>
          <w:sz w:val="24"/>
          <w:szCs w:val="24"/>
        </w:rPr>
        <w:object w:dxaOrig="4599" w:dyaOrig="1359" w14:anchorId="006B8A3F">
          <v:shape id="_x0000_i1312" type="#_x0000_t75" style="width:229.2pt;height:67.85pt" o:ole="">
            <v:imagedata r:id="rId769" o:title=""/>
          </v:shape>
          <o:OLEObject Type="Embed" ProgID="Equation.DSMT4" ShapeID="_x0000_i1312" DrawAspect="Content" ObjectID="_1486165517" r:id="rId770"/>
        </w:object>
      </w:r>
      <w:r w:rsidR="00ED659A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BA140C" w:rsidRPr="00C30527">
        <w:rPr>
          <w:rFonts w:ascii="Times New Roman" w:hAnsi="Times New Roman" w:cs="Times New Roman"/>
          <w:sz w:val="24"/>
          <w:szCs w:val="24"/>
        </w:rPr>
        <w:t>or</w:t>
      </w:r>
      <w:proofErr w:type="gramEnd"/>
    </w:p>
    <w:p w:rsidR="0026277C" w:rsidRPr="00C30527" w:rsidRDefault="00E31AE7" w:rsidP="00C30527">
      <w:pPr>
        <w:tabs>
          <w:tab w:val="center" w:pos="4500"/>
          <w:tab w:val="right" w:pos="9000"/>
        </w:tabs>
        <w:snapToGrid w:val="0"/>
        <w:ind w:firstLine="418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ab/>
      </w:r>
      <w:r w:rsidR="00C43317" w:rsidRPr="00C30527">
        <w:rPr>
          <w:rFonts w:ascii="Times New Roman" w:hAnsi="Times New Roman" w:cs="Times New Roman"/>
          <w:position w:val="-62"/>
          <w:sz w:val="24"/>
          <w:szCs w:val="24"/>
        </w:rPr>
        <w:object w:dxaOrig="4740" w:dyaOrig="1359" w14:anchorId="38A33B33">
          <v:shape id="_x0000_i1313" type="#_x0000_t75" style="width:236.35pt;height:67.85pt" o:ole="">
            <v:imagedata r:id="rId771" o:title=""/>
          </v:shape>
          <o:OLEObject Type="Embed" ProgID="Equation.DSMT4" ShapeID="_x0000_i1313" DrawAspect="Content" ObjectID="_1486165518" r:id="rId772"/>
        </w:object>
      </w:r>
      <w:r w:rsidR="008C2B2E" w:rsidRPr="00C30527">
        <w:tab/>
      </w:r>
      <w:r w:rsidR="00947AA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947AA1" w:rsidRPr="00C30527">
        <w:rPr>
          <w:rFonts w:ascii="Times New Roman" w:hAnsi="Times New Roman" w:cs="Times New Roman"/>
          <w:sz w:val="24"/>
          <w:szCs w:val="24"/>
        </w:rPr>
        <w:instrText xml:space="preserve"> MACROBUTTON MTPlaceRef \* MERGEFORMAT </w:instrText>
      </w:r>
      <w:r w:rsidR="00947AA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947AA1" w:rsidRPr="00C30527">
        <w:rPr>
          <w:rFonts w:ascii="Times New Roman" w:hAnsi="Times New Roman" w:cs="Times New Roman"/>
          <w:sz w:val="24"/>
          <w:szCs w:val="24"/>
        </w:rPr>
        <w:instrText xml:space="preserve"> SEQ MTEqn \h \* MERGEFORMAT </w:instrText>
      </w:r>
      <w:del w:id="506" w:author="ceszeto" w:date="2015-02-23T01:53:00Z">
        <w:r w:rsidR="005C1D14" w:rsidRPr="00C30527" w:rsidDel="005C1D14">
          <w:rPr>
            <w:rFonts w:ascii="Times New Roman" w:hAnsi="Times New Roman" w:cs="Times New Roman"/>
            <w:sz w:val="24"/>
            <w:szCs w:val="24"/>
          </w:rPr>
          <w:fldChar w:fldCharType="separate"/>
        </w:r>
      </w:del>
      <w:r w:rsidR="00947AA1" w:rsidRPr="00C30527">
        <w:rPr>
          <w:rFonts w:ascii="Times New Roman" w:hAnsi="Times New Roman" w:cs="Times New Roman"/>
          <w:sz w:val="24"/>
          <w:szCs w:val="24"/>
        </w:rPr>
        <w:fldChar w:fldCharType="end"/>
      </w:r>
      <w:bookmarkStart w:id="507" w:name="ZEqnNum374778"/>
      <w:r w:rsidR="00947AA1" w:rsidRPr="00C30527">
        <w:rPr>
          <w:rFonts w:ascii="Times New Roman" w:hAnsi="Times New Roman" w:cs="Times New Roman"/>
          <w:sz w:val="24"/>
          <w:szCs w:val="24"/>
        </w:rPr>
        <w:instrText>(</w:instrText>
      </w:r>
      <w:r w:rsidR="00947AA1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947AA1" w:rsidRPr="00C30527">
        <w:rPr>
          <w:rFonts w:ascii="Times New Roman" w:hAnsi="Times New Roman" w:cs="Times New Roman"/>
          <w:sz w:val="24"/>
          <w:szCs w:val="24"/>
        </w:rPr>
        <w:instrText xml:space="preserve"> SEQ MTEqn \c \* Arabic \* MERGEFORMAT </w:instrText>
      </w:r>
      <w:r w:rsidR="00947AA1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>
        <w:rPr>
          <w:rFonts w:ascii="Times New Roman" w:hAnsi="Times New Roman" w:cs="Times New Roman"/>
          <w:noProof/>
          <w:sz w:val="24"/>
          <w:szCs w:val="24"/>
        </w:rPr>
        <w:instrText>88</w:instrText>
      </w:r>
      <w:r w:rsidR="00947AA1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947AA1" w:rsidRPr="00C30527">
        <w:rPr>
          <w:rFonts w:ascii="Times New Roman" w:hAnsi="Times New Roman" w:cs="Times New Roman"/>
          <w:sz w:val="24"/>
          <w:szCs w:val="24"/>
        </w:rPr>
        <w:instrText>)</w:instrText>
      </w:r>
      <w:bookmarkEnd w:id="507"/>
      <w:r w:rsidR="00947AA1" w:rsidRPr="00C30527">
        <w:rPr>
          <w:rFonts w:ascii="Times New Roman" w:hAnsi="Times New Roman" w:cs="Times New Roman"/>
          <w:sz w:val="24"/>
          <w:szCs w:val="24"/>
        </w:rPr>
        <w:fldChar w:fldCharType="end"/>
      </w:r>
    </w:p>
    <w:p w:rsidR="00C803E9" w:rsidRPr="00C30527" w:rsidRDefault="00C803E9" w:rsidP="00C30527">
      <w:pPr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Because</w:t>
      </w:r>
      <w:r w:rsidR="003A426F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A426F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="003A426F" w:rsidRPr="00C30527">
        <w:rPr>
          <w:rFonts w:ascii="Times New Roman" w:hAnsi="Times New Roman" w:cs="Times New Roman"/>
          <w:position w:val="-14"/>
          <w:sz w:val="24"/>
          <w:szCs w:val="24"/>
        </w:rPr>
        <w:object w:dxaOrig="1740" w:dyaOrig="380" w14:anchorId="6922E2BA">
          <v:shape id="_x0000_i1314" type="#_x0000_t75" style="width:86.3pt;height:17.35pt" o:ole="">
            <v:imagedata r:id="rId773" o:title=""/>
          </v:shape>
          <o:OLEObject Type="Embed" ProgID="Equation.DSMT4" ShapeID="_x0000_i1314" DrawAspect="Content" ObjectID="_1486165519" r:id="rId774"/>
        </w:object>
      </w:r>
      <w:r w:rsidR="005B0E0B" w:rsidRPr="00C30527">
        <w:rPr>
          <w:rFonts w:ascii="Times New Roman" w:hAnsi="Times New Roman" w:cs="Times New Roman"/>
          <w:sz w:val="24"/>
          <w:szCs w:val="24"/>
        </w:rPr>
        <w:t xml:space="preserve">, the second summation term on the left side </w:t>
      </w:r>
      <w:r w:rsidR="00DD0F12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r w:rsidR="008D6F0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8D6F0E" w:rsidRPr="00C30527">
        <w:rPr>
          <w:rFonts w:ascii="Times New Roman" w:hAnsi="Times New Roman" w:cs="Times New Roman"/>
          <w:sz w:val="24"/>
          <w:szCs w:val="24"/>
        </w:rPr>
        <w:instrText xml:space="preserve"> GOTOBUTTON ZEqnNum374778  \* MERGEFORMAT </w:instrText>
      </w:r>
      <w:r w:rsidR="008D6F0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8D6F0E" w:rsidRPr="00C30527">
        <w:rPr>
          <w:rFonts w:ascii="Times New Roman" w:hAnsi="Times New Roman" w:cs="Times New Roman"/>
          <w:sz w:val="24"/>
          <w:szCs w:val="24"/>
        </w:rPr>
        <w:instrText xml:space="preserve"> REF ZEqnNum374778 \* Charformat \! \* MERGEFORMAT </w:instrText>
      </w:r>
      <w:r w:rsidR="008D6F0E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ins w:id="508" w:author="ceszeto" w:date="2015-02-23T01:55:00Z">
        <w:r w:rsidR="00C30527" w:rsidRPr="00C30527">
          <w:rPr>
            <w:rFonts w:ascii="Times New Roman" w:hAnsi="Times New Roman" w:cs="Times New Roman"/>
            <w:sz w:val="24"/>
            <w:szCs w:val="24"/>
          </w:rPr>
          <w:instrText>(</w:instrText>
        </w:r>
        <w:r w:rsidR="00C30527">
          <w:rPr>
            <w:rFonts w:ascii="Times New Roman" w:hAnsi="Times New Roman" w:cs="Times New Roman"/>
            <w:sz w:val="24"/>
            <w:szCs w:val="24"/>
          </w:rPr>
          <w:instrText>88</w:instrText>
        </w:r>
        <w:r w:rsidR="00C30527" w:rsidRPr="00C30527">
          <w:rPr>
            <w:rFonts w:ascii="Times New Roman" w:hAnsi="Times New Roman" w:cs="Times New Roman"/>
            <w:sz w:val="24"/>
            <w:szCs w:val="24"/>
          </w:rPr>
          <w:instrText>)</w:instrText>
        </w:r>
      </w:ins>
      <w:del w:id="509" w:author="ceszeto" w:date="2015-02-23T01:53:00Z">
        <w:r w:rsidR="005A3977" w:rsidRPr="00C30527" w:rsidDel="005C1D14">
          <w:rPr>
            <w:rFonts w:ascii="Times New Roman" w:hAnsi="Times New Roman" w:cs="Times New Roman"/>
            <w:sz w:val="24"/>
            <w:szCs w:val="24"/>
          </w:rPr>
          <w:delInstrText>(88)</w:delInstrText>
        </w:r>
      </w:del>
      <w:r w:rsidR="008D6F0E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8D6F0E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DD0F12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5B0E0B" w:rsidRPr="00C30527">
        <w:rPr>
          <w:rFonts w:ascii="Times New Roman" w:hAnsi="Times New Roman" w:cs="Times New Roman"/>
          <w:sz w:val="24"/>
          <w:szCs w:val="24"/>
        </w:rPr>
        <w:t>is zero. The first</w:t>
      </w:r>
      <w:r w:rsidR="008C2B2E" w:rsidRPr="00C30527">
        <w:rPr>
          <w:rFonts w:ascii="Times New Roman" w:hAnsi="Times New Roman" w:cs="Times New Roman"/>
          <w:sz w:val="24"/>
          <w:szCs w:val="24"/>
        </w:rPr>
        <w:t xml:space="preserve"> summation</w:t>
      </w:r>
      <w:r w:rsidR="005B0E0B" w:rsidRPr="00C30527">
        <w:rPr>
          <w:rFonts w:ascii="Times New Roman" w:hAnsi="Times New Roman" w:cs="Times New Roman"/>
          <w:sz w:val="24"/>
          <w:szCs w:val="24"/>
        </w:rPr>
        <w:t xml:space="preserve"> term can be expressed in terms of link flows due to </w:t>
      </w:r>
      <w:r w:rsidR="005B0E0B" w:rsidRPr="00C30527">
        <w:rPr>
          <w:rFonts w:ascii="Times New Roman" w:hAnsi="Times New Roman" w:cs="Times New Roman"/>
          <w:position w:val="-32"/>
          <w:sz w:val="24"/>
          <w:szCs w:val="24"/>
        </w:rPr>
        <w:object w:dxaOrig="2240" w:dyaOrig="600" w14:anchorId="7A60DEA5">
          <v:shape id="_x0000_i1315" type="#_x0000_t75" style="width:111.95pt;height:30.15pt" o:ole="">
            <v:imagedata r:id="rId775" o:title=""/>
          </v:shape>
          <o:OLEObject Type="Embed" ProgID="Equation.DSMT4" ShapeID="_x0000_i1315" DrawAspect="Content" ObjectID="_1486165520" r:id="rId776"/>
        </w:object>
      </w:r>
      <w:r w:rsidR="005B0E0B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5B0E0B" w:rsidRPr="00C30527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5B0E0B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5B0E0B" w:rsidRPr="00C30527">
        <w:rPr>
          <w:rFonts w:ascii="Times New Roman" w:hAnsi="Times New Roman" w:cs="Times New Roman"/>
          <w:position w:val="-32"/>
          <w:sz w:val="24"/>
          <w:szCs w:val="24"/>
        </w:rPr>
        <w:object w:dxaOrig="2260" w:dyaOrig="600" w14:anchorId="714A616A">
          <v:shape id="_x0000_i1316" type="#_x0000_t75" style="width:113.45pt;height:30.15pt" o:ole="">
            <v:imagedata r:id="rId777" o:title=""/>
          </v:shape>
          <o:OLEObject Type="Embed" ProgID="Equation.DSMT4" ShapeID="_x0000_i1316" DrawAspect="Content" ObjectID="_1486165521" r:id="rId778"/>
        </w:object>
      </w:r>
      <w:r w:rsidR="005B0E0B" w:rsidRPr="00C30527">
        <w:rPr>
          <w:rFonts w:ascii="Times New Roman" w:hAnsi="Times New Roman" w:cs="Times New Roman"/>
          <w:sz w:val="24"/>
          <w:szCs w:val="24"/>
        </w:rPr>
        <w:t>. Hence</w:t>
      </w:r>
      <w:r w:rsidR="00B17E43" w:rsidRPr="00C30527">
        <w:rPr>
          <w:rFonts w:ascii="Times New Roman" w:hAnsi="Times New Roman" w:cs="Times New Roman"/>
          <w:sz w:val="24"/>
          <w:szCs w:val="24"/>
        </w:rPr>
        <w:t>,</w:t>
      </w:r>
      <w:r w:rsidR="003A426F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D6F0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8D6F0E" w:rsidRPr="00C30527">
        <w:rPr>
          <w:rFonts w:ascii="Times New Roman" w:hAnsi="Times New Roman" w:cs="Times New Roman"/>
          <w:sz w:val="24"/>
          <w:szCs w:val="24"/>
        </w:rPr>
        <w:instrText xml:space="preserve"> GOTOBUTTON ZEqnNum374778  \* MERGEFORMAT </w:instrText>
      </w:r>
      <w:r w:rsidR="008D6F0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8D6F0E" w:rsidRPr="00C30527">
        <w:rPr>
          <w:rFonts w:ascii="Times New Roman" w:hAnsi="Times New Roman" w:cs="Times New Roman"/>
          <w:sz w:val="24"/>
          <w:szCs w:val="24"/>
        </w:rPr>
        <w:instrText xml:space="preserve"> REF ZEqnNum374778 \* Charformat \! \* MERGEFORMAT </w:instrText>
      </w:r>
      <w:r w:rsidR="008D6F0E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ins w:id="510" w:author="ceszeto" w:date="2015-02-23T01:55:00Z">
        <w:r w:rsidR="00C30527" w:rsidRPr="00C30527">
          <w:rPr>
            <w:rFonts w:ascii="Times New Roman" w:hAnsi="Times New Roman" w:cs="Times New Roman"/>
            <w:sz w:val="24"/>
            <w:szCs w:val="24"/>
          </w:rPr>
          <w:instrText>(</w:instrText>
        </w:r>
        <w:r w:rsidR="00C30527">
          <w:rPr>
            <w:rFonts w:ascii="Times New Roman" w:hAnsi="Times New Roman" w:cs="Times New Roman"/>
            <w:sz w:val="24"/>
            <w:szCs w:val="24"/>
          </w:rPr>
          <w:instrText>88</w:instrText>
        </w:r>
        <w:r w:rsidR="00C30527" w:rsidRPr="00C30527">
          <w:rPr>
            <w:rFonts w:ascii="Times New Roman" w:hAnsi="Times New Roman" w:cs="Times New Roman"/>
            <w:sz w:val="24"/>
            <w:szCs w:val="24"/>
          </w:rPr>
          <w:instrText>)</w:instrText>
        </w:r>
      </w:ins>
      <w:del w:id="511" w:author="ceszeto" w:date="2015-02-23T01:53:00Z">
        <w:r w:rsidR="0044782A" w:rsidRPr="00C30527" w:rsidDel="005C1D14">
          <w:rPr>
            <w:rFonts w:ascii="Times New Roman" w:hAnsi="Times New Roman" w:cs="Times New Roman"/>
            <w:sz w:val="24"/>
            <w:szCs w:val="24"/>
          </w:rPr>
          <w:delInstrText>(88)</w:delInstrText>
        </w:r>
      </w:del>
      <w:r w:rsidR="008D6F0E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8D6F0E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8D6F0E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3A426F" w:rsidRPr="00C30527">
        <w:rPr>
          <w:rFonts w:ascii="Times New Roman" w:hAnsi="Times New Roman" w:cs="Times New Roman"/>
          <w:sz w:val="24"/>
          <w:szCs w:val="24"/>
        </w:rPr>
        <w:t>can be reduced to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31AE7" w:rsidRPr="00C30527" w:rsidRDefault="00E31AE7" w:rsidP="00C30527">
      <w:pPr>
        <w:tabs>
          <w:tab w:val="center" w:pos="4500"/>
          <w:tab w:val="right" w:pos="9000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ab/>
      </w:r>
      <w:r w:rsidR="008D6F0E" w:rsidRPr="00C30527">
        <w:rPr>
          <w:rFonts w:ascii="Times New Roman" w:hAnsi="Times New Roman" w:cs="Times New Roman"/>
          <w:position w:val="-28"/>
          <w:sz w:val="24"/>
          <w:szCs w:val="24"/>
        </w:rPr>
        <w:object w:dxaOrig="2540" w:dyaOrig="560" w14:anchorId="01FBFA87">
          <v:shape id="_x0000_i1317" type="#_x0000_t75" style="width:126.65pt;height:28.25pt" o:ole="">
            <v:imagedata r:id="rId779" o:title=""/>
          </v:shape>
          <o:OLEObject Type="Embed" ProgID="Equation.DSMT4" ShapeID="_x0000_i1317" DrawAspect="Content" ObjectID="_1486165522" r:id="rId780"/>
        </w:object>
      </w:r>
      <w:r w:rsidR="005B0E0B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C2B2E" w:rsidRPr="00C30527">
        <w:rPr>
          <w:rFonts w:ascii="Times New Roman" w:hAnsi="Times New Roman" w:cs="Times New Roman"/>
          <w:sz w:val="24"/>
          <w:szCs w:val="24"/>
        </w:rPr>
        <w:t>or</w:t>
      </w:r>
      <w:proofErr w:type="gramEnd"/>
      <w:r w:rsidR="008C2B2E" w:rsidRPr="00C305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658A2" w:rsidRPr="00C30527" w:rsidRDefault="005658A2" w:rsidP="00C30527">
      <w:pPr>
        <w:pStyle w:val="MTDisplayEquation"/>
        <w:tabs>
          <w:tab w:val="clear" w:pos="8300"/>
          <w:tab w:val="right" w:pos="9000"/>
        </w:tabs>
        <w:spacing w:afterLines="0"/>
      </w:pPr>
      <w:r w:rsidRPr="00C30527">
        <w:tab/>
        <w:t xml:space="preserve">    </w:t>
      </w:r>
      <w:r w:rsidR="0044782A" w:rsidRPr="00C30527">
        <w:rPr>
          <w:position w:val="-28"/>
        </w:rPr>
        <w:object w:dxaOrig="2260" w:dyaOrig="540" w14:anchorId="19989387">
          <v:shape id="_x0000_i1318" type="#_x0000_t75" style="width:113.45pt;height:26.75pt" o:ole="">
            <v:imagedata r:id="rId781" o:title=""/>
          </v:shape>
          <o:OLEObject Type="Embed" ProgID="Equation.DSMT4" ShapeID="_x0000_i1318" DrawAspect="Content" ObjectID="_1486165523" r:id="rId782"/>
        </w:object>
      </w:r>
      <w:r w:rsidRPr="00C30527">
        <w:t xml:space="preserve">.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512" w:name="ZEqnNum859711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89</w:instrText>
        </w:r>
      </w:fldSimple>
      <w:r w:rsidR="000868CE" w:rsidRPr="00C30527">
        <w:instrText>)</w:instrText>
      </w:r>
      <w:bookmarkEnd w:id="512"/>
      <w:r w:rsidR="000868CE" w:rsidRPr="00C30527">
        <w:fldChar w:fldCharType="end"/>
      </w:r>
    </w:p>
    <w:p w:rsidR="00C803E9" w:rsidRPr="00C30527" w:rsidRDefault="005B0E0B" w:rsidP="00C30527">
      <w:pPr>
        <w:tabs>
          <w:tab w:val="center" w:pos="4500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According to the monotone </w:t>
      </w:r>
      <w:r w:rsidR="008C2B2E" w:rsidRPr="00C30527">
        <w:rPr>
          <w:rFonts w:ascii="Times New Roman" w:hAnsi="Times New Roman" w:cs="Times New Roman"/>
          <w:sz w:val="24"/>
          <w:szCs w:val="24"/>
        </w:rPr>
        <w:t xml:space="preserve">and separable </w:t>
      </w:r>
      <w:r w:rsidRPr="00C30527">
        <w:rPr>
          <w:rFonts w:ascii="Times New Roman" w:hAnsi="Times New Roman" w:cs="Times New Roman"/>
          <w:sz w:val="24"/>
          <w:szCs w:val="24"/>
        </w:rPr>
        <w:t>propert</w:t>
      </w:r>
      <w:r w:rsidR="008C2B2E" w:rsidRPr="00C30527">
        <w:rPr>
          <w:rFonts w:ascii="Times New Roman" w:hAnsi="Times New Roman" w:cs="Times New Roman"/>
          <w:sz w:val="24"/>
          <w:szCs w:val="24"/>
        </w:rPr>
        <w:t>ies</w:t>
      </w:r>
      <w:r w:rsidRPr="00C30527">
        <w:rPr>
          <w:rFonts w:ascii="Times New Roman" w:hAnsi="Times New Roman" w:cs="Times New Roman"/>
          <w:sz w:val="24"/>
          <w:szCs w:val="24"/>
        </w:rPr>
        <w:t>,</w:t>
      </w:r>
    </w:p>
    <w:p w:rsidR="005658A2" w:rsidRPr="00C30527" w:rsidRDefault="005658A2" w:rsidP="00C30527">
      <w:pPr>
        <w:pStyle w:val="MTDisplayEquation"/>
        <w:tabs>
          <w:tab w:val="clear" w:pos="8300"/>
          <w:tab w:val="right" w:pos="9000"/>
        </w:tabs>
        <w:spacing w:afterLines="0"/>
      </w:pPr>
      <w:r w:rsidRPr="00C30527">
        <w:tab/>
        <w:t xml:space="preserve">    </w:t>
      </w:r>
      <w:r w:rsidR="006133C1" w:rsidRPr="00C30527">
        <w:rPr>
          <w:position w:val="-16"/>
        </w:rPr>
        <w:object w:dxaOrig="3100" w:dyaOrig="440" w14:anchorId="6BE2345A">
          <v:shape id="_x0000_i1319" type="#_x0000_t75" style="width:155.3pt;height:22.25pt" o:ole="">
            <v:imagedata r:id="rId783" o:title=""/>
          </v:shape>
          <o:OLEObject Type="Embed" ProgID="Equation.DSMT4" ShapeID="_x0000_i1319" DrawAspect="Content" ObjectID="_1486165524" r:id="rId784"/>
        </w:object>
      </w:r>
      <w:r w:rsidR="006133C1" w:rsidRPr="00C30527">
        <w:t xml:space="preserve">. </w: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513" w:name="ZEqnNum577112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90</w:instrText>
        </w:r>
      </w:fldSimple>
      <w:r w:rsidR="000868CE" w:rsidRPr="00C30527">
        <w:instrText>)</w:instrText>
      </w:r>
      <w:bookmarkEnd w:id="513"/>
      <w:r w:rsidR="000868CE" w:rsidRPr="00C30527">
        <w:fldChar w:fldCharType="end"/>
      </w:r>
    </w:p>
    <w:p w:rsidR="00AB4BEC" w:rsidRPr="00C30527" w:rsidRDefault="00C43317" w:rsidP="00C30527">
      <w:pPr>
        <w:tabs>
          <w:tab w:val="center" w:pos="4500"/>
          <w:tab w:val="right" w:pos="9000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Conditions </w: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C421F8" w:rsidRPr="00C30527">
        <w:rPr>
          <w:rFonts w:ascii="Times New Roman" w:hAnsi="Times New Roman" w:cs="Times New Roman"/>
          <w:sz w:val="24"/>
          <w:szCs w:val="24"/>
        </w:rPr>
        <w:instrText xml:space="preserve"> GOTOBUTTON ZEqnNum859711  \* MERGEFORMAT </w:instrTex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C421F8" w:rsidRPr="00C30527">
        <w:rPr>
          <w:rFonts w:ascii="Times New Roman" w:hAnsi="Times New Roman" w:cs="Times New Roman"/>
          <w:sz w:val="24"/>
          <w:szCs w:val="24"/>
        </w:rPr>
        <w:instrText xml:space="preserve"> REF ZEqnNum859711 \* Charformat \! \* MERGEFORMAT </w:instrTex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(89)</w:instrTex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5B0E0B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C421F8" w:rsidRPr="00C30527">
        <w:rPr>
          <w:rFonts w:ascii="Times New Roman" w:hAnsi="Times New Roman" w:cs="Times New Roman"/>
          <w:sz w:val="24"/>
          <w:szCs w:val="24"/>
        </w:rPr>
        <w:instrText xml:space="preserve"> GOTOBUTTON ZEqnNum577112  \* MERGEFORMAT </w:instrTex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C421F8" w:rsidRPr="00C30527">
        <w:rPr>
          <w:rFonts w:ascii="Times New Roman" w:hAnsi="Times New Roman" w:cs="Times New Roman"/>
          <w:sz w:val="24"/>
          <w:szCs w:val="24"/>
        </w:rPr>
        <w:instrText xml:space="preserve"> REF ZEqnNum577112 \* Charformat \! \* MERGEFORMAT </w:instrTex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(90)</w:instrTex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5B0E0B" w:rsidRPr="00C30527">
        <w:rPr>
          <w:rFonts w:ascii="Times New Roman" w:hAnsi="Times New Roman" w:cs="Times New Roman"/>
          <w:sz w:val="24"/>
          <w:szCs w:val="24"/>
        </w:rPr>
        <w:t xml:space="preserve"> lead to </w:t>
      </w:r>
    </w:p>
    <w:p w:rsidR="00AB4BEC" w:rsidRPr="00C30527" w:rsidRDefault="00C421F8" w:rsidP="00C30527">
      <w:pPr>
        <w:pStyle w:val="MTDisplayEquation"/>
        <w:tabs>
          <w:tab w:val="clear" w:pos="8300"/>
          <w:tab w:val="right" w:pos="9000"/>
        </w:tabs>
        <w:spacing w:afterLines="0"/>
      </w:pPr>
      <w:r w:rsidRPr="00C30527">
        <w:lastRenderedPageBreak/>
        <w:tab/>
      </w:r>
      <w:r w:rsidR="00CD7759" w:rsidRPr="00C30527">
        <w:t xml:space="preserve">     </w:t>
      </w:r>
      <w:r w:rsidR="006133C1" w:rsidRPr="00C30527">
        <w:rPr>
          <w:position w:val="-16"/>
        </w:rPr>
        <w:object w:dxaOrig="3100" w:dyaOrig="440" w14:anchorId="022E0BB2">
          <v:shape id="_x0000_i1320" type="#_x0000_t75" style="width:155.3pt;height:22.25pt" o:ole="">
            <v:imagedata r:id="rId785" o:title=""/>
          </v:shape>
          <o:OLEObject Type="Embed" ProgID="Equation.DSMT4" ShapeID="_x0000_i1320" DrawAspect="Content" ObjectID="_1486165525" r:id="rId786"/>
        </w:object>
      </w:r>
      <w:r w:rsidR="00CD7759" w:rsidRPr="00C30527">
        <w:t>.</w: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514" w:name="ZEqnNum247684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91</w:instrText>
        </w:r>
      </w:fldSimple>
      <w:r w:rsidR="000868CE" w:rsidRPr="00C30527">
        <w:instrText>)</w:instrText>
      </w:r>
      <w:bookmarkEnd w:id="514"/>
      <w:r w:rsidR="000868CE" w:rsidRPr="00C30527">
        <w:fldChar w:fldCharType="end"/>
      </w:r>
    </w:p>
    <w:p w:rsidR="00AB4BEC" w:rsidRPr="00C30527" w:rsidRDefault="00E31AE7" w:rsidP="00C30527">
      <w:pPr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ab/>
      </w:r>
      <w:r w:rsidR="00AB4BEC" w:rsidRPr="00C30527">
        <w:rPr>
          <w:rFonts w:ascii="Times New Roman" w:hAnsi="Times New Roman" w:cs="Times New Roman"/>
          <w:sz w:val="24"/>
          <w:szCs w:val="24"/>
        </w:rPr>
        <w:t xml:space="preserve">If the link performance function is strictly </w:t>
      </w:r>
      <w:r w:rsidR="00C43317" w:rsidRPr="00C30527">
        <w:rPr>
          <w:rFonts w:ascii="Times New Roman" w:hAnsi="Times New Roman" w:cs="Times New Roman"/>
          <w:sz w:val="24"/>
          <w:szCs w:val="24"/>
        </w:rPr>
        <w:t>monotone</w:t>
      </w:r>
      <w:r w:rsidR="001D6E4C" w:rsidRPr="00C30527">
        <w:rPr>
          <w:rFonts w:ascii="Times New Roman" w:hAnsi="Times New Roman" w:cs="Times New Roman"/>
          <w:sz w:val="24"/>
          <w:szCs w:val="24"/>
        </w:rPr>
        <w:t xml:space="preserve"> with respect to</w:t>
      </w:r>
      <w:r w:rsidR="00E02703" w:rsidRPr="00C30527">
        <w:rPr>
          <w:rFonts w:ascii="Times New Roman" w:hAnsi="Times New Roman" w:cs="Times New Roman"/>
          <w:sz w:val="24"/>
          <w:szCs w:val="24"/>
        </w:rPr>
        <w:t xml:space="preserve"> its link flow</w:t>
      </w:r>
      <w:r w:rsidR="00C43317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C421F8" w:rsidRPr="00C30527">
        <w:rPr>
          <w:rFonts w:ascii="Times New Roman" w:hAnsi="Times New Roman" w:cs="Times New Roman"/>
          <w:sz w:val="24"/>
          <w:szCs w:val="24"/>
        </w:rPr>
        <w:instrText xml:space="preserve"> GOTOBUTTON ZEqnNum247684  \* MERGEFORMAT </w:instrTex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C421F8" w:rsidRPr="00C30527">
        <w:rPr>
          <w:rFonts w:ascii="Times New Roman" w:hAnsi="Times New Roman" w:cs="Times New Roman"/>
          <w:sz w:val="24"/>
          <w:szCs w:val="24"/>
        </w:rPr>
        <w:instrText xml:space="preserve"> REF ZEqnNum247684 \* Charformat \! \* MERGEFORMAT </w:instrTex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(91)</w:instrTex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C43317" w:rsidRPr="00C30527">
        <w:rPr>
          <w:rFonts w:ascii="Times New Roman" w:hAnsi="Times New Roman" w:cs="Times New Roman"/>
          <w:sz w:val="24"/>
          <w:szCs w:val="24"/>
        </w:rPr>
        <w:t xml:space="preserve"> implies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C2B2E" w:rsidRPr="00C30527">
        <w:rPr>
          <w:rFonts w:ascii="Times New Roman" w:hAnsi="Times New Roman" w:cs="Times New Roman"/>
          <w:position w:val="-12"/>
          <w:sz w:val="24"/>
          <w:szCs w:val="24"/>
        </w:rPr>
        <w:object w:dxaOrig="260" w:dyaOrig="360" w14:anchorId="6E14A49C">
          <v:shape id="_x0000_i1321" type="#_x0000_t75" style="width:12.8pt;height:18.1pt" o:ole="">
            <v:imagedata r:id="rId757" o:title=""/>
          </v:shape>
          <o:OLEObject Type="Embed" ProgID="Equation.DSMT4" ShapeID="_x0000_i1321" DrawAspect="Content" ObjectID="_1486165526" r:id="rId787"/>
        </w:object>
      </w:r>
      <w:proofErr w:type="gramStart"/>
      <w:r w:rsidR="008C2B2E" w:rsidRPr="00C30527">
        <w:rPr>
          <w:rFonts w:ascii="Times New Roman" w:hAnsi="Times New Roman" w:cs="Times New Roman"/>
          <w:sz w:val="24"/>
          <w:szCs w:val="24"/>
        </w:rPr>
        <w:t xml:space="preserve">= </w:t>
      </w:r>
      <w:proofErr w:type="gramEnd"/>
      <w:r w:rsidR="00BA140C" w:rsidRPr="00C30527">
        <w:rPr>
          <w:rFonts w:ascii="Times New Roman" w:hAnsi="Times New Roman" w:cs="Times New Roman"/>
          <w:position w:val="-12"/>
          <w:sz w:val="24"/>
          <w:szCs w:val="24"/>
        </w:rPr>
        <w:object w:dxaOrig="1120" w:dyaOrig="380" w14:anchorId="28FBE9C9">
          <v:shape id="_x0000_i1322" type="#_x0000_t75" style="width:56.15pt;height:19.25pt" o:ole="">
            <v:imagedata r:id="rId788" o:title=""/>
          </v:shape>
          <o:OLEObject Type="Embed" ProgID="Equation.DSMT4" ShapeID="_x0000_i1322" DrawAspect="Content" ObjectID="_1486165527" r:id="rId789"/>
        </w:object>
      </w:r>
      <w:r w:rsidR="00C43317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C43317" w:rsidRPr="00C30527">
        <w:rPr>
          <w:rFonts w:ascii="Times New Roman" w:hAnsi="Times New Roman" w:cs="Times New Roman"/>
          <w:sz w:val="24"/>
          <w:szCs w:val="24"/>
        </w:rPr>
        <w:t>which further implies</w:t>
      </w:r>
      <w:r w:rsidR="00FD1E92" w:rsidRPr="00C30527">
        <w:rPr>
          <w:rFonts w:ascii="Times New Roman" w:hAnsi="Times New Roman" w:cs="Times New Roman"/>
          <w:sz w:val="24"/>
          <w:szCs w:val="24"/>
        </w:rPr>
        <w:t xml:space="preserve"> that </w:t>
      </w:r>
      <w:r w:rsidR="0058163B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FD1E92" w:rsidRPr="00C30527">
        <w:rPr>
          <w:rFonts w:ascii="Times New Roman" w:hAnsi="Times New Roman" w:cs="Times New Roman"/>
          <w:sz w:val="24"/>
          <w:szCs w:val="24"/>
        </w:rPr>
        <w:t>mean travel time</w:t>
      </w:r>
      <w:r w:rsidR="0058163B" w:rsidRPr="00C30527">
        <w:rPr>
          <w:rFonts w:ascii="Times New Roman" w:hAnsi="Times New Roman" w:cs="Times New Roman"/>
          <w:sz w:val="24"/>
          <w:szCs w:val="24"/>
        </w:rPr>
        <w:t xml:space="preserve"> on each link</w:t>
      </w:r>
      <w:r w:rsidR="00FD1E92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84748" w:rsidRPr="00C30527">
        <w:rPr>
          <w:rFonts w:ascii="Times New Roman" w:hAnsi="Times New Roman" w:cs="Times New Roman"/>
          <w:sz w:val="24"/>
          <w:szCs w:val="24"/>
        </w:rPr>
        <w:t xml:space="preserve">at RUE </w:t>
      </w:r>
      <w:r w:rsidR="0058163B" w:rsidRPr="00C30527">
        <w:rPr>
          <w:rFonts w:ascii="Times New Roman" w:hAnsi="Times New Roman" w:cs="Times New Roman"/>
          <w:sz w:val="24"/>
          <w:szCs w:val="24"/>
        </w:rPr>
        <w:t xml:space="preserve">is unique </w:t>
      </w:r>
      <w:r w:rsidR="00FD1E92" w:rsidRPr="00C30527">
        <w:rPr>
          <w:rFonts w:ascii="Times New Roman" w:hAnsi="Times New Roman" w:cs="Times New Roman"/>
          <w:sz w:val="24"/>
          <w:szCs w:val="24"/>
        </w:rPr>
        <w:t>and</w:t>
      </w:r>
      <w:r w:rsidR="00AB4BEC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84748" w:rsidRPr="00C30527">
        <w:rPr>
          <w:rFonts w:ascii="Times New Roman" w:hAnsi="Times New Roman" w:cs="Times New Roman"/>
          <w:sz w:val="24"/>
          <w:szCs w:val="24"/>
        </w:rPr>
        <w:t xml:space="preserve">the </w:t>
      </w:r>
      <w:r w:rsidR="000C2314" w:rsidRPr="00C30527">
        <w:rPr>
          <w:rFonts w:ascii="Times New Roman" w:hAnsi="Times New Roman" w:cs="Times New Roman"/>
          <w:sz w:val="24"/>
          <w:szCs w:val="24"/>
        </w:rPr>
        <w:t>minimum</w:t>
      </w:r>
      <w:r w:rsidR="00FD1E92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AB4BEC" w:rsidRPr="00C30527">
        <w:rPr>
          <w:rFonts w:ascii="Times New Roman" w:hAnsi="Times New Roman" w:cs="Times New Roman"/>
          <w:sz w:val="24"/>
          <w:szCs w:val="24"/>
        </w:rPr>
        <w:t>travel time budget</w:t>
      </w:r>
      <w:r w:rsidR="0058163B" w:rsidRPr="00C30527">
        <w:rPr>
          <w:rFonts w:ascii="Times New Roman" w:hAnsi="Times New Roman" w:cs="Times New Roman"/>
          <w:sz w:val="24"/>
          <w:szCs w:val="24"/>
        </w:rPr>
        <w:t xml:space="preserve"> for each OD pair is</w:t>
      </w:r>
      <w:r w:rsidR="00AB4BEC" w:rsidRPr="00C30527">
        <w:rPr>
          <w:rFonts w:ascii="Times New Roman" w:hAnsi="Times New Roman" w:cs="Times New Roman"/>
          <w:sz w:val="24"/>
          <w:szCs w:val="24"/>
        </w:rPr>
        <w:t xml:space="preserve"> unique</w:t>
      </w:r>
      <w:r w:rsidR="00084748" w:rsidRPr="00C30527">
        <w:rPr>
          <w:rFonts w:ascii="Times New Roman" w:hAnsi="Times New Roman" w:cs="Times New Roman"/>
          <w:sz w:val="24"/>
          <w:szCs w:val="24"/>
        </w:rPr>
        <w:t>.</w:t>
      </w:r>
      <w:r w:rsidR="00AB4BEC" w:rsidRPr="00C3052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D1E92" w:rsidRPr="00C30527" w:rsidRDefault="00FD1E92" w:rsidP="00C30527">
      <w:pPr>
        <w:snapToGrid w:val="0"/>
        <w:ind w:firstLine="418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If </w:t>
      </w:r>
      <w:r w:rsidR="00C370E7" w:rsidRPr="00C30527">
        <w:rPr>
          <w:rFonts w:ascii="Times New Roman" w:hAnsi="Times New Roman" w:cs="Times New Roman"/>
          <w:sz w:val="24"/>
          <w:szCs w:val="24"/>
        </w:rPr>
        <w:t>the link performance function</w:t>
      </w:r>
      <w:r w:rsidR="00C43317" w:rsidRPr="00C30527">
        <w:rPr>
          <w:rFonts w:ascii="Times New Roman" w:hAnsi="Times New Roman" w:cs="Times New Roman"/>
          <w:sz w:val="24"/>
          <w:szCs w:val="24"/>
        </w:rPr>
        <w:t xml:space="preserve"> is only monotone</w:t>
      </w:r>
      <w:r w:rsidR="009E17EE" w:rsidRPr="00C30527">
        <w:rPr>
          <w:rFonts w:ascii="Times New Roman" w:hAnsi="Times New Roman" w:cs="Times New Roman"/>
          <w:sz w:val="24"/>
          <w:szCs w:val="24"/>
        </w:rPr>
        <w:t xml:space="preserve"> with respect to </w:t>
      </w:r>
      <w:r w:rsidR="00B07711" w:rsidRPr="00C30527">
        <w:rPr>
          <w:rFonts w:ascii="Times New Roman" w:hAnsi="Times New Roman" w:cs="Times New Roman"/>
          <w:sz w:val="24"/>
          <w:szCs w:val="24"/>
        </w:rPr>
        <w:t xml:space="preserve">its </w:t>
      </w:r>
      <w:r w:rsidR="009E17EE" w:rsidRPr="00C30527">
        <w:rPr>
          <w:rFonts w:ascii="Times New Roman" w:hAnsi="Times New Roman" w:cs="Times New Roman"/>
          <w:sz w:val="24"/>
          <w:szCs w:val="24"/>
        </w:rPr>
        <w:t>link flow</w:t>
      </w:r>
      <w:r w:rsidR="00C43317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C421F8" w:rsidRPr="00C30527">
        <w:rPr>
          <w:rFonts w:ascii="Times New Roman" w:hAnsi="Times New Roman" w:cs="Times New Roman"/>
          <w:sz w:val="24"/>
          <w:szCs w:val="24"/>
        </w:rPr>
        <w:instrText xml:space="preserve"> GOTOBUTTON ZEqnNum247684  \* MERGEFORMAT </w:instrTex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C421F8" w:rsidRPr="00C30527">
        <w:rPr>
          <w:rFonts w:ascii="Times New Roman" w:hAnsi="Times New Roman" w:cs="Times New Roman"/>
          <w:sz w:val="24"/>
          <w:szCs w:val="24"/>
        </w:rPr>
        <w:instrText xml:space="preserve"> REF ZEqnNum247684 \* Charformat \! \* MERGEFORMAT </w:instrTex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(91)</w:instrText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C421F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C43317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43317" w:rsidRPr="00C30527">
        <w:rPr>
          <w:rFonts w:ascii="Times New Roman" w:hAnsi="Times New Roman" w:cs="Times New Roman"/>
          <w:sz w:val="24"/>
          <w:szCs w:val="24"/>
        </w:rPr>
        <w:t xml:space="preserve">implies </w:t>
      </w:r>
      <w:proofErr w:type="gramEnd"/>
      <w:r w:rsidR="00C43317" w:rsidRPr="00C30527">
        <w:rPr>
          <w:rFonts w:ascii="Times New Roman" w:hAnsi="Times New Roman" w:cs="Times New Roman"/>
          <w:position w:val="-12"/>
          <w:sz w:val="24"/>
          <w:szCs w:val="24"/>
        </w:rPr>
        <w:object w:dxaOrig="1560" w:dyaOrig="380" w14:anchorId="63449A43">
          <v:shape id="_x0000_i1323" type="#_x0000_t75" style="width:78.05pt;height:19.25pt" o:ole="">
            <v:imagedata r:id="rId790" o:title=""/>
          </v:shape>
          <o:OLEObject Type="Embed" ProgID="Equation.DSMT4" ShapeID="_x0000_i1323" DrawAspect="Content" ObjectID="_1486165528" r:id="rId791"/>
        </w:object>
      </w:r>
      <w:r w:rsidR="00C43317" w:rsidRPr="00C30527">
        <w:rPr>
          <w:rFonts w:ascii="Times New Roman" w:hAnsi="Times New Roman" w:cs="Times New Roman"/>
          <w:sz w:val="24"/>
          <w:szCs w:val="24"/>
        </w:rPr>
        <w:t>, and hence the minimum travel time budget</w:t>
      </w:r>
      <w:r w:rsidR="004C1FE0" w:rsidRPr="00C30527">
        <w:rPr>
          <w:rFonts w:ascii="Times New Roman" w:hAnsi="Times New Roman" w:cs="Times New Roman"/>
          <w:sz w:val="24"/>
          <w:szCs w:val="24"/>
        </w:rPr>
        <w:t xml:space="preserve"> for each OD pair is</w:t>
      </w:r>
      <w:r w:rsidR="00C43317" w:rsidRPr="00C30527">
        <w:rPr>
          <w:rFonts w:ascii="Times New Roman" w:hAnsi="Times New Roman" w:cs="Times New Roman"/>
          <w:sz w:val="24"/>
          <w:szCs w:val="24"/>
        </w:rPr>
        <w:t xml:space="preserve"> unique.</w:t>
      </w:r>
    </w:p>
    <w:p w:rsidR="00577F47" w:rsidRPr="00C30527" w:rsidRDefault="00577F47" w:rsidP="00C30527">
      <w:pPr>
        <w:snapToGrid w:val="0"/>
      </w:pPr>
    </w:p>
    <w:p w:rsidR="00F065E4" w:rsidRPr="00C30527" w:rsidRDefault="00F065E4" w:rsidP="00C30527">
      <w:pPr>
        <w:snapToGrid w:val="0"/>
        <w:jc w:val="left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Appendix B:</w:t>
      </w:r>
      <w:r w:rsidR="00EC20E8"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b/>
          <w:sz w:val="24"/>
          <w:szCs w:val="24"/>
        </w:rPr>
        <w:t xml:space="preserve">The proof of </w:t>
      </w:r>
      <w:r w:rsidR="00190644" w:rsidRPr="00C30527">
        <w:rPr>
          <w:rFonts w:ascii="Times New Roman" w:hAnsi="Times New Roman" w:cs="Times New Roman"/>
          <w:b/>
          <w:sz w:val="24"/>
          <w:szCs w:val="24"/>
        </w:rPr>
        <w:t>Lemma 4</w:t>
      </w:r>
      <w:r w:rsidR="00190644"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190644" w:rsidRPr="00C30527" w:rsidRDefault="0019064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Denote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the left side of </w: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8671DC" w:rsidRPr="00C30527">
        <w:rPr>
          <w:rFonts w:ascii="Times New Roman" w:hAnsi="Times New Roman" w:cs="Times New Roman"/>
          <w:sz w:val="24"/>
          <w:szCs w:val="24"/>
        </w:rPr>
        <w:instrText xml:space="preserve"> GOTOBUTTON ZEqnNum444029  \* MERGEFORMAT </w:instrTex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8671DC" w:rsidRPr="00C30527">
        <w:rPr>
          <w:rFonts w:ascii="Times New Roman" w:hAnsi="Times New Roman" w:cs="Times New Roman"/>
          <w:sz w:val="24"/>
          <w:szCs w:val="24"/>
        </w:rPr>
        <w:instrText xml:space="preserve"> REF ZEqnNum444029 \* Charformat \! \* MERGEFORMAT </w:instrTex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(44)</w:instrTex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as a </w:t>
      </w:r>
      <w:proofErr w:type="gramStart"/>
      <w:r w:rsidRPr="00C30527">
        <w:rPr>
          <w:rFonts w:ascii="Times New Roman" w:hAnsi="Times New Roman" w:cs="Times New Roman" w:hint="eastAsia"/>
          <w:sz w:val="24"/>
          <w:szCs w:val="24"/>
        </w:rPr>
        <w:t xml:space="preserve">function </w:t>
      </w:r>
      <w:proofErr w:type="gramEnd"/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47D00F31" wp14:editId="13E3A911">
            <wp:extent cx="381000" cy="2286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7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: </w:t>
      </w:r>
    </w:p>
    <w:p w:rsidR="00190644" w:rsidRPr="00C30527" w:rsidRDefault="00411501" w:rsidP="00C30527">
      <w:pPr>
        <w:pStyle w:val="MTDisplayEquation"/>
        <w:tabs>
          <w:tab w:val="clear" w:pos="8300"/>
          <w:tab w:val="right" w:pos="9000"/>
        </w:tabs>
        <w:spacing w:after="156"/>
      </w:pPr>
      <w:r w:rsidRPr="00C30527">
        <w:tab/>
      </w:r>
      <w:r w:rsidRPr="00C30527">
        <w:rPr>
          <w:position w:val="-16"/>
        </w:rPr>
        <w:object w:dxaOrig="6340" w:dyaOrig="440" w14:anchorId="2FDD272A">
          <v:shape id="_x0000_i1324" type="#_x0000_t75" style="width:316.65pt;height:22.25pt" o:ole="">
            <v:imagedata r:id="rId793" o:title=""/>
          </v:shape>
          <o:OLEObject Type="Embed" ProgID="Equation.DSMT4" ShapeID="_x0000_i1324" DrawAspect="Content" ObjectID="_1486165529" r:id="rId794"/>
        </w:object>
      </w:r>
      <w:r w:rsidRPr="00C30527">
        <w:t xml:space="preserve">,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92</w:instrText>
        </w:r>
      </w:fldSimple>
      <w:r w:rsidR="000868CE" w:rsidRPr="00C30527">
        <w:instrText>)</w:instrText>
      </w:r>
      <w:r w:rsidR="000868CE" w:rsidRPr="00C30527">
        <w:fldChar w:fldCharType="end"/>
      </w:r>
      <w:r w:rsidR="00190644" w:rsidRPr="00C30527">
        <w:t xml:space="preserve"> </w:t>
      </w:r>
    </w:p>
    <w:p w:rsidR="00190644" w:rsidRPr="00C30527" w:rsidRDefault="0019064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which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is continuous. The highest degree of </w:t>
      </w:r>
      <w:r w:rsidRPr="00C30527">
        <w:rPr>
          <w:position w:val="-12"/>
          <w:sz w:val="24"/>
        </w:rPr>
        <w:object w:dxaOrig="260" w:dyaOrig="360" w14:anchorId="52345198">
          <v:shape id="_x0000_i1325" type="#_x0000_t75" style="width:12.45pt;height:16.2pt" o:ole="">
            <v:imagedata r:id="rId795" o:title=""/>
          </v:shape>
          <o:OLEObject Type="Embed" ProgID="Equation.DSMT4" ShapeID="_x0000_i1325" DrawAspect="Content" ObjectID="_1486165530" r:id="rId796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in </w:t>
      </w:r>
      <w:r w:rsidRPr="00C30527">
        <w:rPr>
          <w:rFonts w:ascii="Times New Roman" w:hAnsi="Times New Roman" w:cs="Times New Roman"/>
          <w:position w:val="-12"/>
          <w:sz w:val="24"/>
          <w:szCs w:val="24"/>
        </w:rPr>
        <w:object w:dxaOrig="680" w:dyaOrig="360" w14:anchorId="3C2B1E2B">
          <v:shape id="_x0000_i1326" type="#_x0000_t75" style="width:33.95pt;height:16.2pt" o:ole="">
            <v:imagedata r:id="rId797" o:title=""/>
          </v:shape>
          <o:OLEObject Type="Embed" ProgID="Equation.DSMT4" ShapeID="_x0000_i1326" DrawAspect="Content" ObjectID="_1486165531" r:id="rId798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is </w:t>
      </w:r>
      <w:proofErr w:type="gramEnd"/>
      <w:r w:rsidRPr="00C30527">
        <w:rPr>
          <w:rFonts w:ascii="Times New Roman" w:hAnsi="Times New Roman" w:cs="Times New Roman"/>
          <w:position w:val="-6"/>
          <w:sz w:val="24"/>
          <w:szCs w:val="24"/>
        </w:rPr>
        <w:object w:dxaOrig="540" w:dyaOrig="279" w14:anchorId="5D312B51">
          <v:shape id="_x0000_i1327" type="#_x0000_t75" style="width:28.25pt;height:14.7pt" o:ole="">
            <v:imagedata r:id="rId799" o:title=""/>
          </v:shape>
          <o:OLEObject Type="Embed" ProgID="Equation.DSMT4" ShapeID="_x0000_i1327" DrawAspect="Content" ObjectID="_1486165532" r:id="rId800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, which is always larger than or equal to two because </w:t>
      </w:r>
      <w:r w:rsidRPr="00C30527">
        <w:rPr>
          <w:rFonts w:ascii="Times New Roman" w:hAnsi="Times New Roman" w:cs="Times New Roman"/>
          <w:position w:val="-12"/>
          <w:sz w:val="24"/>
          <w:szCs w:val="24"/>
        </w:rPr>
        <w:object w:dxaOrig="780" w:dyaOrig="360" w14:anchorId="42579825">
          <v:shape id="_x0000_i1328" type="#_x0000_t75" style="width:38.85pt;height:16.2pt" o:ole="">
            <v:imagedata r:id="rId377" o:title=""/>
          </v:shape>
          <o:OLEObject Type="Embed" ProgID="Equation.DSMT4" ShapeID="_x0000_i1328" DrawAspect="Content" ObjectID="_1486165533" r:id="rId801"/>
        </w:object>
      </w:r>
      <w:r w:rsidRPr="00C30527">
        <w:rPr>
          <w:rFonts w:ascii="Times New Roman" w:hAnsi="Times New Roman" w:cs="Times New Roman"/>
          <w:sz w:val="24"/>
          <w:szCs w:val="24"/>
        </w:rPr>
        <w:t>. Thus, the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second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derivative of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1FD99D16" wp14:editId="7A6C1966">
            <wp:extent cx="447675" cy="22860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8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in terms of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017580A" wp14:editId="3A994662">
            <wp:extent cx="152400" cy="228600"/>
            <wp:effectExtent l="0" t="0" r="0" b="0"/>
            <wp:docPr id="153" name="Picture 1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rrowheads="1"/>
                    </pic:cNvPicPr>
                  </pic:nvPicPr>
                  <pic:blipFill>
                    <a:blip r:embed="rId3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is</w:t>
      </w:r>
    </w:p>
    <w:p w:rsidR="00411501" w:rsidRPr="00C30527" w:rsidRDefault="00411501" w:rsidP="00C30527">
      <w:pPr>
        <w:pStyle w:val="MTDisplayEquation"/>
        <w:tabs>
          <w:tab w:val="clear" w:pos="8300"/>
          <w:tab w:val="right" w:pos="9000"/>
        </w:tabs>
        <w:spacing w:after="156"/>
      </w:pPr>
      <w:r w:rsidRPr="00C30527">
        <w:tab/>
      </w:r>
      <w:r w:rsidRPr="00C30527">
        <w:rPr>
          <w:position w:val="-28"/>
        </w:rPr>
        <w:object w:dxaOrig="3460" w:dyaOrig="680" w14:anchorId="0B79301B">
          <v:shape id="_x0000_i1329" type="#_x0000_t75" style="width:173.8pt;height:33.55pt" o:ole="">
            <v:imagedata r:id="rId803" o:title=""/>
          </v:shape>
          <o:OLEObject Type="Embed" ProgID="Equation.DSMT4" ShapeID="_x0000_i1329" DrawAspect="Content" ObjectID="_1486165534" r:id="rId804"/>
        </w:objec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93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190644" w:rsidRPr="00C30527" w:rsidRDefault="00190644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Pr="00C30527">
        <w:tab/>
      </w:r>
    </w:p>
    <w:p w:rsidR="00190644" w:rsidRPr="00C30527" w:rsidRDefault="0019064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sz w:val="24"/>
          <w:szCs w:val="24"/>
        </w:rPr>
        <w:t>which</w:t>
      </w:r>
      <w:proofErr w:type="gram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is positive in </w:t>
      </w:r>
      <w:r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252DF3C5" wp14:editId="6EEDA20F">
            <wp:extent cx="482600" cy="203200"/>
            <wp:effectExtent l="0" t="0" r="0" b="6350"/>
            <wp:docPr id="155" name="Picture 1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35"/>
                    <pic:cNvPicPr>
                      <a:picLocks noChangeArrowheads="1"/>
                    </pic:cNvPicPr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for all </w:t>
      </w:r>
      <w:r w:rsidRPr="00C30527">
        <w:rPr>
          <w:rFonts w:ascii="Times New Roman" w:hAnsi="Times New Roman" w:cs="Times New Roman"/>
          <w:position w:val="-12"/>
          <w:sz w:val="24"/>
          <w:szCs w:val="24"/>
        </w:rPr>
        <w:object w:dxaOrig="780" w:dyaOrig="360" w14:anchorId="66AC0C4F">
          <v:shape id="_x0000_i1330" type="#_x0000_t75" style="width:38.85pt;height:16.2pt" o:ole="">
            <v:imagedata r:id="rId806" o:title=""/>
          </v:shape>
          <o:OLEObject Type="Embed" ProgID="Equation.DSMT4" ShapeID="_x0000_i1330" DrawAspect="Content" ObjectID="_1486165535" r:id="rId807"/>
        </w:object>
      </w:r>
      <w:r w:rsidRPr="00C30527">
        <w:rPr>
          <w:rFonts w:ascii="Times New Roman" w:hAnsi="Times New Roman" w:cs="Times New Roman" w:hint="eastAsia"/>
          <w:sz w:val="24"/>
          <w:szCs w:val="24"/>
        </w:rPr>
        <w:t>.</w:t>
      </w:r>
      <w:r w:rsidRPr="00C30527">
        <w:rPr>
          <w:rFonts w:ascii="Times New Roman" w:hAnsi="Times New Roman" w:cs="Times New Roman"/>
          <w:sz w:val="24"/>
          <w:szCs w:val="24"/>
        </w:rPr>
        <w:t xml:space="preserve"> Thus, t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he function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D6EFCF5" wp14:editId="15EAFEE0">
            <wp:extent cx="438150" cy="228600"/>
            <wp:effectExtent l="0" t="0" r="0" b="0"/>
            <wp:docPr id="156" name="Picture 1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is a strictly convex function in terms of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73408FDE" wp14:editId="0EDC3635">
            <wp:extent cx="133350" cy="2286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/>
                    <pic:cNvPicPr>
                      <a:picLocks noChangeAspect="1" noChangeArrowheads="1"/>
                    </pic:cNvPicPr>
                  </pic:nvPicPr>
                  <pic:blipFill>
                    <a:blip r:embed="rId8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in the region </w:t>
      </w:r>
      <w:proofErr w:type="gramStart"/>
      <w:r w:rsidRPr="00C30527">
        <w:rPr>
          <w:rFonts w:ascii="Times New Roman" w:hAnsi="Times New Roman" w:cs="Times New Roman" w:hint="eastAsia"/>
          <w:sz w:val="24"/>
          <w:szCs w:val="24"/>
        </w:rPr>
        <w:t xml:space="preserve">of </w:t>
      </w:r>
      <w:proofErr w:type="gramEnd"/>
      <w:r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31183ACA" wp14:editId="09941F51">
            <wp:extent cx="485775" cy="200025"/>
            <wp:effectExtent l="0" t="0" r="9525" b="9525"/>
            <wp:docPr id="170" name="Picture 1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rrowheads="1"/>
                    </pic:cNvPicPr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. The minimum value of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1282284A" wp14:editId="26506BC3">
            <wp:extent cx="433070" cy="231775"/>
            <wp:effectExtent l="0" t="0" r="5080" b="0"/>
            <wp:docPr id="171" name="Picture 1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83"/>
                    <pic:cNvPicPr>
                      <a:picLocks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in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7642D940" wp14:editId="7D955C0A">
            <wp:extent cx="304800" cy="2286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8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65F8EC22" wp14:editId="1987C1F9">
            <wp:extent cx="482600" cy="203200"/>
            <wp:effectExtent l="0" t="0" r="0" b="6350"/>
            <wp:docPr id="182" name="Picture 1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37"/>
                    <pic:cNvPicPr>
                      <a:picLocks noChangeArrowheads="1"/>
                    </pic:cNvPicPr>
                  </pic:nvPicPr>
                  <pic:blipFill>
                    <a:blip r:embed="rId8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is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attained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at the stationary point of the </w:t>
      </w:r>
      <w:r w:rsidRPr="00C30527">
        <w:rPr>
          <w:rFonts w:ascii="Times New Roman" w:hAnsi="Times New Roman" w:cs="Times New Roman"/>
          <w:sz w:val="24"/>
          <w:szCs w:val="24"/>
        </w:rPr>
        <w:t>first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-order condition of the objective </w:t>
      </w:r>
      <w:proofErr w:type="gramStart"/>
      <w:r w:rsidRPr="00C30527">
        <w:rPr>
          <w:rFonts w:ascii="Times New Roman" w:hAnsi="Times New Roman" w:cs="Times New Roman" w:hint="eastAsia"/>
          <w:sz w:val="24"/>
          <w:szCs w:val="24"/>
        </w:rPr>
        <w:t xml:space="preserve">function </w:t>
      </w:r>
      <w:proofErr w:type="gramEnd"/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08293D56" wp14:editId="3122B17C">
            <wp:extent cx="433070" cy="231775"/>
            <wp:effectExtent l="0" t="0" r="5080" b="0"/>
            <wp:docPr id="183" name="Picture 1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85"/>
                    <pic:cNvPicPr>
                      <a:picLocks noChangeArrowheads="1"/>
                    </pic:cNvPicPr>
                  </pic:nvPicPr>
                  <pic:blipFill>
                    <a:blip r:embed="rId8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>:</w:t>
      </w:r>
    </w:p>
    <w:p w:rsidR="00190644" w:rsidRPr="00C30527" w:rsidRDefault="00190644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jc w:val="right"/>
      </w:pPr>
      <w:r w:rsidRPr="00C30527">
        <w:rPr>
          <w:noProof/>
          <w:position w:val="-30"/>
        </w:rPr>
        <w:drawing>
          <wp:inline distT="0" distB="0" distL="0" distR="0" wp14:anchorId="1AFFA017" wp14:editId="5BAD551D">
            <wp:extent cx="1752600" cy="438150"/>
            <wp:effectExtent l="0" t="0" r="0" b="0"/>
            <wp:docPr id="190" name="Picture 1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4"/>
                    <pic:cNvPicPr>
                      <a:picLocks noChangeArrowheads="1"/>
                    </pic:cNvPicPr>
                  </pic:nvPicPr>
                  <pic:blipFill>
                    <a:blip r:embed="rId8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1E17" w:rsidRPr="00C30527">
        <w:t xml:space="preserve">                      </w:t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94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190644" w:rsidRPr="00C30527" w:rsidRDefault="0019064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 w:hint="eastAsia"/>
          <w:sz w:val="24"/>
          <w:szCs w:val="24"/>
        </w:rPr>
        <w:t xml:space="preserve">At the stationary </w:t>
      </w:r>
      <w:proofErr w:type="gramStart"/>
      <w:r w:rsidRPr="00C30527">
        <w:rPr>
          <w:rFonts w:ascii="Times New Roman" w:hAnsi="Times New Roman" w:cs="Times New Roman" w:hint="eastAsia"/>
          <w:sz w:val="24"/>
          <w:szCs w:val="24"/>
        </w:rPr>
        <w:t xml:space="preserve">point </w:t>
      </w:r>
      <w:proofErr w:type="gramEnd"/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3A733AC" wp14:editId="607603CE">
            <wp:extent cx="214630" cy="240665"/>
            <wp:effectExtent l="0" t="0" r="0" b="6985"/>
            <wp:docPr id="193" name="Picture 1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80"/>
                    <pic:cNvPicPr>
                      <a:picLocks noChangeArrowheads="1"/>
                    </pic:cNvPicPr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>,</w:t>
      </w:r>
    </w:p>
    <w:p w:rsidR="00190644" w:rsidRPr="00C30527" w:rsidRDefault="00190644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jc w:val="right"/>
      </w:pPr>
      <w:r w:rsidRPr="00C30527">
        <w:rPr>
          <w:noProof/>
          <w:position w:val="-16"/>
        </w:rPr>
        <w:drawing>
          <wp:inline distT="0" distB="0" distL="0" distR="0" wp14:anchorId="2A7CEA20" wp14:editId="152EA3DF">
            <wp:extent cx="3457575" cy="304800"/>
            <wp:effectExtent l="0" t="0" r="9525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8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1E17" w:rsidRPr="00C30527">
        <w:t xml:space="preserve">           </w:t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95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190644" w:rsidRPr="00C30527" w:rsidRDefault="0019064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 w:hint="eastAsia"/>
          <w:sz w:val="24"/>
          <w:szCs w:val="24"/>
        </w:rPr>
        <w:t xml:space="preserve">The stationary point in the region of </w:t>
      </w:r>
      <w:r w:rsidRPr="00C30527">
        <w:rPr>
          <w:rFonts w:ascii="Times New Roman" w:hAnsi="Times New Roman" w:cs="Times New Roman"/>
          <w:noProof/>
          <w:position w:val="-14"/>
          <w:sz w:val="24"/>
          <w:szCs w:val="24"/>
        </w:rPr>
        <w:drawing>
          <wp:inline distT="0" distB="0" distL="0" distR="0" wp14:anchorId="3951581C" wp14:editId="00AE098F">
            <wp:extent cx="495300" cy="276225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6"/>
                    <pic:cNvPicPr>
                      <a:picLocks noChangeAspect="1" noChangeArrowheads="1"/>
                    </pic:cNvPicPr>
                  </pic:nvPicPr>
                  <pic:blipFill>
                    <a:blip r:embed="rId8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is</w:t>
      </w:r>
    </w:p>
    <w:p w:rsidR="00190644" w:rsidRPr="00C30527" w:rsidRDefault="00190644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Pr="00C30527">
        <w:rPr>
          <w:noProof/>
          <w:position w:val="-34"/>
        </w:rPr>
        <w:drawing>
          <wp:inline distT="0" distB="0" distL="0" distR="0" wp14:anchorId="2FB16F31" wp14:editId="45038624">
            <wp:extent cx="2105025" cy="590550"/>
            <wp:effectExtent l="0" t="0" r="9525" b="0"/>
            <wp:docPr id="217" name="Picture 2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"/>
                    <pic:cNvPicPr>
                      <a:picLocks noChangeArrowheads="1"/>
                    </pic:cNvPicPr>
                  </pic:nvPicPr>
                  <pic:blipFill>
                    <a:blip r:embed="rId8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hint="eastAsia"/>
        </w:rPr>
        <w:t>.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515" w:name="ZEqnNum472927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96</w:instrText>
        </w:r>
      </w:fldSimple>
      <w:r w:rsidR="000868CE" w:rsidRPr="00C30527">
        <w:instrText>)</w:instrText>
      </w:r>
      <w:bookmarkEnd w:id="515"/>
      <w:r w:rsidR="000868CE" w:rsidRPr="00C30527">
        <w:fldChar w:fldCharType="end"/>
      </w:r>
    </w:p>
    <w:p w:rsidR="00190644" w:rsidRPr="00C30527" w:rsidRDefault="0019064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33DE22B" wp14:editId="681A4790">
            <wp:extent cx="228600" cy="238125"/>
            <wp:effectExtent l="0" t="0" r="0" b="9525"/>
            <wp:docPr id="218" name="Picture 2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rrowheads="1"/>
                    </pic:cNvPicPr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always greater than zero if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53384524" wp14:editId="30C14A26">
            <wp:extent cx="136525" cy="231775"/>
            <wp:effectExtent l="0" t="0" r="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/>
                    <pic:cNvPicPr>
                      <a:picLocks noChangeAspect="1" noChangeArrowheads="1"/>
                    </pic:cNvPicPr>
                  </pic:nvPicPr>
                  <pic:blipFill>
                    <a:blip r:embed="rId8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&gt; 0 because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both the numerator and denominator </w:t>
      </w:r>
      <w:r w:rsidRPr="00C30527">
        <w:rPr>
          <w:rFonts w:ascii="Times New Roman" w:hAnsi="Times New Roman" w:cs="Times New Roman"/>
          <w:sz w:val="24"/>
          <w:szCs w:val="24"/>
        </w:rPr>
        <w:t>of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the </w:t>
      </w:r>
      <w:r w:rsidRPr="00C30527">
        <w:rPr>
          <w:rFonts w:ascii="Times New Roman" w:hAnsi="Times New Roman" w:cs="Times New Roman"/>
          <w:sz w:val="24"/>
          <w:szCs w:val="24"/>
        </w:rPr>
        <w:t>squared bracket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term in </w: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8671DC" w:rsidRPr="00C30527">
        <w:rPr>
          <w:rFonts w:ascii="Times New Roman" w:hAnsi="Times New Roman" w:cs="Times New Roman"/>
          <w:sz w:val="24"/>
          <w:szCs w:val="24"/>
        </w:rPr>
        <w:instrText xml:space="preserve"> GOTOBUTTON ZEqnNum472927  \* MERGEFORMAT </w:instrTex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8671DC" w:rsidRPr="00C30527">
        <w:rPr>
          <w:rFonts w:ascii="Times New Roman" w:hAnsi="Times New Roman" w:cs="Times New Roman"/>
          <w:sz w:val="24"/>
          <w:szCs w:val="24"/>
        </w:rPr>
        <w:instrText xml:space="preserve"> REF ZEqnNum472927 \* Charformat \! \* MERGEFORMAT </w:instrTex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(96)</w:instrTex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are positive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Thus, </w:t>
      </w:r>
      <w:r w:rsidRPr="00C30527">
        <w:rPr>
          <w:rFonts w:ascii="Times New Roman" w:hAnsi="Times New Roman" w:cs="Times New Roman"/>
          <w:sz w:val="24"/>
          <w:szCs w:val="24"/>
        </w:rPr>
        <w:t>it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can </w:t>
      </w:r>
      <w:r w:rsidRPr="00C30527">
        <w:rPr>
          <w:rFonts w:ascii="Times New Roman" w:hAnsi="Times New Roman" w:cs="Times New Roman"/>
          <w:sz w:val="24"/>
          <w:szCs w:val="24"/>
        </w:rPr>
        <w:t xml:space="preserve">be </w:t>
      </w:r>
      <w:r w:rsidRPr="00C30527">
        <w:rPr>
          <w:rFonts w:ascii="Times New Roman" w:hAnsi="Times New Roman" w:cs="Times New Roman" w:hint="eastAsia"/>
          <w:sz w:val="24"/>
          <w:szCs w:val="24"/>
        </w:rPr>
        <w:t>conclude</w:t>
      </w:r>
      <w:r w:rsidRPr="00C30527">
        <w:rPr>
          <w:rFonts w:ascii="Times New Roman" w:hAnsi="Times New Roman" w:cs="Times New Roman"/>
          <w:sz w:val="24"/>
          <w:szCs w:val="24"/>
        </w:rPr>
        <w:t>d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that the stationary point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02466601" wp14:editId="61C3F1CE">
            <wp:extent cx="214630" cy="240665"/>
            <wp:effectExtent l="0" t="0" r="0" b="6985"/>
            <wp:docPr id="220" name="Picture 2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78"/>
                    <pic:cNvPicPr>
                      <a:picLocks noChangeArrowheads="1"/>
                    </pic:cNvPicPr>
                  </pic:nvPicPr>
                  <pic:blipFill>
                    <a:blip r:embed="rId8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always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exists in the region of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5204395" wp14:editId="31CD6A25">
            <wp:extent cx="762000" cy="228600"/>
            <wp:effectExtent l="0" t="0" r="0" b="0"/>
            <wp:docPr id="221" name="Picture 2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rrowheads="1"/>
                    </pic:cNvPicPr>
                  </pic:nvPicPr>
                  <pic:blipFill>
                    <a:blip r:embed="rId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if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306DDE11" wp14:editId="01ECF6BD">
            <wp:extent cx="136525" cy="231775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7"/>
                    <pic:cNvPicPr>
                      <a:picLocks noChangeAspect="1" noChangeArrowheads="1"/>
                    </pic:cNvPicPr>
                  </pic:nvPicPr>
                  <pic:blipFill>
                    <a:blip r:embed="rId8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25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>&gt; 0.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The minimum function value is</w:t>
      </w:r>
    </w:p>
    <w:p w:rsidR="00190644" w:rsidRPr="00C30527" w:rsidRDefault="00190644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jc w:val="right"/>
        <w:rPr>
          <w:color w:val="FF0000"/>
        </w:rPr>
      </w:pPr>
      <w:r w:rsidRPr="00C30527">
        <w:rPr>
          <w:noProof/>
          <w:position w:val="-48"/>
        </w:rPr>
        <w:drawing>
          <wp:inline distT="0" distB="0" distL="0" distR="0" wp14:anchorId="7AC26BDA" wp14:editId="0FB07712">
            <wp:extent cx="3429000" cy="685800"/>
            <wp:effectExtent l="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/>
                    <pic:cNvPicPr>
                      <a:picLocks noChangeAspect="1" noChangeArrowheads="1"/>
                    </pic:cNvPicPr>
                  </pic:nvPicPr>
                  <pic:blipFill>
                    <a:blip r:embed="rId8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>.</w:t>
      </w:r>
      <w:r w:rsidR="00131E17" w:rsidRPr="00C30527">
        <w:t xml:space="preserve">         </w:t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97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190644" w:rsidRPr="00C30527" w:rsidRDefault="0019064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By definition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, </w:t>
      </w:r>
      <w:proofErr w:type="gramEnd"/>
      <w:r w:rsidRPr="00C30527">
        <w:rPr>
          <w:rFonts w:ascii="Times New Roman" w:hAnsi="Times New Roman" w:cs="Times New Roman"/>
          <w:position w:val="-16"/>
          <w:sz w:val="24"/>
          <w:szCs w:val="24"/>
        </w:rPr>
        <w:object w:dxaOrig="2540" w:dyaOrig="440" w14:anchorId="3045A4D4">
          <v:shape id="_x0000_i1331" type="#_x0000_t75" style="width:128.15pt;height:23.75pt" o:ole="">
            <v:imagedata r:id="rId819" o:title=""/>
          </v:shape>
          <o:OLEObject Type="Embed" ProgID="Equation.DSMT4" ShapeID="_x0000_i1331" DrawAspect="Content" ObjectID="_1486165536" r:id="rId820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which is equivalent to </w: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8671DC" w:rsidRPr="00C30527">
        <w:rPr>
          <w:rFonts w:ascii="Times New Roman" w:hAnsi="Times New Roman" w:cs="Times New Roman"/>
          <w:sz w:val="24"/>
          <w:szCs w:val="24"/>
        </w:rPr>
        <w:instrText xml:space="preserve"> GOTOBUTTON ZEqnNum444029  \* MERGEFORMAT </w:instrTex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8671DC" w:rsidRPr="00C30527">
        <w:rPr>
          <w:rFonts w:ascii="Times New Roman" w:hAnsi="Times New Roman" w:cs="Times New Roman"/>
          <w:sz w:val="24"/>
          <w:szCs w:val="24"/>
        </w:rPr>
        <w:instrText xml:space="preserve"> REF ZEqnNum444029 \* Charformat \! \* MERGEFORMAT </w:instrTex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(44)</w:instrTex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in Lemma 4. </w:t>
      </w:r>
    </w:p>
    <w:p w:rsidR="00190644" w:rsidRPr="00C30527" w:rsidRDefault="00190644" w:rsidP="00C30527">
      <w:pPr>
        <w:tabs>
          <w:tab w:val="center" w:pos="4536"/>
          <w:tab w:val="right" w:pos="9072"/>
        </w:tabs>
        <w:snapToGrid w:val="0"/>
        <w:ind w:firstLineChars="137" w:firstLine="329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End"/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7FD4B518" wp14:editId="1E344578">
            <wp:extent cx="381000" cy="2286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8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, then </w:t>
      </w:r>
      <w:r w:rsidR="003F02F5" w:rsidRPr="00C30527">
        <w:rPr>
          <w:rFonts w:ascii="Times New Roman" w:hAnsi="Times New Roman" w:cs="Times New Roman"/>
          <w:position w:val="-12"/>
          <w:sz w:val="24"/>
          <w:szCs w:val="24"/>
        </w:rPr>
        <w:object w:dxaOrig="2100" w:dyaOrig="360" w14:anchorId="20A35E50">
          <v:shape id="_x0000_i1332" type="#_x0000_t75" style="width:105.15pt;height:18.1pt" o:ole="">
            <v:imagedata r:id="rId822" o:title=""/>
            <o:lock v:ext="edit" aspectratio="f"/>
          </v:shape>
          <o:OLEObject Type="Embed" ProgID="Equation.DSMT4" ShapeID="_x0000_i1332" DrawAspect="Content" ObjectID="_1486165537" r:id="rId823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, which is a special case of </w: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8671DC" w:rsidRPr="00C30527">
        <w:rPr>
          <w:rFonts w:ascii="Times New Roman" w:hAnsi="Times New Roman" w:cs="Times New Roman"/>
          <w:sz w:val="24"/>
          <w:szCs w:val="24"/>
        </w:rPr>
        <w:instrText xml:space="preserve"> GOTOBUTTON ZEqnNum444029  \* MERGEFORMAT </w:instrTex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8671DC" w:rsidRPr="00C30527">
        <w:rPr>
          <w:rFonts w:ascii="Times New Roman" w:hAnsi="Times New Roman" w:cs="Times New Roman"/>
          <w:sz w:val="24"/>
          <w:szCs w:val="24"/>
        </w:rPr>
        <w:instrText xml:space="preserve"> REF ZEqnNum444029 \* Charformat \! \* MERGEFORMAT </w:instrTex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(44)</w:instrText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8671DC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>.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This completes the </w:t>
      </w:r>
      <w:r w:rsidRPr="00C30527">
        <w:rPr>
          <w:rFonts w:ascii="Times New Roman" w:hAnsi="Times New Roman" w:cs="Times New Roman" w:hint="eastAsia"/>
          <w:sz w:val="24"/>
          <w:szCs w:val="24"/>
        </w:rPr>
        <w:lastRenderedPageBreak/>
        <w:t>proof.</w:t>
      </w:r>
      <w:r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 ■</w:t>
      </w:r>
    </w:p>
    <w:p w:rsidR="00190644" w:rsidRPr="00C30527" w:rsidRDefault="0019064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</w:p>
    <w:p w:rsidR="00F065E4" w:rsidRPr="00C30527" w:rsidRDefault="00F065E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 xml:space="preserve">Appendix C: The proof of </w:t>
      </w:r>
      <w:r w:rsidR="003F77C6" w:rsidRPr="00C30527">
        <w:rPr>
          <w:rFonts w:ascii="Times New Roman" w:hAnsi="Times New Roman" w:cs="Times New Roman"/>
          <w:b/>
          <w:sz w:val="24"/>
          <w:szCs w:val="24"/>
        </w:rPr>
        <w:t>Lemma 5</w:t>
      </w:r>
    </w:p>
    <w:p w:rsidR="003F77C6" w:rsidRPr="00C30527" w:rsidRDefault="003F77C6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Consider a relaxed function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5659C7DC" wp14:editId="4D5536C3">
            <wp:extent cx="863600" cy="224790"/>
            <wp:effectExtent l="0" t="0" r="0" b="3810"/>
            <wp:docPr id="106" name="Pictur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0"/>
                    <pic:cNvPicPr>
                      <a:picLocks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3600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, denoted as </w:t>
      </w:r>
      <w:r w:rsidRPr="00C30527">
        <w:rPr>
          <w:rFonts w:ascii="Times New Roman" w:hAnsi="Times New Roman" w:cs="Times New Roman"/>
          <w:position w:val="-12"/>
          <w:sz w:val="24"/>
          <w:szCs w:val="24"/>
        </w:rPr>
        <w:object w:dxaOrig="1460" w:dyaOrig="360" w14:anchorId="67A39A22">
          <v:shape id="_x0000_i1333" type="#_x0000_t75" style="width:73.5pt;height:16.2pt" o:ole="">
            <v:imagedata r:id="rId824" o:title=""/>
          </v:shape>
          <o:OLEObject Type="Embed" ProgID="Equation.DSMT4" ShapeID="_x0000_i1333" DrawAspect="Content" ObjectID="_1486165538" r:id="rId825"/>
        </w:object>
      </w:r>
      <w:r w:rsidRPr="00C30527">
        <w:rPr>
          <w:rFonts w:ascii="Times New Roman" w:hAnsi="Times New Roman" w:cs="Times New Roman"/>
          <w:sz w:val="24"/>
          <w:szCs w:val="24"/>
        </w:rPr>
        <w:t>, where</w:t>
      </w:r>
      <w:r w:rsidRPr="00C3052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position w:val="-6"/>
          <w:sz w:val="24"/>
          <w:szCs w:val="24"/>
        </w:rPr>
        <w:object w:dxaOrig="499" w:dyaOrig="300" w14:anchorId="0A5CE758">
          <v:shape id="_x0000_i1334" type="#_x0000_t75" style="width:23.75pt;height:14.7pt" o:ole="">
            <v:imagedata r:id="rId826" o:title=""/>
          </v:shape>
          <o:OLEObject Type="Embed" ProgID="Equation.DSMT4" ShapeID="_x0000_i1334" DrawAspect="Content" ObjectID="_1486165539" r:id="rId827"/>
        </w:object>
      </w:r>
      <w:r w:rsidRPr="00C30527">
        <w:rPr>
          <w:rFonts w:ascii="Times New Roman" w:hAnsi="Times New Roman" w:cs="Times New Roman"/>
          <w:position w:val="-12"/>
          <w:sz w:val="24"/>
          <w:szCs w:val="24"/>
        </w:rPr>
        <w:object w:dxaOrig="400" w:dyaOrig="360" w14:anchorId="2923C382">
          <v:shape id="_x0000_i1335" type="#_x0000_t75" style="width:20.35pt;height:16.2pt" o:ole="">
            <v:imagedata r:id="rId828" o:title=""/>
          </v:shape>
          <o:OLEObject Type="Embed" ProgID="Equation.DSMT4" ShapeID="_x0000_i1335" DrawAspect="Content" ObjectID="_1486165540" r:id="rId829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(i.e., </w:t>
      </w:r>
      <w:r w:rsidRPr="00C30527">
        <w:rPr>
          <w:rFonts w:ascii="Times New Roman" w:hAnsi="Times New Roman" w:cs="Times New Roman"/>
          <w:position w:val="-6"/>
          <w:sz w:val="24"/>
          <w:szCs w:val="24"/>
        </w:rPr>
        <w:object w:dxaOrig="320" w:dyaOrig="300" w14:anchorId="5C100FF7">
          <v:shape id="_x0000_i1336" type="#_x0000_t75" style="width:15.85pt;height:14.7pt" o:ole="">
            <v:imagedata r:id="rId830" o:title=""/>
          </v:shape>
          <o:OLEObject Type="Embed" ProgID="Equation.DSMT4" ShapeID="_x0000_i1336" DrawAspect="Content" ObjectID="_1486165541" r:id="rId831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is a positive real number). Because </w:t>
      </w:r>
      <w:r w:rsidRPr="00C30527">
        <w:rPr>
          <w:rFonts w:ascii="Times New Roman" w:hAnsi="Times New Roman" w:cs="Times New Roman"/>
          <w:position w:val="-12"/>
          <w:sz w:val="24"/>
          <w:szCs w:val="24"/>
        </w:rPr>
        <w:object w:dxaOrig="1460" w:dyaOrig="360" w14:anchorId="6F416A58">
          <v:shape id="_x0000_i1337" type="#_x0000_t75" style="width:73.5pt;height:16.2pt" o:ole="">
            <v:imagedata r:id="rId824" o:title=""/>
          </v:shape>
          <o:OLEObject Type="Embed" ProgID="Equation.DSMT4" ShapeID="_x0000_i1337" DrawAspect="Content" ObjectID="_1486165542" r:id="rId832"/>
        </w:object>
      </w:r>
      <w:r w:rsidRPr="00C3052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is a continuous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function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C30527">
        <w:rPr>
          <w:rFonts w:ascii="Times New Roman" w:hAnsi="Times New Roman" w:cs="Times New Roman"/>
          <w:position w:val="-6"/>
          <w:sz w:val="24"/>
          <w:szCs w:val="24"/>
        </w:rPr>
        <w:object w:dxaOrig="320" w:dyaOrig="300" w14:anchorId="3B999639">
          <v:shape id="_x0000_i1338" type="#_x0000_t75" style="width:15.85pt;height:14.7pt" o:ole="">
            <v:imagedata r:id="rId830" o:title=""/>
          </v:shape>
          <o:OLEObject Type="Embed" ProgID="Equation.DSMT4" ShapeID="_x0000_i1338" DrawAspect="Content" ObjectID="_1486165543" r:id="rId833"/>
        </w:object>
      </w:r>
      <w:r w:rsidRPr="00C30527">
        <w:rPr>
          <w:rFonts w:ascii="Times New Roman" w:hAnsi="Times New Roman" w:cs="Times New Roman"/>
          <w:sz w:val="24"/>
          <w:szCs w:val="24"/>
        </w:rPr>
        <w:t>, t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he derivative of </w:t>
      </w:r>
      <w:r w:rsidRPr="00C30527">
        <w:rPr>
          <w:rFonts w:ascii="Times New Roman" w:hAnsi="Times New Roman" w:cs="Times New Roman"/>
          <w:position w:val="-12"/>
          <w:sz w:val="24"/>
          <w:szCs w:val="24"/>
        </w:rPr>
        <w:object w:dxaOrig="1460" w:dyaOrig="360" w14:anchorId="0E24E40C">
          <v:shape id="_x0000_i1339" type="#_x0000_t75" style="width:73.5pt;height:16.2pt" o:ole="">
            <v:imagedata r:id="rId824" o:title=""/>
          </v:shape>
          <o:OLEObject Type="Embed" ProgID="Equation.DSMT4" ShapeID="_x0000_i1339" DrawAspect="Content" ObjectID="_1486165544" r:id="rId834"/>
        </w:objec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 xml:space="preserve">can be taken in terms of </w:t>
      </w:r>
      <w:r w:rsidRPr="00C30527">
        <w:rPr>
          <w:rFonts w:ascii="Times New Roman" w:hAnsi="Times New Roman" w:cs="Times New Roman"/>
          <w:position w:val="-6"/>
          <w:sz w:val="24"/>
          <w:szCs w:val="24"/>
        </w:rPr>
        <w:object w:dxaOrig="320" w:dyaOrig="300" w14:anchorId="384D63F2">
          <v:shape id="_x0000_i1340" type="#_x0000_t75" style="width:15.85pt;height:14.7pt" o:ole="">
            <v:imagedata r:id="rId830" o:title=""/>
          </v:shape>
          <o:OLEObject Type="Embed" ProgID="Equation.DSMT4" ShapeID="_x0000_i1340" DrawAspect="Content" ObjectID="_1486165545" r:id="rId835"/>
        </w:object>
      </w:r>
      <w:r w:rsidRPr="00C30527">
        <w:rPr>
          <w:rFonts w:ascii="Times New Roman" w:hAnsi="Times New Roman" w:cs="Times New Roman" w:hint="eastAsia"/>
          <w:i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to obtain</w:t>
      </w:r>
      <w:r w:rsidRPr="00C30527">
        <w:tab/>
      </w:r>
    </w:p>
    <w:p w:rsidR="003F77C6" w:rsidRPr="00C30527" w:rsidRDefault="003F77C6" w:rsidP="00C30527">
      <w:pPr>
        <w:pStyle w:val="MTDisplayEquation"/>
        <w:tabs>
          <w:tab w:val="clear" w:pos="8300"/>
          <w:tab w:val="right" w:pos="9000"/>
        </w:tabs>
        <w:spacing w:after="156"/>
        <w:ind w:firstLineChars="0" w:firstLine="0"/>
        <w:jc w:val="right"/>
      </w:pPr>
      <w:r w:rsidRPr="00C30527">
        <w:rPr>
          <w:position w:val="-24"/>
        </w:rPr>
        <w:object w:dxaOrig="1880" w:dyaOrig="620" w14:anchorId="0C000E9D">
          <v:shape id="_x0000_i1341" type="#_x0000_t75" style="width:94.6pt;height:30.55pt" o:ole="">
            <v:imagedata r:id="rId836" o:title=""/>
          </v:shape>
          <o:OLEObject Type="Embed" ProgID="Equation.DSMT4" ShapeID="_x0000_i1341" DrawAspect="Content" ObjectID="_1486165546" r:id="rId837"/>
        </w:object>
      </w:r>
      <w:r w:rsidR="0001267B" w:rsidRPr="00C30527">
        <w:t>=</w:t>
      </w:r>
      <w:r w:rsidRPr="00C30527">
        <w:rPr>
          <w:position w:val="-32"/>
        </w:rPr>
        <w:object w:dxaOrig="4900" w:dyaOrig="900" w14:anchorId="793D4C63">
          <v:shape id="_x0000_i1342" type="#_x0000_t75" style="width:245.4pt;height:44.85pt" o:ole="">
            <v:imagedata r:id="rId838" o:title=""/>
          </v:shape>
          <o:OLEObject Type="Embed" ProgID="Equation.DSMT4" ShapeID="_x0000_i1342" DrawAspect="Content" ObjectID="_1486165547" r:id="rId839"/>
        </w:object>
      </w:r>
      <w:r w:rsidR="00131E17" w:rsidRPr="00C30527">
        <w:t xml:space="preserve">     </w:t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98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3F77C6" w:rsidRPr="00C30527" w:rsidRDefault="003F77C6" w:rsidP="00C30527">
      <w:pPr>
        <w:tabs>
          <w:tab w:val="center" w:pos="4536"/>
          <w:tab w:val="right" w:pos="9072"/>
        </w:tabs>
        <w:snapToGrid w:val="0"/>
      </w:pPr>
      <w:r w:rsidRPr="00C30527">
        <w:rPr>
          <w:rFonts w:ascii="Times New Roman" w:hAnsi="Times New Roman" w:cs="Times New Roman" w:hint="eastAsia"/>
          <w:sz w:val="24"/>
          <w:szCs w:val="24"/>
        </w:rPr>
        <w:t xml:space="preserve">The sign of </w:t>
      </w:r>
      <w:r w:rsidRPr="00C30527">
        <w:rPr>
          <w:position w:val="-24"/>
        </w:rPr>
        <w:object w:dxaOrig="1880" w:dyaOrig="620" w14:anchorId="3FA86A60">
          <v:shape id="_x0000_i1343" type="#_x0000_t75" style="width:94.6pt;height:30.55pt" o:ole="">
            <v:imagedata r:id="rId836" o:title=""/>
          </v:shape>
          <o:OLEObject Type="Embed" ProgID="Equation.DSMT4" ShapeID="_x0000_i1343" DrawAspect="Content" ObjectID="_1486165548" r:id="rId840"/>
        </w:objec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depends</w:t>
      </w:r>
      <w:r w:rsidRPr="00C30527">
        <w:rPr>
          <w:rFonts w:ascii="Times New Roman" w:hAnsi="Times New Roman" w:cs="Times New Roman"/>
          <w:sz w:val="24"/>
          <w:szCs w:val="24"/>
        </w:rPr>
        <w:t xml:space="preserve"> solely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on the sign of </w:t>
      </w:r>
      <w:r w:rsidRPr="00C30527">
        <w:rPr>
          <w:rFonts w:ascii="Times New Roman" w:hAnsi="Times New Roman" w:cs="Times New Roman"/>
          <w:position w:val="-32"/>
          <w:sz w:val="24"/>
          <w:szCs w:val="24"/>
        </w:rPr>
        <w:object w:dxaOrig="1700" w:dyaOrig="760" w14:anchorId="3B05BAD2">
          <v:shape id="_x0000_i1344" type="#_x0000_t75" style="width:84.8pt;height:38.05pt" o:ole="">
            <v:imagedata r:id="rId841" o:title=""/>
          </v:shape>
          <o:OLEObject Type="Embed" ProgID="Equation.DSMT4" ShapeID="_x0000_i1344" DrawAspect="Content" ObjectID="_1486165549" r:id="rId842"/>
        </w:objec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in </w:t>
      </w:r>
      <w:r w:rsidRPr="00C30527">
        <w:rPr>
          <w:rFonts w:ascii="Times New Roman" w:hAnsi="Times New Roman" w:cs="Times New Roman"/>
          <w:sz w:val="24"/>
          <w:szCs w:val="24"/>
        </w:rPr>
        <w:t xml:space="preserve">the above expression because </w:t>
      </w:r>
      <w:proofErr w:type="gramStart"/>
      <w:r w:rsidR="00D474A3"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C30527">
        <w:rPr>
          <w:rFonts w:ascii="Times New Roman" w:hAnsi="Times New Roman" w:cs="Times New Roman"/>
          <w:position w:val="-32"/>
          <w:sz w:val="24"/>
          <w:szCs w:val="24"/>
        </w:rPr>
        <w:object w:dxaOrig="2540" w:dyaOrig="900" w14:anchorId="65DCCAE0">
          <v:shape id="_x0000_i1345" type="#_x0000_t75" style="width:126.65pt;height:46.35pt" o:ole="">
            <v:imagedata r:id="rId843" o:title=""/>
          </v:shape>
          <o:OLEObject Type="Embed" ProgID="Equation.DSMT4" ShapeID="_x0000_i1345" DrawAspect="Content" ObjectID="_1486165550" r:id="rId844"/>
        </w:object>
      </w:r>
      <w:r w:rsidR="0001267B" w:rsidRPr="00C30527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DB1C11" w:rsidRPr="00C30527">
        <w:rPr>
          <w:rFonts w:ascii="Times New Roman" w:hAnsi="Times New Roman" w:cs="Times New Roman"/>
          <w:sz w:val="24"/>
          <w:szCs w:val="24"/>
        </w:rPr>
        <w:t>Because</w:t>
      </w:r>
      <w:r w:rsidR="006A4608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A4608" w:rsidRPr="00C30527">
        <w:rPr>
          <w:rFonts w:ascii="Times New Roman" w:hAnsi="Times New Roman" w:cs="Times New Roman"/>
          <w:position w:val="-30"/>
          <w:sz w:val="24"/>
          <w:szCs w:val="24"/>
        </w:rPr>
        <w:object w:dxaOrig="1359" w:dyaOrig="680" w14:anchorId="625FE33E">
          <v:shape id="_x0000_i1346" type="#_x0000_t75" style="width:67.1pt;height:36.2pt" o:ole="">
            <v:imagedata r:id="rId845" o:title=""/>
          </v:shape>
          <o:OLEObject Type="Embed" ProgID="Equation.DSMT4" ShapeID="_x0000_i1346" DrawAspect="Content" ObjectID="_1486165551" r:id="rId846"/>
        </w:object>
      </w:r>
      <w:r w:rsidR="000D318B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1267B" w:rsidRPr="00C3052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01267B" w:rsidRPr="00C30527">
        <w:rPr>
          <w:rFonts w:ascii="Times New Roman" w:hAnsi="Times New Roman" w:cs="Times New Roman"/>
          <w:sz w:val="24"/>
          <w:szCs w:val="24"/>
        </w:rPr>
        <w:t>see</w:t>
      </w:r>
      <w:r w:rsidR="000E1E0F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0E1E0F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E1E0F" w:rsidRPr="00C30527">
        <w:rPr>
          <w:rFonts w:ascii="Times New Roman" w:hAnsi="Times New Roman" w:cs="Times New Roman"/>
          <w:sz w:val="24"/>
          <w:szCs w:val="24"/>
        </w:rPr>
        <w:instrText xml:space="preserve"> GOTOBUTTON ZEqnNum613166  \* MERGEFORMAT </w:instrText>
      </w:r>
      <w:r w:rsidR="000E1E0F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E1E0F" w:rsidRPr="00C30527">
        <w:rPr>
          <w:rFonts w:ascii="Times New Roman" w:hAnsi="Times New Roman" w:cs="Times New Roman"/>
          <w:sz w:val="24"/>
          <w:szCs w:val="24"/>
        </w:rPr>
        <w:instrText xml:space="preserve"> REF ZEqnNum613166 \* Charformat \! \* MERGEFORMAT </w:instrText>
      </w:r>
      <w:r w:rsidR="000E1E0F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(43)</w:instrText>
      </w:r>
      <w:r w:rsidR="000E1E0F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E1E0F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1267B" w:rsidRPr="00C30527">
        <w:rPr>
          <w:rFonts w:ascii="Times New Roman" w:hAnsi="Times New Roman" w:cs="Times New Roman"/>
          <w:sz w:val="24"/>
          <w:szCs w:val="24"/>
        </w:rPr>
        <w:t>)</w:t>
      </w:r>
      <w:r w:rsidR="006A4608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t xml:space="preserve"> </w:t>
      </w:r>
      <w:r w:rsidRPr="00C30527">
        <w:tab/>
      </w:r>
    </w:p>
    <w:p w:rsidR="000D318B" w:rsidRPr="00C30527" w:rsidRDefault="006A4608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pacing w:afterLines="0"/>
        <w:ind w:firstLineChars="0" w:firstLine="0"/>
      </w:pPr>
      <w:proofErr w:type="gramStart"/>
      <w:r w:rsidRPr="00C30527">
        <w:t>t</w:t>
      </w:r>
      <w:r w:rsidR="000D318B" w:rsidRPr="00C30527">
        <w:t>he</w:t>
      </w:r>
      <w:proofErr w:type="gramEnd"/>
      <w:r w:rsidR="000D318B" w:rsidRPr="00C30527">
        <w:t xml:space="preserve"> right side of the above is not greater than </w:t>
      </w:r>
      <w:r w:rsidR="000D318B" w:rsidRPr="00C30527">
        <w:rPr>
          <w:position w:val="-30"/>
        </w:rPr>
        <w:object w:dxaOrig="760" w:dyaOrig="680" w14:anchorId="139DA2A2">
          <v:shape id="_x0000_i1347" type="#_x0000_t75" style="width:38.45pt;height:33.55pt" o:ole="">
            <v:imagedata r:id="rId847" o:title=""/>
          </v:shape>
          <o:OLEObject Type="Embed" ProgID="Equation.DSMT4" ShapeID="_x0000_i1347" DrawAspect="Content" ObjectID="_1486165552" r:id="rId848"/>
        </w:object>
      </w:r>
      <w:r w:rsidR="000D318B" w:rsidRPr="00C30527">
        <w:t xml:space="preserve"> due to the definition of </w:t>
      </w:r>
      <w:r w:rsidR="000D318B" w:rsidRPr="00C30527">
        <w:rPr>
          <w:position w:val="-12"/>
        </w:rPr>
        <w:object w:dxaOrig="440" w:dyaOrig="360" w14:anchorId="2174E3EA">
          <v:shape id="_x0000_i1348" type="#_x0000_t75" style="width:22.25pt;height:17.7pt" o:ole="">
            <v:imagedata r:id="rId849" o:title=""/>
          </v:shape>
          <o:OLEObject Type="Embed" ProgID="Equation.DSMT4" ShapeID="_x0000_i1348" DrawAspect="Content" ObjectID="_1486165553" r:id="rId850"/>
        </w:object>
      </w:r>
      <w:r w:rsidR="000D318B" w:rsidRPr="00C30527">
        <w:t>. Hence,</w:t>
      </w:r>
    </w:p>
    <w:p w:rsidR="000D318B" w:rsidRPr="00C30527" w:rsidRDefault="000D318B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pacing w:afterLines="0"/>
        <w:ind w:firstLineChars="0" w:firstLine="0"/>
        <w:jc w:val="right"/>
      </w:pPr>
      <w:r w:rsidRPr="00C30527">
        <w:tab/>
      </w:r>
      <w:r w:rsidRPr="00C30527">
        <w:rPr>
          <w:noProof/>
          <w:position w:val="-30"/>
        </w:rPr>
        <w:drawing>
          <wp:inline distT="0" distB="0" distL="0" distR="0" wp14:anchorId="5922A9A2" wp14:editId="21D2A10B">
            <wp:extent cx="1333500" cy="428625"/>
            <wp:effectExtent l="0" t="0" r="0" b="9525"/>
            <wp:docPr id="289" name="Picture 2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rrowheads="1"/>
                    </pic:cNvPicPr>
                  </pic:nvPicPr>
                  <pic:blipFill>
                    <a:blip r:embed="rId8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>.</w:t>
      </w:r>
      <w:r w:rsidR="00131E17" w:rsidRPr="00C30527">
        <w:t xml:space="preserve">                          </w:t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99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3F77C6" w:rsidRPr="00C30527" w:rsidRDefault="003F77C6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pacing w:afterLines="0"/>
        <w:ind w:firstLineChars="0" w:firstLine="0"/>
      </w:pPr>
      <w:r w:rsidRPr="00C30527">
        <w:t>Based on the above</w:t>
      </w:r>
      <w:r w:rsidR="009A115B" w:rsidRPr="00C30527">
        <w:t xml:space="preserve"> condition</w:t>
      </w:r>
      <w:r w:rsidRPr="00C30527">
        <w:t>,</w:t>
      </w:r>
    </w:p>
    <w:p w:rsidR="003F77C6" w:rsidRPr="00C30527" w:rsidRDefault="003F77C6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="0001267B" w:rsidRPr="00C30527">
        <w:rPr>
          <w:position w:val="-24"/>
        </w:rPr>
        <w:object w:dxaOrig="2400" w:dyaOrig="660" w14:anchorId="62942B6A">
          <v:shape id="_x0000_i1349" type="#_x0000_t75" style="width:118.35pt;height:33.95pt" o:ole="">
            <v:imagedata r:id="rId852" o:title=""/>
          </v:shape>
          <o:OLEObject Type="Embed" ProgID="Equation.DSMT4" ShapeID="_x0000_i1349" DrawAspect="Content" ObjectID="_1486165554" r:id="rId853"/>
        </w:object>
      </w:r>
      <w:proofErr w:type="gramStart"/>
      <w:r w:rsidR="0001267B" w:rsidRPr="00C30527">
        <w:t xml:space="preserve">and </w:t>
      </w:r>
      <w:proofErr w:type="gramEnd"/>
      <w:r w:rsidR="0001267B" w:rsidRPr="00C30527">
        <w:rPr>
          <w:position w:val="-32"/>
        </w:rPr>
        <w:object w:dxaOrig="2060" w:dyaOrig="760" w14:anchorId="69527007">
          <v:shape id="_x0000_i1350" type="#_x0000_t75" style="width:104.8pt;height:38.05pt" o:ole="">
            <v:imagedata r:id="rId854" o:title=""/>
          </v:shape>
          <o:OLEObject Type="Embed" ProgID="Equation.DSMT4" ShapeID="_x0000_i1350" DrawAspect="Content" ObjectID="_1486165555" r:id="rId855"/>
        </w:object>
      </w:r>
      <w:r w:rsidR="0001267B" w:rsidRPr="00C30527">
        <w:t xml:space="preserve">, </w:t>
      </w:r>
      <w:r w:rsidR="0001267B" w:rsidRPr="00C30527">
        <w:rPr>
          <w:position w:val="-6"/>
        </w:rPr>
        <w:object w:dxaOrig="600" w:dyaOrig="279" w14:anchorId="1AA0AA51">
          <v:shape id="_x0000_i1351" type="#_x0000_t75" style="width:29.4pt;height:12.8pt" o:ole="">
            <v:imagedata r:id="rId856" o:title=""/>
          </v:shape>
          <o:OLEObject Type="Embed" ProgID="Equation.DSMT4" ShapeID="_x0000_i1351" DrawAspect="Content" ObjectID="_1486165556" r:id="rId857"/>
        </w:object>
      </w:r>
      <w:r w:rsidR="0001267B" w:rsidRPr="00C30527">
        <w:t xml:space="preserve">. </w:t>
      </w:r>
      <w:r w:rsidRPr="00C30527">
        <w:tab/>
      </w:r>
    </w:p>
    <w:p w:rsidR="003F77C6" w:rsidRPr="00C30527" w:rsidRDefault="003F77C6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the sign of </w:t>
      </w:r>
      <w:r w:rsidRPr="00C30527">
        <w:rPr>
          <w:position w:val="-24"/>
        </w:rPr>
        <w:object w:dxaOrig="1880" w:dyaOrig="620" w14:anchorId="20B29CE0">
          <v:shape id="_x0000_i1352" type="#_x0000_t75" style="width:94.6pt;height:29.4pt" o:ole="">
            <v:imagedata r:id="rId836" o:title=""/>
          </v:shape>
          <o:OLEObject Type="Embed" ProgID="Equation.DSMT4" ShapeID="_x0000_i1352" DrawAspect="Content" ObjectID="_1486165557" r:id="rId858"/>
        </w:objec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is negative</w:t>
      </w:r>
      <w:r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Pr="00C30527">
        <w:rPr>
          <w:rFonts w:ascii="Times New Roman" w:hAnsi="Times New Roman" w:cs="Times New Roman"/>
          <w:position w:val="-12"/>
          <w:sz w:val="24"/>
          <w:szCs w:val="24"/>
        </w:rPr>
        <w:object w:dxaOrig="1460" w:dyaOrig="360" w14:anchorId="7F3900BB">
          <v:shape id="_x0000_i1353" type="#_x0000_t75" style="width:73.5pt;height:17.7pt" o:ole="">
            <v:imagedata r:id="rId824" o:title=""/>
          </v:shape>
          <o:OLEObject Type="Embed" ProgID="Equation.DSMT4" ShapeID="_x0000_i1353" DrawAspect="Content" ObjectID="_1486165558" r:id="rId859"/>
        </w:objec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is strictly decreasing</w:t>
      </w:r>
      <w:r w:rsidRPr="00C30527">
        <w:rPr>
          <w:rFonts w:ascii="Times New Roman" w:hAnsi="Times New Roman" w:cs="Times New Roman"/>
          <w:sz w:val="24"/>
          <w:szCs w:val="24"/>
        </w:rPr>
        <w:t xml:space="preserve"> in terms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of </w:t>
      </w:r>
      <w:proofErr w:type="gramEnd"/>
      <w:r w:rsidRPr="00C30527">
        <w:rPr>
          <w:rFonts w:ascii="Times New Roman" w:hAnsi="Times New Roman" w:cs="Times New Roman"/>
          <w:position w:val="-6"/>
          <w:sz w:val="24"/>
          <w:szCs w:val="24"/>
        </w:rPr>
        <w:object w:dxaOrig="320" w:dyaOrig="300" w14:anchorId="48DE1173">
          <v:shape id="_x0000_i1354" type="#_x0000_t75" style="width:16.2pt;height:14.7pt" o:ole="">
            <v:imagedata r:id="rId830" o:title=""/>
          </v:shape>
          <o:OLEObject Type="Embed" ProgID="Equation.DSMT4" ShapeID="_x0000_i1354" DrawAspect="Content" ObjectID="_1486165559" r:id="rId860"/>
        </w:objec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="003E4A99" w:rsidRPr="00C30527">
        <w:rPr>
          <w:rFonts w:ascii="Times New Roman" w:hAnsi="Times New Roman" w:cs="Times New Roman"/>
          <w:sz w:val="24"/>
          <w:szCs w:val="24"/>
        </w:rPr>
        <w:t>The variable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position w:val="-6"/>
          <w:sz w:val="24"/>
          <w:szCs w:val="24"/>
        </w:rPr>
        <w:object w:dxaOrig="320" w:dyaOrig="300" w14:anchorId="0A504B03">
          <v:shape id="_x0000_i1355" type="#_x0000_t75" style="width:16.2pt;height:14.7pt" o:ole="">
            <v:imagedata r:id="rId830" o:title=""/>
          </v:shape>
          <o:OLEObject Type="Embed" ProgID="Equation.DSMT4" ShapeID="_x0000_i1355" DrawAspect="Content" ObjectID="_1486165560" r:id="rId861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can be a positive integer,</w:t>
      </w:r>
      <w:r w:rsidR="001E63ED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Pr="00C30527">
        <w:rPr>
          <w:rFonts w:ascii="Times New Roman" w:hAnsi="Times New Roman" w:cs="Times New Roman"/>
          <w:sz w:val="24"/>
          <w:szCs w:val="24"/>
        </w:rPr>
        <w:t xml:space="preserve">hence </w:t>
      </w:r>
      <w:r w:rsidRPr="00C30527">
        <w:rPr>
          <w:rFonts w:ascii="Times New Roman" w:hAnsi="Times New Roman" w:cs="Times New Roman"/>
          <w:b/>
          <w:position w:val="-12"/>
          <w:sz w:val="24"/>
          <w:szCs w:val="24"/>
        </w:rPr>
        <w:object w:dxaOrig="1359" w:dyaOrig="360" w14:anchorId="455A6A96">
          <v:shape id="_x0000_i1356" type="#_x0000_t75" style="width:70.5pt;height:17.7pt" o:ole="">
            <v:imagedata r:id="rId862" o:title=""/>
          </v:shape>
          <o:OLEObject Type="Embed" ProgID="Equation.DSMT4" ShapeID="_x0000_i1356" DrawAspect="Content" ObjectID="_1486165561" r:id="rId863"/>
        </w:object>
      </w:r>
      <w:r w:rsidRPr="00C3052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is</w:t>
      </w:r>
      <w:r w:rsidR="003E4A99" w:rsidRPr="00C30527">
        <w:rPr>
          <w:rFonts w:ascii="Times New Roman" w:hAnsi="Times New Roman" w:cs="Times New Roman"/>
          <w:sz w:val="24"/>
          <w:szCs w:val="24"/>
        </w:rPr>
        <w:t xml:space="preserve"> also</w:t>
      </w:r>
      <w:r w:rsidRPr="00C30527">
        <w:rPr>
          <w:rFonts w:ascii="Times New Roman" w:hAnsi="Times New Roman" w:cs="Times New Roman"/>
          <w:sz w:val="24"/>
          <w:szCs w:val="24"/>
        </w:rPr>
        <w:t xml:space="preserve"> decreasing </w:t>
      </w:r>
      <w:r w:rsidR="00A763CA" w:rsidRPr="00C30527">
        <w:rPr>
          <w:rFonts w:ascii="Times New Roman" w:hAnsi="Times New Roman" w:cs="Times New Roman"/>
          <w:sz w:val="24"/>
          <w:szCs w:val="24"/>
        </w:rPr>
        <w:t xml:space="preserve">in terms </w:t>
      </w:r>
      <w:proofErr w:type="gramStart"/>
      <w:r w:rsidR="00A763CA" w:rsidRPr="00C30527">
        <w:rPr>
          <w:rFonts w:ascii="Times New Roman" w:hAnsi="Times New Roman" w:cs="Times New Roman"/>
          <w:sz w:val="24"/>
          <w:szCs w:val="24"/>
        </w:rPr>
        <w:t>of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Pr="00C30527">
        <w:rPr>
          <w:rFonts w:ascii="Times New Roman" w:hAnsi="Times New Roman" w:cs="Times New Roman"/>
          <w:position w:val="-12"/>
          <w:sz w:val="24"/>
          <w:szCs w:val="24"/>
        </w:rPr>
        <w:object w:dxaOrig="780" w:dyaOrig="360" w14:anchorId="38B7D4AF">
          <v:shape id="_x0000_i1357" type="#_x0000_t75" style="width:38.85pt;height:17.7pt" o:ole="">
            <v:imagedata r:id="rId399" o:title=""/>
          </v:shape>
          <o:OLEObject Type="Embed" ProgID="Equation.DSMT4" ShapeID="_x0000_i1357" DrawAspect="Content" ObjectID="_1486165562" r:id="rId864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F77C6" w:rsidRPr="00C30527" w:rsidRDefault="0001267B" w:rsidP="00C30527">
      <w:pPr>
        <w:tabs>
          <w:tab w:val="center" w:pos="4536"/>
          <w:tab w:val="right" w:pos="9072"/>
        </w:tabs>
        <w:snapToGrid w:val="0"/>
        <w:ind w:firstLine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Furthermore, </w:t>
      </w:r>
      <w:r w:rsidR="00DB1C11" w:rsidRPr="00C30527">
        <w:rPr>
          <w:rFonts w:ascii="Times New Roman" w:hAnsi="Times New Roman" w:cs="Times New Roman"/>
          <w:sz w:val="24"/>
          <w:szCs w:val="24"/>
        </w:rPr>
        <w:t>because</w:t>
      </w:r>
      <w:r w:rsidR="003F77C6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6A4608" w:rsidRPr="00C30527">
        <w:rPr>
          <w:rFonts w:ascii="Times New Roman" w:hAnsi="Times New Roman" w:cs="Times New Roman"/>
          <w:position w:val="-32"/>
          <w:sz w:val="24"/>
          <w:szCs w:val="24"/>
        </w:rPr>
        <w:object w:dxaOrig="2820" w:dyaOrig="900" w14:anchorId="7F670F64">
          <v:shape id="_x0000_i1358" type="#_x0000_t75" style="width:141pt;height:44.5pt" o:ole="">
            <v:imagedata r:id="rId865" o:title=""/>
          </v:shape>
          <o:OLEObject Type="Embed" ProgID="Equation.DSMT4" ShapeID="_x0000_i1358" DrawAspect="Content" ObjectID="_1486165563" r:id="rId866"/>
        </w:object>
      </w:r>
      <w:r w:rsidR="006A4608" w:rsidRPr="00C30527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="006A4608" w:rsidRPr="00C30527">
        <w:rPr>
          <w:rFonts w:ascii="Times New Roman" w:hAnsi="Times New Roman" w:cs="Times New Roman"/>
          <w:sz w:val="24"/>
          <w:szCs w:val="24"/>
        </w:rPr>
        <w:t xml:space="preserve">see </w:t>
      </w:r>
      <w:proofErr w:type="gramEnd"/>
      <w:r w:rsidR="006A460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6A4608" w:rsidRPr="00C30527">
        <w:rPr>
          <w:rFonts w:ascii="Times New Roman" w:hAnsi="Times New Roman" w:cs="Times New Roman"/>
          <w:sz w:val="24"/>
          <w:szCs w:val="24"/>
        </w:rPr>
        <w:instrText xml:space="preserve"> GOTOBUTTON ZEqnNum613166  \* MERGEFORMAT </w:instrText>
      </w:r>
      <w:r w:rsidR="006A460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6A4608" w:rsidRPr="00C30527">
        <w:rPr>
          <w:rFonts w:ascii="Times New Roman" w:hAnsi="Times New Roman" w:cs="Times New Roman"/>
          <w:sz w:val="24"/>
          <w:szCs w:val="24"/>
        </w:rPr>
        <w:instrText xml:space="preserve"> REF ZEqnNum613166 \* Charformat \! \* MERGEFORMAT </w:instrText>
      </w:r>
      <w:r w:rsidR="006A460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(43)</w:instrText>
      </w:r>
      <w:r w:rsidR="006A460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6A460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6A4608" w:rsidRPr="00C30527">
        <w:rPr>
          <w:rFonts w:ascii="Times New Roman" w:hAnsi="Times New Roman" w:cs="Times New Roman"/>
          <w:sz w:val="24"/>
          <w:szCs w:val="24"/>
        </w:rPr>
        <w:t>)</w:t>
      </w:r>
      <w:r w:rsidR="000D318B" w:rsidRPr="00C30527">
        <w:rPr>
          <w:rFonts w:ascii="Times New Roman" w:hAnsi="Times New Roman" w:cs="Times New Roman"/>
          <w:sz w:val="24"/>
          <w:szCs w:val="24"/>
        </w:rPr>
        <w:t xml:space="preserve"> and </w:t>
      </w:r>
      <w:r w:rsidR="000D318B" w:rsidRPr="00C30527">
        <w:rPr>
          <w:noProof/>
          <w:position w:val="-20"/>
        </w:rPr>
        <w:drawing>
          <wp:inline distT="0" distB="0" distL="0" distR="0" wp14:anchorId="2878D9C5" wp14:editId="3F472BF0">
            <wp:extent cx="971550" cy="304800"/>
            <wp:effectExtent l="0" t="0" r="0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77C6" w:rsidRPr="00C30527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3F77C6" w:rsidRPr="00C30527" w:rsidRDefault="00131E17" w:rsidP="00C30527">
      <w:pPr>
        <w:pStyle w:val="MTDisplayEquation"/>
        <w:tabs>
          <w:tab w:val="clear" w:pos="8300"/>
          <w:tab w:val="right" w:pos="9000"/>
        </w:tabs>
        <w:spacing w:after="156"/>
      </w:pPr>
      <w:r w:rsidRPr="00C30527">
        <w:tab/>
      </w:r>
      <w:r w:rsidRPr="00C30527">
        <w:rPr>
          <w:position w:val="-32"/>
        </w:rPr>
        <w:object w:dxaOrig="2799" w:dyaOrig="900" w14:anchorId="40F6DAD8">
          <v:shape id="_x0000_i1359" type="#_x0000_t75" style="width:140.25pt;height:44.85pt" o:ole="">
            <v:imagedata r:id="rId867" o:title=""/>
          </v:shape>
          <o:OLEObject Type="Embed" ProgID="Equation.DSMT4" ShapeID="_x0000_i1359" DrawAspect="Content" ObjectID="_1486165564" r:id="rId868"/>
        </w:object>
      </w:r>
      <w:r w:rsidR="000868CE" w:rsidRPr="00C30527">
        <w:t>.</w:t>
      </w:r>
      <w:r w:rsidRPr="00C30527">
        <w:t xml:space="preserve">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100</w:instrText>
        </w:r>
      </w:fldSimple>
      <w:r w:rsidR="000868CE" w:rsidRPr="00C30527">
        <w:instrText>)</w:instrText>
      </w:r>
      <w:r w:rsidR="000868CE" w:rsidRPr="00C30527">
        <w:fldChar w:fldCharType="end"/>
      </w:r>
      <w:r w:rsidR="0001267B" w:rsidRPr="00C30527">
        <w:t xml:space="preserve"> </w:t>
      </w:r>
    </w:p>
    <w:p w:rsidR="00C16DB3" w:rsidRPr="00C30527" w:rsidRDefault="00D474A3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Due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to</w:t>
      </w:r>
      <w:r w:rsidR="001F0DD1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1F0DD1" w:rsidRPr="00C30527">
        <w:rPr>
          <w:rFonts w:ascii="Times New Roman" w:hAnsi="Times New Roman" w:cs="Times New Roman"/>
          <w:position w:val="-28"/>
          <w:sz w:val="24"/>
          <w:szCs w:val="24"/>
        </w:rPr>
        <w:object w:dxaOrig="1340" w:dyaOrig="680" w14:anchorId="593677CB">
          <v:shape id="_x0000_i1360" type="#_x0000_t75" style="width:67.1pt;height:33.55pt" o:ole="">
            <v:imagedata r:id="rId869" o:title=""/>
          </v:shape>
          <o:OLEObject Type="Embed" ProgID="Equation.DSMT4" ShapeID="_x0000_i1360" DrawAspect="Content" ObjectID="_1486165565" r:id="rId870"/>
        </w:object>
      </w:r>
      <w:r w:rsidR="001F0DD1" w:rsidRPr="00C30527">
        <w:rPr>
          <w:rFonts w:ascii="Times New Roman" w:hAnsi="Times New Roman" w:cs="Times New Roman"/>
          <w:sz w:val="24"/>
          <w:szCs w:val="24"/>
        </w:rPr>
        <w:t>, t</w:t>
      </w:r>
      <w:r w:rsidR="00C16DB3" w:rsidRPr="00C30527">
        <w:rPr>
          <w:rFonts w:ascii="Times New Roman" w:hAnsi="Times New Roman" w:cs="Times New Roman"/>
          <w:sz w:val="24"/>
          <w:szCs w:val="24"/>
        </w:rPr>
        <w:t>he right side of the above inequality</w:t>
      </w:r>
      <w:r w:rsidR="001F0DD1" w:rsidRPr="00C30527">
        <w:rPr>
          <w:rFonts w:ascii="Times New Roman" w:hAnsi="Times New Roman" w:cs="Times New Roman"/>
          <w:sz w:val="24"/>
          <w:szCs w:val="24"/>
        </w:rPr>
        <w:t xml:space="preserve"> is less </w:t>
      </w:r>
      <w:r w:rsidR="001F0DD1" w:rsidRPr="00C30527">
        <w:rPr>
          <w:rFonts w:ascii="Times New Roman" w:hAnsi="Times New Roman" w:cs="Times New Roman"/>
          <w:position w:val="-32"/>
          <w:sz w:val="24"/>
          <w:szCs w:val="24"/>
        </w:rPr>
        <w:object w:dxaOrig="1860" w:dyaOrig="900" w14:anchorId="199E9318">
          <v:shape id="_x0000_i1361" type="#_x0000_t75" style="width:92.35pt;height:44.85pt" o:ole="">
            <v:imagedata r:id="rId871" o:title=""/>
          </v:shape>
          <o:OLEObject Type="Embed" ProgID="Equation.DSMT4" ShapeID="_x0000_i1361" DrawAspect="Content" ObjectID="_1486165566" r:id="rId872"/>
        </w:object>
      </w:r>
      <w:r w:rsidR="003F0525" w:rsidRPr="00C30527">
        <w:rPr>
          <w:rFonts w:ascii="Times New Roman" w:hAnsi="Times New Roman" w:cs="Times New Roman"/>
          <w:sz w:val="24"/>
          <w:szCs w:val="24"/>
        </w:rPr>
        <w:t>, leading to:</w:t>
      </w:r>
    </w:p>
    <w:p w:rsidR="00C16DB3" w:rsidRPr="00C30527" w:rsidRDefault="00131E17" w:rsidP="00C30527">
      <w:pPr>
        <w:pStyle w:val="MTDisplayEquation"/>
        <w:tabs>
          <w:tab w:val="clear" w:pos="8300"/>
          <w:tab w:val="right" w:pos="9000"/>
        </w:tabs>
        <w:spacing w:after="156"/>
        <w:rPr>
          <w:i/>
        </w:rPr>
      </w:pPr>
      <w:r w:rsidRPr="00C30527">
        <w:tab/>
      </w:r>
      <w:r w:rsidRPr="00C30527">
        <w:rPr>
          <w:position w:val="-32"/>
        </w:rPr>
        <w:object w:dxaOrig="2439" w:dyaOrig="900" w14:anchorId="737DCC38">
          <v:shape id="_x0000_i1362" type="#_x0000_t75" style="width:121.75pt;height:44.85pt" o:ole="">
            <v:imagedata r:id="rId873" o:title=""/>
          </v:shape>
          <o:OLEObject Type="Embed" ProgID="Equation.DSMT4" ShapeID="_x0000_i1362" DrawAspect="Content" ObjectID="_1486165567" r:id="rId874"/>
        </w:object>
      </w:r>
      <w:r w:rsidRPr="00C30527">
        <w:t xml:space="preserve">.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101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810333" w:rsidRPr="00C30527" w:rsidRDefault="003F77C6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lastRenderedPageBreak/>
        <w:t xml:space="preserve">By multiplying both sides of the above inequality by a positive </w:t>
      </w:r>
      <w:proofErr w:type="gramStart"/>
      <w:r w:rsidR="00E62502" w:rsidRPr="00C30527">
        <w:rPr>
          <w:rFonts w:ascii="Times New Roman" w:hAnsi="Times New Roman" w:cs="Times New Roman"/>
          <w:sz w:val="24"/>
          <w:szCs w:val="24"/>
        </w:rPr>
        <w:t>number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End"/>
      <w:r w:rsidR="000E1E0F" w:rsidRPr="00C30527">
        <w:rPr>
          <w:rFonts w:ascii="Times New Roman" w:hAnsi="Times New Roman" w:cs="Times New Roman"/>
          <w:noProof/>
          <w:position w:val="-28"/>
          <w:sz w:val="24"/>
          <w:szCs w:val="24"/>
        </w:rPr>
        <w:object w:dxaOrig="1579" w:dyaOrig="820" w14:anchorId="3C106BA4">
          <v:shape id="_x0000_i1363" type="#_x0000_t75" style="width:78.4pt;height:41.45pt" o:ole="">
            <v:imagedata r:id="rId875" o:title=""/>
          </v:shape>
          <o:OLEObject Type="Embed" ProgID="Equation.DSMT4" ShapeID="_x0000_i1363" DrawAspect="Content" ObjectID="_1486165568" r:id="rId876"/>
        </w:object>
      </w:r>
      <w:r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t xml:space="preserve"> </w:t>
      </w:r>
    </w:p>
    <w:p w:rsidR="003F77C6" w:rsidRPr="00C30527" w:rsidRDefault="00131E17" w:rsidP="00C30527">
      <w:pPr>
        <w:pStyle w:val="MTDisplayEquation"/>
        <w:tabs>
          <w:tab w:val="clear" w:pos="8300"/>
          <w:tab w:val="right" w:pos="9000"/>
        </w:tabs>
        <w:spacing w:after="156"/>
      </w:pPr>
      <w:r w:rsidRPr="00C30527">
        <w:tab/>
      </w:r>
      <w:r w:rsidRPr="00C30527">
        <w:rPr>
          <w:position w:val="-32"/>
        </w:rPr>
        <w:object w:dxaOrig="6080" w:dyaOrig="900" w14:anchorId="5CFE509D">
          <v:shape id="_x0000_i1364" type="#_x0000_t75" style="width:303.85pt;height:44.85pt" o:ole="">
            <v:imagedata r:id="rId877" o:title=""/>
          </v:shape>
          <o:OLEObject Type="Embed" ProgID="Equation.DSMT4" ShapeID="_x0000_i1364" DrawAspect="Content" ObjectID="_1486165569" r:id="rId878"/>
        </w:object>
      </w:r>
      <w:r w:rsidRPr="00C30527">
        <w:t xml:space="preserve">.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102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3F77C6" w:rsidRPr="00C30527" w:rsidRDefault="003F77C6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It can then be concluded that</w:t>
      </w:r>
    </w:p>
    <w:p w:rsidR="00810333" w:rsidRPr="00C30527" w:rsidRDefault="00131E17" w:rsidP="00C30527">
      <w:pPr>
        <w:pStyle w:val="MTDisplayEquation"/>
        <w:tabs>
          <w:tab w:val="clear" w:pos="8300"/>
          <w:tab w:val="right" w:pos="9000"/>
        </w:tabs>
        <w:spacing w:after="156"/>
      </w:pPr>
      <w:r w:rsidRPr="00C30527">
        <w:tab/>
      </w:r>
      <w:r w:rsidRPr="00C30527">
        <w:rPr>
          <w:position w:val="-44"/>
        </w:rPr>
        <w:object w:dxaOrig="7200" w:dyaOrig="999" w14:anchorId="23676F4E">
          <v:shape id="_x0000_i1365" type="#_x0000_t75" style="width:5in;height:49.75pt" o:ole="">
            <v:imagedata r:id="rId879" o:title=""/>
          </v:shape>
          <o:OLEObject Type="Embed" ProgID="Equation.DSMT4" ShapeID="_x0000_i1365" DrawAspect="Content" ObjectID="_1486165570" r:id="rId880"/>
        </w:object>
      </w:r>
      <w:r w:rsidRPr="00C30527">
        <w:t xml:space="preserve">.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103</w:instrText>
        </w:r>
      </w:fldSimple>
      <w:r w:rsidR="000868CE" w:rsidRPr="00C30527">
        <w:instrText>)</w:instrText>
      </w:r>
      <w:r w:rsidR="000868CE" w:rsidRPr="00C30527">
        <w:fldChar w:fldCharType="end"/>
      </w:r>
      <w:r w:rsidR="003F77C6" w:rsidRPr="00C30527">
        <w:t xml:space="preserve"> </w:t>
      </w:r>
    </w:p>
    <w:p w:rsidR="003F77C6" w:rsidRPr="00C30527" w:rsidRDefault="006A4608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According to the above,</w:t>
      </w:r>
      <w:r w:rsidR="00810333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10333" w:rsidRPr="00C30527">
        <w:rPr>
          <w:rFonts w:ascii="Times New Roman" w:hAnsi="Times New Roman" w:cs="Times New Roman"/>
          <w:position w:val="-12"/>
          <w:sz w:val="24"/>
          <w:szCs w:val="24"/>
        </w:rPr>
        <w:object w:dxaOrig="1359" w:dyaOrig="360" w14:anchorId="5225B5C3">
          <v:shape id="_x0000_i1366" type="#_x0000_t75" style="width:67.5pt;height:17.7pt" o:ole="">
            <v:imagedata r:id="rId881" o:title=""/>
          </v:shape>
          <o:OLEObject Type="Embed" ProgID="Equation.DSMT4" ShapeID="_x0000_i1366" DrawAspect="Content" ObjectID="_1486165571" r:id="rId882"/>
        </w:object>
      </w:r>
      <w:r w:rsidR="00810333" w:rsidRPr="00C30527">
        <w:rPr>
          <w:rFonts w:ascii="Times New Roman" w:hAnsi="Times New Roman" w:cs="Times New Roman"/>
          <w:sz w:val="24"/>
          <w:szCs w:val="24"/>
        </w:rPr>
        <w:t xml:space="preserve"> is</w:t>
      </w:r>
      <w:r w:rsidRPr="00C30527">
        <w:rPr>
          <w:rFonts w:ascii="Times New Roman" w:hAnsi="Times New Roman" w:cs="Times New Roman"/>
          <w:sz w:val="24"/>
          <w:szCs w:val="24"/>
        </w:rPr>
        <w:t xml:space="preserve"> both</w:t>
      </w:r>
      <w:r w:rsidR="00810333" w:rsidRPr="00C30527">
        <w:rPr>
          <w:rFonts w:ascii="Times New Roman" w:hAnsi="Times New Roman" w:cs="Times New Roman"/>
          <w:sz w:val="24"/>
          <w:szCs w:val="24"/>
        </w:rPr>
        <w:t xml:space="preserve"> strictly decreasing </w:t>
      </w:r>
      <w:r w:rsidR="001E63ED" w:rsidRPr="00C30527">
        <w:rPr>
          <w:rFonts w:ascii="Times New Roman" w:hAnsi="Times New Roman" w:cs="Times New Roman"/>
          <w:sz w:val="24"/>
          <w:szCs w:val="24"/>
        </w:rPr>
        <w:t>in terms of</w:t>
      </w:r>
      <w:r w:rsidR="00810333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810333" w:rsidRPr="00C30527">
        <w:rPr>
          <w:rFonts w:ascii="Times New Roman" w:hAnsi="Times New Roman" w:cs="Times New Roman"/>
          <w:position w:val="-6"/>
          <w:sz w:val="24"/>
          <w:szCs w:val="24"/>
        </w:rPr>
        <w:object w:dxaOrig="260" w:dyaOrig="220" w14:anchorId="0BBADD0C">
          <v:shape id="_x0000_i1367" type="#_x0000_t75" style="width:12.8pt;height:11.7pt" o:ole="">
            <v:imagedata r:id="rId883" o:title=""/>
          </v:shape>
          <o:OLEObject Type="Embed" ProgID="Equation.DSMT4" ShapeID="_x0000_i1367" DrawAspect="Content" ObjectID="_1486165572" r:id="rId884"/>
        </w:object>
      </w:r>
      <w:r w:rsidR="00810333" w:rsidRPr="00C30527">
        <w:rPr>
          <w:rFonts w:ascii="Times New Roman" w:hAnsi="Times New Roman" w:cs="Times New Roman"/>
          <w:sz w:val="24"/>
          <w:szCs w:val="24"/>
        </w:rPr>
        <w:t xml:space="preserve"> and positive. </w:t>
      </w:r>
      <w:r w:rsidR="001E6628" w:rsidRPr="00C30527">
        <w:rPr>
          <w:rFonts w:ascii="Times New Roman" w:hAnsi="Times New Roman" w:cs="Times New Roman"/>
          <w:sz w:val="24"/>
          <w:szCs w:val="24"/>
        </w:rPr>
        <w:t>This completes the proof.</w:t>
      </w:r>
      <w:r w:rsidR="001E6628"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 </w:t>
      </w:r>
      <w:r w:rsidR="003F77C6" w:rsidRPr="00C30527">
        <w:rPr>
          <w:rFonts w:ascii="Arial" w:hAnsi="Arial" w:cs="Arial"/>
          <w:vertAlign w:val="superscript"/>
        </w:rPr>
        <w:t>■</w:t>
      </w:r>
    </w:p>
    <w:p w:rsidR="001F01C2" w:rsidRPr="00C30527" w:rsidRDefault="001F01C2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</w:p>
    <w:p w:rsidR="00F065E4" w:rsidRPr="00C30527" w:rsidRDefault="00F065E4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b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 xml:space="preserve">Appendix D: The proof of </w:t>
      </w:r>
      <w:r w:rsidR="001F01C2" w:rsidRPr="00C30527">
        <w:rPr>
          <w:rFonts w:ascii="Times New Roman" w:hAnsi="Times New Roman" w:cs="Times New Roman"/>
          <w:b/>
          <w:sz w:val="24"/>
          <w:szCs w:val="24"/>
        </w:rPr>
        <w:t>Lemma 6</w:t>
      </w:r>
      <w:r w:rsidR="001F01C2" w:rsidRPr="00C30527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</w:p>
    <w:p w:rsidR="001F01C2" w:rsidRPr="00C30527" w:rsidRDefault="001F01C2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According to </w:t>
      </w:r>
      <w:r w:rsidRPr="00C30527">
        <w:rPr>
          <w:rFonts w:ascii="Times New Roman" w:hAnsi="Times New Roman" w:cs="Times New Roman"/>
          <w:i/>
          <w:sz w:val="24"/>
          <w:szCs w:val="24"/>
        </w:rPr>
        <w:t>Lemma 5</w:t>
      </w:r>
      <w:r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86D7A12" wp14:editId="0AF0BCE4">
            <wp:extent cx="876300" cy="228600"/>
            <wp:effectExtent l="0" t="0" r="0" b="0"/>
            <wp:docPr id="131" name="Picture 1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rrowheads="1"/>
                    </pic:cNvPicPr>
                  </pic:nvPicPr>
                  <pic:blipFill>
                    <a:blip r:embed="rId3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is a decreasing function </w:t>
      </w:r>
      <w:r w:rsidR="003B1F39" w:rsidRPr="00C30527">
        <w:rPr>
          <w:rFonts w:ascii="Times New Roman" w:hAnsi="Times New Roman" w:cs="Times New Roman"/>
          <w:sz w:val="24"/>
          <w:szCs w:val="24"/>
        </w:rPr>
        <w:t>in terms of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B7259A" w:rsidRPr="00C30527">
        <w:rPr>
          <w:rFonts w:ascii="Times New Roman" w:hAnsi="Times New Roman" w:cs="Times New Roman"/>
          <w:position w:val="-6"/>
          <w:sz w:val="24"/>
          <w:szCs w:val="24"/>
        </w:rPr>
        <w:object w:dxaOrig="260" w:dyaOrig="220" w14:anchorId="42E07758">
          <v:shape id="_x0000_i1368" type="#_x0000_t75" style="width:12.8pt;height:11.3pt" o:ole="">
            <v:imagedata r:id="rId885" o:title=""/>
            <o:lock v:ext="edit" aspectratio="f"/>
          </v:shape>
          <o:OLEObject Type="Embed" ProgID="Equation.DSMT4" ShapeID="_x0000_i1368" DrawAspect="Content" ObjectID="_1486165573" r:id="rId886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when </w:t>
      </w:r>
      <w:proofErr w:type="gramEnd"/>
      <w:r w:rsidRPr="00C30527">
        <w:rPr>
          <w:position w:val="-12"/>
        </w:rPr>
        <w:object w:dxaOrig="800" w:dyaOrig="360" w14:anchorId="384F4AE1">
          <v:shape id="_x0000_i1369" type="#_x0000_t75" style="width:38.85pt;height:17.7pt" o:ole="">
            <v:imagedata r:id="rId383" o:title=""/>
          </v:shape>
          <o:OLEObject Type="Embed" ProgID="Equation.DSMT4" ShapeID="_x0000_i1369" DrawAspect="Content" ObjectID="_1486165574" r:id="rId887"/>
        </w:object>
      </w:r>
      <w:r w:rsidRPr="00C30527">
        <w:rPr>
          <w:rFonts w:ascii="Times New Roman" w:hAnsi="Times New Roman" w:cs="Times New Roman"/>
          <w:sz w:val="24"/>
          <w:szCs w:val="24"/>
        </w:rPr>
        <w:t xml:space="preserve">. Thus, </w:t>
      </w:r>
    </w:p>
    <w:p w:rsidR="001F01C2" w:rsidRPr="00C30527" w:rsidRDefault="001F01C2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jc w:val="right"/>
      </w:pPr>
      <w:r w:rsidRPr="00C30527">
        <w:rPr>
          <w:noProof/>
          <w:position w:val="-12"/>
        </w:rPr>
        <w:drawing>
          <wp:inline distT="0" distB="0" distL="0" distR="0" wp14:anchorId="508B1AB8" wp14:editId="038CDEE9">
            <wp:extent cx="3695700" cy="228600"/>
            <wp:effectExtent l="0" t="0" r="0" b="0"/>
            <wp:docPr id="132" name="Picture 1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/>
                    <pic:cNvPicPr>
                      <a:picLocks noChangeArrowheads="1"/>
                    </pic:cNvPicPr>
                  </pic:nvPicPr>
                  <pic:blipFill>
                    <a:blip r:embed="rId8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8CE" w:rsidRPr="00C30527">
        <w:t xml:space="preserve">      </w:t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104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1F01C2" w:rsidRPr="00C30527" w:rsidRDefault="003E4A99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Based on the above relationship and </w:t>
      </w:r>
      <w:r w:rsidR="001F01C2" w:rsidRPr="00C30527">
        <w:rPr>
          <w:rFonts w:ascii="Times New Roman" w:hAnsi="Times New Roman" w:cs="Times New Roman"/>
          <w:sz w:val="24"/>
          <w:szCs w:val="24"/>
        </w:rPr>
        <w:t xml:space="preserve">condition </w:t>
      </w:r>
      <w:r w:rsidR="000E1E0F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E1E0F" w:rsidRPr="00C30527">
        <w:rPr>
          <w:rFonts w:ascii="Times New Roman" w:hAnsi="Times New Roman" w:cs="Times New Roman"/>
          <w:sz w:val="24"/>
          <w:szCs w:val="24"/>
        </w:rPr>
        <w:instrText xml:space="preserve"> GOTOBUTTON ZEqnNum444029  \* MERGEFORMAT </w:instrText>
      </w:r>
      <w:r w:rsidR="000E1E0F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E1E0F" w:rsidRPr="00C30527">
        <w:rPr>
          <w:rFonts w:ascii="Times New Roman" w:hAnsi="Times New Roman" w:cs="Times New Roman"/>
          <w:sz w:val="24"/>
          <w:szCs w:val="24"/>
        </w:rPr>
        <w:instrText xml:space="preserve"> REF ZEqnNum444029 \* Charformat \! \* MERGEFORMAT </w:instrText>
      </w:r>
      <w:r w:rsidR="000E1E0F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(44)</w:instrText>
      </w:r>
      <w:r w:rsidR="000E1E0F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E1E0F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1F01C2" w:rsidRPr="00C30527">
        <w:rPr>
          <w:rFonts w:ascii="Times New Roman" w:hAnsi="Times New Roman" w:cs="Times New Roman"/>
          <w:sz w:val="24"/>
          <w:szCs w:val="24"/>
        </w:rPr>
        <w:t xml:space="preserve"> in </w:t>
      </w:r>
      <w:r w:rsidR="001F01C2" w:rsidRPr="00C30527">
        <w:rPr>
          <w:rFonts w:ascii="Times New Roman" w:hAnsi="Times New Roman" w:cs="Times New Roman"/>
          <w:i/>
          <w:sz w:val="24"/>
          <w:szCs w:val="24"/>
        </w:rPr>
        <w:t xml:space="preserve">Lemma </w:t>
      </w:r>
      <w:proofErr w:type="gramStart"/>
      <w:r w:rsidR="001F01C2" w:rsidRPr="00C30527">
        <w:rPr>
          <w:rFonts w:ascii="Times New Roman" w:hAnsi="Times New Roman" w:cs="Times New Roman"/>
          <w:i/>
          <w:sz w:val="24"/>
          <w:szCs w:val="24"/>
        </w:rPr>
        <w:t>4</w:t>
      </w:r>
      <w:r w:rsidR="001F01C2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>for any</w:t>
      </w:r>
      <w:r w:rsidRPr="00C30527">
        <w:rPr>
          <w:rFonts w:ascii="Times New Roman" w:hAnsi="Times New Roman" w:cs="Times New Roman"/>
          <w:sz w:val="24"/>
          <w:szCs w:val="24"/>
        </w:rPr>
        <w:t xml:space="preserve"> integer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noProof/>
          <w:position w:val="-10"/>
          <w:sz w:val="24"/>
          <w:szCs w:val="24"/>
        </w:rPr>
        <w:drawing>
          <wp:inline distT="0" distB="0" distL="0" distR="0" wp14:anchorId="4E5050DC" wp14:editId="7A3AD4F2">
            <wp:extent cx="576072" cy="201168"/>
            <wp:effectExtent l="0" t="0" r="0" b="8890"/>
            <wp:docPr id="133" name="Picture 1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/>
                    <pic:cNvPicPr>
                      <a:picLocks noChangeAspect="1" noChangeArrowheads="1"/>
                    </pic:cNvPicPr>
                  </pic:nvPicPr>
                  <pic:blipFill>
                    <a:blip r:embed="rId8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" cy="20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, </w:t>
      </w:r>
    </w:p>
    <w:p w:rsidR="001F01C2" w:rsidRPr="00C30527" w:rsidRDefault="001F01C2" w:rsidP="00C30527">
      <w:pPr>
        <w:tabs>
          <w:tab w:val="center" w:pos="4536"/>
          <w:tab w:val="right" w:pos="9072"/>
        </w:tabs>
        <w:snapToGrid w:val="0"/>
      </w:pPr>
      <w:r w:rsidRPr="00C30527">
        <w:rPr>
          <w:rFonts w:ascii="Times New Roman" w:hAnsi="Times New Roman" w:cs="Times New Roman"/>
          <w:sz w:val="24"/>
          <w:szCs w:val="24"/>
        </w:rPr>
        <w:tab/>
      </w:r>
      <w:r w:rsidRPr="00C30527">
        <w:rPr>
          <w:rFonts w:ascii="Times New Roman" w:hAnsi="Times New Roman" w:cs="Times New Roman"/>
          <w:position w:val="-16"/>
          <w:sz w:val="24"/>
          <w:szCs w:val="24"/>
        </w:rPr>
        <w:object w:dxaOrig="8040" w:dyaOrig="440" w14:anchorId="7153D80F">
          <v:shape id="_x0000_i1370" type="#_x0000_t75" style="width:402.2pt;height:22.6pt" o:ole="">
            <v:imagedata r:id="rId890" o:title=""/>
          </v:shape>
          <o:OLEObject Type="Embed" ProgID="Equation.DSMT4" ShapeID="_x0000_i1370" DrawAspect="Content" ObjectID="_1486165575" r:id="rId891"/>
        </w:object>
      </w:r>
      <w:r w:rsidRPr="00C30527">
        <w:tab/>
      </w:r>
      <w:r w:rsidR="000868C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868CE" w:rsidRPr="00C30527">
        <w:rPr>
          <w:rFonts w:ascii="Times New Roman" w:hAnsi="Times New Roman" w:cs="Times New Roman"/>
          <w:sz w:val="24"/>
          <w:szCs w:val="24"/>
        </w:rPr>
        <w:instrText xml:space="preserve"> MACROBUTTON MTPlaceRef \* MERGEFORMAT </w:instrText>
      </w:r>
      <w:r w:rsidR="000868C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868CE" w:rsidRPr="00C30527">
        <w:rPr>
          <w:rFonts w:ascii="Times New Roman" w:hAnsi="Times New Roman" w:cs="Times New Roman"/>
          <w:sz w:val="24"/>
          <w:szCs w:val="24"/>
        </w:rPr>
        <w:instrText xml:space="preserve"> SEQ MTEqn \h \* MERGEFORMAT </w:instrText>
      </w:r>
      <w:del w:id="516" w:author="ceszeto" w:date="2015-02-23T01:53:00Z">
        <w:r w:rsidR="005C1D14" w:rsidRPr="00C30527" w:rsidDel="005C1D14">
          <w:rPr>
            <w:rFonts w:ascii="Times New Roman" w:hAnsi="Times New Roman" w:cs="Times New Roman"/>
            <w:sz w:val="24"/>
            <w:szCs w:val="24"/>
          </w:rPr>
          <w:fldChar w:fldCharType="separate"/>
        </w:r>
      </w:del>
      <w:r w:rsidR="000868CE" w:rsidRPr="00C30527">
        <w:rPr>
          <w:rFonts w:ascii="Times New Roman" w:hAnsi="Times New Roman" w:cs="Times New Roman"/>
          <w:sz w:val="24"/>
          <w:szCs w:val="24"/>
        </w:rPr>
        <w:fldChar w:fldCharType="end"/>
      </w:r>
      <w:bookmarkStart w:id="517" w:name="ZEqnNum782104"/>
      <w:r w:rsidR="000868CE" w:rsidRPr="00C30527">
        <w:rPr>
          <w:rFonts w:ascii="Times New Roman" w:hAnsi="Times New Roman" w:cs="Times New Roman"/>
          <w:sz w:val="24"/>
          <w:szCs w:val="24"/>
        </w:rPr>
        <w:instrText>(</w:instrText>
      </w:r>
      <w:r w:rsidR="000868C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868CE" w:rsidRPr="00C30527">
        <w:rPr>
          <w:rFonts w:ascii="Times New Roman" w:hAnsi="Times New Roman" w:cs="Times New Roman"/>
          <w:sz w:val="24"/>
          <w:szCs w:val="24"/>
        </w:rPr>
        <w:instrText xml:space="preserve"> SEQ MTEqn \c \* Arabic \* MERGEFORMAT </w:instrText>
      </w:r>
      <w:r w:rsidR="000868CE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>
        <w:rPr>
          <w:rFonts w:ascii="Times New Roman" w:hAnsi="Times New Roman" w:cs="Times New Roman"/>
          <w:noProof/>
          <w:sz w:val="24"/>
          <w:szCs w:val="24"/>
        </w:rPr>
        <w:instrText>105</w:instrText>
      </w:r>
      <w:r w:rsidR="000868CE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868CE" w:rsidRPr="00C30527">
        <w:rPr>
          <w:rFonts w:ascii="Times New Roman" w:hAnsi="Times New Roman" w:cs="Times New Roman"/>
          <w:sz w:val="24"/>
          <w:szCs w:val="24"/>
        </w:rPr>
        <w:instrText>)</w:instrText>
      </w:r>
      <w:bookmarkEnd w:id="517"/>
      <w:r w:rsidR="000868CE" w:rsidRPr="00C30527">
        <w:rPr>
          <w:rFonts w:ascii="Times New Roman" w:hAnsi="Times New Roman" w:cs="Times New Roman"/>
          <w:sz w:val="24"/>
          <w:szCs w:val="24"/>
        </w:rPr>
        <w:fldChar w:fldCharType="end"/>
      </w:r>
    </w:p>
    <w:p w:rsidR="00A31E1C" w:rsidRPr="00C30527" w:rsidRDefault="001F01C2" w:rsidP="00C30527">
      <w:pPr>
        <w:tabs>
          <w:tab w:val="center" w:pos="4536"/>
          <w:tab w:val="right" w:pos="9072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When </w:t>
      </w:r>
      <w:proofErr w:type="gramEnd"/>
      <w:r w:rsidRPr="00C30527">
        <w:rPr>
          <w:rFonts w:ascii="Times New Roman" w:hAnsi="Times New Roman" w:cs="Times New Roman"/>
          <w:noProof/>
          <w:position w:val="-6"/>
          <w:sz w:val="24"/>
          <w:szCs w:val="24"/>
        </w:rPr>
        <w:drawing>
          <wp:inline distT="0" distB="0" distL="0" distR="0" wp14:anchorId="3E083DA0" wp14:editId="5D310AC0">
            <wp:extent cx="381000" cy="1905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8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>, the left side of</w:t>
      </w:r>
      <w:r w:rsidR="000868CE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0868C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868CE" w:rsidRPr="00C30527">
        <w:rPr>
          <w:rFonts w:ascii="Times New Roman" w:hAnsi="Times New Roman" w:cs="Times New Roman"/>
          <w:sz w:val="24"/>
          <w:szCs w:val="24"/>
        </w:rPr>
        <w:instrText xml:space="preserve"> GOTOBUTTON ZEqnNum782104  \* MERGEFORMAT </w:instrText>
      </w:r>
      <w:r w:rsidR="000868C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868CE" w:rsidRPr="00C30527">
        <w:rPr>
          <w:rFonts w:ascii="Times New Roman" w:hAnsi="Times New Roman" w:cs="Times New Roman"/>
          <w:sz w:val="24"/>
          <w:szCs w:val="24"/>
        </w:rPr>
        <w:instrText xml:space="preserve"> REF ZEqnNum782104 \* Charformat \! \* MERGEFORMAT </w:instrText>
      </w:r>
      <w:r w:rsidR="000868CE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ins w:id="518" w:author="ceszeto" w:date="2015-02-23T01:55:00Z">
        <w:r w:rsidR="00C30527" w:rsidRPr="00C30527">
          <w:rPr>
            <w:rFonts w:ascii="Times New Roman" w:hAnsi="Times New Roman" w:cs="Times New Roman"/>
            <w:sz w:val="24"/>
            <w:szCs w:val="24"/>
          </w:rPr>
          <w:instrText>(</w:instrText>
        </w:r>
        <w:r w:rsidR="00C30527">
          <w:rPr>
            <w:rFonts w:ascii="Times New Roman" w:hAnsi="Times New Roman" w:cs="Times New Roman"/>
            <w:sz w:val="24"/>
            <w:szCs w:val="24"/>
          </w:rPr>
          <w:instrText>105</w:instrText>
        </w:r>
        <w:r w:rsidR="00C30527" w:rsidRPr="00C30527">
          <w:rPr>
            <w:rFonts w:ascii="Times New Roman" w:hAnsi="Times New Roman" w:cs="Times New Roman"/>
            <w:sz w:val="24"/>
            <w:szCs w:val="24"/>
          </w:rPr>
          <w:instrText>)</w:instrText>
        </w:r>
      </w:ins>
      <w:del w:id="519" w:author="ceszeto" w:date="2015-02-23T01:53:00Z">
        <w:r w:rsidR="0044782A" w:rsidRPr="00C30527" w:rsidDel="005C1D14">
          <w:rPr>
            <w:rFonts w:ascii="Times New Roman" w:hAnsi="Times New Roman" w:cs="Times New Roman"/>
            <w:sz w:val="24"/>
            <w:szCs w:val="24"/>
          </w:rPr>
          <w:delInstrText>(105)</w:delInstrText>
        </w:r>
      </w:del>
      <w:r w:rsidR="000868CE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868CE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A31E1C" w:rsidRPr="00C30527">
        <w:rPr>
          <w:rFonts w:ascii="Times New Roman" w:hAnsi="Times New Roman" w:cs="Times New Roman"/>
          <w:sz w:val="24"/>
          <w:szCs w:val="24"/>
        </w:rPr>
        <w:t xml:space="preserve"> equals</w:t>
      </w:r>
    </w:p>
    <w:p w:rsidR="001F01C2" w:rsidRPr="00C30527" w:rsidRDefault="002F7FAB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jc w:val="center"/>
      </w:pPr>
      <w:r w:rsidRPr="00C30527">
        <w:rPr>
          <w:position w:val="-16"/>
        </w:rPr>
        <w:object w:dxaOrig="8180" w:dyaOrig="440" w14:anchorId="5A98B1FE">
          <v:shape id="_x0000_i1371" type="#_x0000_t75" style="width:407.1pt;height:22.25pt" o:ole="">
            <v:imagedata r:id="rId893" o:title=""/>
          </v:shape>
          <o:OLEObject Type="Embed" ProgID="Equation.DSMT4" ShapeID="_x0000_i1371" DrawAspect="Content" ObjectID="_1486165576" r:id="rId894"/>
        </w:object>
      </w:r>
      <w:r w:rsidR="001F01C2" w:rsidRPr="00C30527">
        <w:t xml:space="preserve"> </w:t>
      </w:r>
      <w:r w:rsidR="001F01C2"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bookmarkStart w:id="520" w:name="ZEqnNum738467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106</w:instrText>
        </w:r>
      </w:fldSimple>
      <w:r w:rsidR="000868CE" w:rsidRPr="00C30527">
        <w:instrText>)</w:instrText>
      </w:r>
      <w:bookmarkEnd w:id="520"/>
      <w:r w:rsidR="000868CE" w:rsidRPr="00C30527">
        <w:fldChar w:fldCharType="end"/>
      </w:r>
    </w:p>
    <w:p w:rsidR="001F01C2" w:rsidRPr="00C30527" w:rsidRDefault="001F01C2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</w:pPr>
      <w:r w:rsidRPr="00C30527">
        <w:t xml:space="preserve">The term </w:t>
      </w:r>
      <w:r w:rsidRPr="00C30527">
        <w:rPr>
          <w:noProof/>
          <w:position w:val="-14"/>
        </w:rPr>
        <w:drawing>
          <wp:inline distT="0" distB="0" distL="0" distR="0" wp14:anchorId="3D76499B" wp14:editId="7DF2A1B0">
            <wp:extent cx="1069848" cy="256032"/>
            <wp:effectExtent l="0" t="0" r="0" b="0"/>
            <wp:docPr id="136" name="Picture 1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/>
                    <pic:cNvPicPr>
                      <a:picLocks noChangeAspect="1" noChangeArrowheads="1"/>
                    </pic:cNvPicPr>
                  </pic:nvPicPr>
                  <pic:blipFill>
                    <a:blip r:embed="rId8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848" cy="25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in</w:t>
      </w:r>
      <w:r w:rsidR="00EF1A78" w:rsidRPr="00C30527">
        <w:t xml:space="preserve"> the right side of</w:t>
      </w:r>
      <w:r w:rsidRPr="00C30527">
        <w:t xml:space="preserve"> </w:t>
      </w:r>
      <w:r w:rsidR="000868CE" w:rsidRPr="00C30527">
        <w:fldChar w:fldCharType="begin"/>
      </w:r>
      <w:r w:rsidR="000868CE" w:rsidRPr="00C30527">
        <w:instrText xml:space="preserve"> GOTOBUTTON ZEqnNum738467  \* MERGEFORMAT </w:instrText>
      </w:r>
      <w:fldSimple w:instr=" REF ZEqnNum738467 \* Charformat \! \* MERGEFORMAT ">
        <w:ins w:id="521" w:author="ceszeto" w:date="2015-02-23T01:55:00Z">
          <w:r w:rsidR="00C30527" w:rsidRPr="00C30527">
            <w:instrText>(</w:instrText>
          </w:r>
          <w:r w:rsidR="00C30527">
            <w:instrText>106</w:instrText>
          </w:r>
          <w:r w:rsidR="00C30527" w:rsidRPr="00C30527">
            <w:instrText>)</w:instrText>
          </w:r>
        </w:ins>
        <w:del w:id="522" w:author="ceszeto" w:date="2015-02-23T01:54:00Z">
          <w:r w:rsidR="005C1D14" w:rsidRPr="00C30527" w:rsidDel="00C30527">
            <w:delInstrText>(106)</w:delInstrText>
          </w:r>
        </w:del>
      </w:fldSimple>
      <w:r w:rsidR="000868CE" w:rsidRPr="00C30527">
        <w:fldChar w:fldCharType="end"/>
      </w:r>
      <w:r w:rsidRPr="00C30527">
        <w:t xml:space="preserve"> is always non-negative because</w:t>
      </w:r>
      <w:r w:rsidR="003E4A99" w:rsidRPr="00C30527">
        <w:t xml:space="preserve"> </w:t>
      </w:r>
      <w:r w:rsidR="003E4A99" w:rsidRPr="00C30527">
        <w:rPr>
          <w:position w:val="-14"/>
        </w:rPr>
        <w:object w:dxaOrig="1480" w:dyaOrig="440" w14:anchorId="13CE473F">
          <v:shape id="_x0000_i1372" type="#_x0000_t75" style="width:73.5pt;height:22.6pt" o:ole="">
            <v:imagedata r:id="rId896" o:title=""/>
          </v:shape>
          <o:OLEObject Type="Embed" ProgID="Equation.DSMT4" ShapeID="_x0000_i1372" DrawAspect="Content" ObjectID="_1486165577" r:id="rId897"/>
        </w:object>
      </w:r>
      <w:r w:rsidR="003E4A99" w:rsidRPr="00C30527">
        <w:t xml:space="preserve"> </w:t>
      </w:r>
      <w:r w:rsidRPr="00C30527">
        <w:t xml:space="preserve"> </w:t>
      </w:r>
      <w:r w:rsidR="003E4A99" w:rsidRPr="00C30527">
        <w:t>(</w:t>
      </w:r>
      <w:r w:rsidR="00B55068" w:rsidRPr="00C30527">
        <w:t xml:space="preserve">i.e., </w:t>
      </w:r>
      <w:r w:rsidR="003E4A99" w:rsidRPr="00C30527">
        <w:rPr>
          <w:position w:val="-12"/>
        </w:rPr>
        <w:object w:dxaOrig="800" w:dyaOrig="360" w14:anchorId="6B8FF5A7">
          <v:shape id="_x0000_i1373" type="#_x0000_t75" style="width:38.85pt;height:17.7pt" o:ole="">
            <v:imagedata r:id="rId383" o:title=""/>
          </v:shape>
          <o:OLEObject Type="Embed" ProgID="Equation.DSMT4" ShapeID="_x0000_i1373" DrawAspect="Content" ObjectID="_1486165578" r:id="rId898"/>
        </w:object>
      </w:r>
      <w:r w:rsidR="00B55068" w:rsidRPr="00C30527">
        <w:t xml:space="preserve"> </w:t>
      </w:r>
      <w:proofErr w:type="gramStart"/>
      <w:r w:rsidR="00B55068" w:rsidRPr="00C30527">
        <w:t xml:space="preserve">and </w:t>
      </w:r>
      <w:proofErr w:type="gramEnd"/>
      <w:r w:rsidR="00B55068" w:rsidRPr="00C30527">
        <w:rPr>
          <w:noProof/>
          <w:position w:val="-20"/>
        </w:rPr>
        <w:drawing>
          <wp:inline distT="0" distB="0" distL="0" distR="0" wp14:anchorId="6031C9BB" wp14:editId="7115013E">
            <wp:extent cx="971550" cy="304800"/>
            <wp:effectExtent l="0" t="0" r="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3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4A99" w:rsidRPr="00C30527">
        <w:t>)</w:t>
      </w:r>
      <w:r w:rsidRPr="00C30527">
        <w:t xml:space="preserve">. The term </w:t>
      </w:r>
      <w:r w:rsidRPr="00C30527">
        <w:rPr>
          <w:position w:val="-12"/>
        </w:rPr>
        <w:object w:dxaOrig="540" w:dyaOrig="360" w14:anchorId="1DB4A131">
          <v:shape id="_x0000_i1374" type="#_x0000_t75" style="width:25.65pt;height:17.7pt" o:ole="">
            <v:imagedata r:id="rId899" o:title=""/>
          </v:shape>
          <o:OLEObject Type="Embed" ProgID="Equation.DSMT4" ShapeID="_x0000_i1374" DrawAspect="Content" ObjectID="_1486165579" r:id="rId900"/>
        </w:object>
      </w:r>
      <w:r w:rsidRPr="00C30527">
        <w:t xml:space="preserve"> is also non-negative. Thus, the first term on the right side of </w:t>
      </w:r>
      <w:r w:rsidR="000868CE" w:rsidRPr="00C30527">
        <w:fldChar w:fldCharType="begin"/>
      </w:r>
      <w:r w:rsidR="000868CE" w:rsidRPr="00C30527">
        <w:instrText xml:space="preserve"> GOTOBUTTON ZEqnNum738467  \* MERGEFORMAT </w:instrText>
      </w:r>
      <w:fldSimple w:instr=" REF ZEqnNum738467 \* Charformat \! \* MERGEFORMAT ">
        <w:ins w:id="523" w:author="ceszeto" w:date="2015-02-23T01:55:00Z">
          <w:r w:rsidR="00C30527" w:rsidRPr="00C30527">
            <w:instrText>(</w:instrText>
          </w:r>
          <w:r w:rsidR="00C30527">
            <w:instrText>106</w:instrText>
          </w:r>
          <w:r w:rsidR="00C30527" w:rsidRPr="00C30527">
            <w:instrText>)</w:instrText>
          </w:r>
        </w:ins>
        <w:del w:id="524" w:author="ceszeto" w:date="2015-02-23T01:54:00Z">
          <w:r w:rsidR="005C1D14" w:rsidRPr="00C30527" w:rsidDel="00C30527">
            <w:delInstrText>(106)</w:delInstrText>
          </w:r>
        </w:del>
      </w:fldSimple>
      <w:r w:rsidR="000868CE" w:rsidRPr="00C30527">
        <w:fldChar w:fldCharType="end"/>
      </w:r>
      <w:r w:rsidRPr="00C30527">
        <w:t xml:space="preserve"> is non-negative</w:t>
      </w:r>
      <w:r w:rsidR="00A31E1C" w:rsidRPr="00C30527">
        <w:t>.</w:t>
      </w:r>
      <w:r w:rsidR="00EF1A78" w:rsidRPr="00C30527">
        <w:t xml:space="preserve"> </w:t>
      </w:r>
      <w:r w:rsidRPr="00C30527">
        <w:t>Hence,</w:t>
      </w:r>
      <w:r w:rsidR="00EF1A78" w:rsidRPr="00C30527">
        <w:t xml:space="preserve"> the right side of </w:t>
      </w:r>
      <w:r w:rsidR="000868CE" w:rsidRPr="00C30527">
        <w:fldChar w:fldCharType="begin"/>
      </w:r>
      <w:r w:rsidR="000868CE" w:rsidRPr="00C30527">
        <w:instrText xml:space="preserve"> GOTOBUTTON ZEqnNum738467  \* MERGEFORMAT </w:instrText>
      </w:r>
      <w:fldSimple w:instr=" REF ZEqnNum738467 \* Charformat \! \* MERGEFORMAT ">
        <w:ins w:id="525" w:author="ceszeto" w:date="2015-02-23T01:55:00Z">
          <w:r w:rsidR="00C30527" w:rsidRPr="00C30527">
            <w:instrText>(</w:instrText>
          </w:r>
          <w:r w:rsidR="00C30527">
            <w:instrText>106</w:instrText>
          </w:r>
          <w:r w:rsidR="00C30527" w:rsidRPr="00C30527">
            <w:instrText>)</w:instrText>
          </w:r>
        </w:ins>
        <w:del w:id="526" w:author="ceszeto" w:date="2015-02-23T01:54:00Z">
          <w:r w:rsidR="005C1D14" w:rsidRPr="00C30527" w:rsidDel="00C30527">
            <w:delInstrText>(106)</w:delInstrText>
          </w:r>
        </w:del>
      </w:fldSimple>
      <w:r w:rsidR="000868CE" w:rsidRPr="00C30527">
        <w:fldChar w:fldCharType="end"/>
      </w:r>
      <w:r w:rsidR="00EF1A78" w:rsidRPr="00C30527">
        <w:t xml:space="preserve"> is larger than or equal to the second term in the right side, leading to</w:t>
      </w:r>
    </w:p>
    <w:p w:rsidR="001F01C2" w:rsidRPr="00C30527" w:rsidRDefault="00A31E1C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  <w:ind w:firstLineChars="0" w:firstLine="0"/>
        <w:jc w:val="right"/>
      </w:pPr>
      <w:r w:rsidRPr="00C30527">
        <w:rPr>
          <w:position w:val="-16"/>
        </w:rPr>
        <w:object w:dxaOrig="5780" w:dyaOrig="440" w14:anchorId="3598A367">
          <v:shape id="_x0000_i1375" type="#_x0000_t75" style="width:4in;height:22.6pt" o:ole="">
            <v:imagedata r:id="rId901" o:title=""/>
          </v:shape>
          <o:OLEObject Type="Embed" ProgID="Equation.DSMT4" ShapeID="_x0000_i1375" DrawAspect="Content" ObjectID="_1486165580" r:id="rId902"/>
        </w:object>
      </w:r>
      <w:r w:rsidR="000868CE" w:rsidRPr="00C30527">
        <w:t xml:space="preserve">       </w:t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107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1F01C2" w:rsidRPr="00C30527" w:rsidRDefault="00A31E1C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C</w:t>
      </w:r>
      <w:r w:rsidR="001F01C2" w:rsidRPr="00C30527">
        <w:rPr>
          <w:rFonts w:ascii="Times New Roman" w:hAnsi="Times New Roman" w:cs="Times New Roman"/>
          <w:sz w:val="24"/>
          <w:szCs w:val="24"/>
        </w:rPr>
        <w:t>lear</w:t>
      </w:r>
      <w:r w:rsidRPr="00C30527">
        <w:rPr>
          <w:rFonts w:ascii="Times New Roman" w:hAnsi="Times New Roman" w:cs="Times New Roman"/>
          <w:sz w:val="24"/>
          <w:szCs w:val="24"/>
        </w:rPr>
        <w:t>ly,</w:t>
      </w:r>
      <w:r w:rsidR="001F01C2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92917" w:rsidRPr="00C30527">
        <w:rPr>
          <w:rFonts w:ascii="Times New Roman" w:hAnsi="Times New Roman" w:cs="Times New Roman"/>
          <w:sz w:val="24"/>
          <w:szCs w:val="24"/>
        </w:rPr>
        <w:t>fro</w:t>
      </w:r>
      <w:r w:rsidR="00935918" w:rsidRPr="00C30527">
        <w:rPr>
          <w:rFonts w:ascii="Times New Roman" w:hAnsi="Times New Roman" w:cs="Times New Roman"/>
          <w:sz w:val="24"/>
          <w:szCs w:val="24"/>
        </w:rPr>
        <w:t xml:space="preserve">m </w:t>
      </w:r>
      <w:proofErr w:type="gramStart"/>
      <w:r w:rsidR="00935918" w:rsidRPr="00C30527">
        <w:rPr>
          <w:rFonts w:ascii="Times New Roman" w:hAnsi="Times New Roman" w:cs="Times New Roman"/>
          <w:sz w:val="24"/>
          <w:szCs w:val="24"/>
        </w:rPr>
        <w:t xml:space="preserve">definition </w:t>
      </w:r>
      <w:proofErr w:type="gramEnd"/>
      <w:r w:rsidR="0093591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935918" w:rsidRPr="00C30527">
        <w:rPr>
          <w:rFonts w:ascii="Times New Roman" w:hAnsi="Times New Roman" w:cs="Times New Roman"/>
          <w:sz w:val="24"/>
          <w:szCs w:val="24"/>
        </w:rPr>
        <w:instrText xml:space="preserve"> GOTOBUTTON ZEqnNum614549  \* MERGEFORMAT </w:instrText>
      </w:r>
      <w:r w:rsidR="00935918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935918" w:rsidRPr="00C30527">
        <w:rPr>
          <w:rFonts w:ascii="Times New Roman" w:hAnsi="Times New Roman" w:cs="Times New Roman"/>
          <w:sz w:val="24"/>
          <w:szCs w:val="24"/>
        </w:rPr>
        <w:instrText xml:space="preserve"> REF ZEqnNum614549 \* Charformat \! \* MERGEFORMAT </w:instrText>
      </w:r>
      <w:r w:rsidR="00935918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sz w:val="24"/>
          <w:szCs w:val="24"/>
        </w:rPr>
        <w:instrText>(45)</w:instrText>
      </w:r>
      <w:r w:rsidR="0093591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935918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492917" w:rsidRPr="00C30527">
        <w:rPr>
          <w:rFonts w:ascii="Times New Roman" w:hAnsi="Times New Roman" w:cs="Times New Roman"/>
          <w:sz w:val="24"/>
          <w:szCs w:val="24"/>
        </w:rPr>
        <w:t xml:space="preserve">, </w:t>
      </w:r>
      <w:r w:rsidRPr="00C30527">
        <w:rPr>
          <w:rFonts w:ascii="Times New Roman" w:hAnsi="Times New Roman" w:cs="Times New Roman"/>
          <w:position w:val="-4"/>
          <w:sz w:val="24"/>
          <w:szCs w:val="24"/>
        </w:rPr>
        <w:object w:dxaOrig="260" w:dyaOrig="240" w14:anchorId="3BC16EA6">
          <v:shape id="_x0000_i1376" type="#_x0000_t75" style="width:12.8pt;height:11.7pt" o:ole="">
            <v:imagedata r:id="rId903" o:title=""/>
          </v:shape>
          <o:OLEObject Type="Embed" ProgID="Equation.DSMT4" ShapeID="_x0000_i1376" DrawAspect="Content" ObjectID="_1486165581" r:id="rId904"/>
        </w:object>
      </w:r>
      <w:r w:rsidR="001F01C2" w:rsidRPr="00C30527">
        <w:rPr>
          <w:rFonts w:ascii="Times New Roman" w:hAnsi="Times New Roman" w:cs="Times New Roman"/>
          <w:sz w:val="24"/>
          <w:szCs w:val="24"/>
        </w:rPr>
        <w:t xml:space="preserve"> is not less than </w:t>
      </w:r>
      <w:r w:rsidR="001F01C2" w:rsidRPr="00C30527">
        <w:rPr>
          <w:rFonts w:ascii="Times New Roman" w:hAnsi="Times New Roman" w:cs="Times New Roman"/>
          <w:position w:val="-12"/>
          <w:sz w:val="24"/>
          <w:szCs w:val="24"/>
        </w:rPr>
        <w:object w:dxaOrig="1300" w:dyaOrig="360" w14:anchorId="06BEB40B">
          <v:shape id="_x0000_i1377" type="#_x0000_t75" style="width:65.6pt;height:17.7pt" o:ole="">
            <v:imagedata r:id="rId905" o:title=""/>
          </v:shape>
          <o:OLEObject Type="Embed" ProgID="Equation.DSMT4" ShapeID="_x0000_i1377" DrawAspect="Content" ObjectID="_1486165582" r:id="rId906"/>
        </w:object>
      </w:r>
      <w:r w:rsidR="002D4A27" w:rsidRPr="00C30527">
        <w:rPr>
          <w:rFonts w:ascii="Times New Roman" w:hAnsi="Times New Roman" w:cs="Times New Roman"/>
          <w:sz w:val="24"/>
          <w:szCs w:val="24"/>
        </w:rPr>
        <w:t xml:space="preserve"> for</w:t>
      </w:r>
      <w:r w:rsidR="00492917" w:rsidRPr="00C30527">
        <w:rPr>
          <w:rFonts w:ascii="Times New Roman" w:hAnsi="Times New Roman" w:cs="Times New Roman"/>
          <w:sz w:val="24"/>
          <w:szCs w:val="24"/>
        </w:rPr>
        <w:t xml:space="preserve"> any</w:t>
      </w:r>
      <w:r w:rsidR="002D4A27"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492917" w:rsidRPr="00C30527">
        <w:rPr>
          <w:rFonts w:ascii="Times New Roman" w:hAnsi="Times New Roman" w:cs="Times New Roman"/>
          <w:position w:val="-12"/>
          <w:sz w:val="24"/>
          <w:szCs w:val="24"/>
        </w:rPr>
        <w:object w:dxaOrig="720" w:dyaOrig="360" w14:anchorId="5D0DC663">
          <v:shape id="_x0000_i1378" type="#_x0000_t75" style="width:36.2pt;height:16.2pt" o:ole="">
            <v:imagedata r:id="rId907" o:title=""/>
          </v:shape>
          <o:OLEObject Type="Embed" ProgID="Equation.DSMT4" ShapeID="_x0000_i1378" DrawAspect="Content" ObjectID="_1486165583" r:id="rId908"/>
        </w:object>
      </w:r>
      <w:r w:rsidR="001F01C2" w:rsidRPr="00C30527">
        <w:rPr>
          <w:rFonts w:ascii="Times New Roman" w:hAnsi="Times New Roman" w:cs="Times New Roman"/>
          <w:sz w:val="24"/>
          <w:szCs w:val="24"/>
        </w:rPr>
        <w:t xml:space="preserve">. Hence, </w:t>
      </w:r>
      <w:r w:rsidR="000868C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868CE" w:rsidRPr="00C30527">
        <w:rPr>
          <w:rFonts w:ascii="Times New Roman" w:hAnsi="Times New Roman" w:cs="Times New Roman"/>
          <w:sz w:val="24"/>
          <w:szCs w:val="24"/>
        </w:rPr>
        <w:instrText xml:space="preserve"> GOTOBUTTON ZEqnNum782104  \* MERGEFORMAT </w:instrText>
      </w:r>
      <w:r w:rsidR="000868CE" w:rsidRPr="00C30527">
        <w:rPr>
          <w:rFonts w:ascii="Times New Roman" w:hAnsi="Times New Roman" w:cs="Times New Roman"/>
          <w:sz w:val="24"/>
          <w:szCs w:val="24"/>
        </w:rPr>
        <w:fldChar w:fldCharType="begin"/>
      </w:r>
      <w:r w:rsidR="000868CE" w:rsidRPr="00C30527">
        <w:rPr>
          <w:rFonts w:ascii="Times New Roman" w:hAnsi="Times New Roman" w:cs="Times New Roman"/>
          <w:sz w:val="24"/>
          <w:szCs w:val="24"/>
        </w:rPr>
        <w:instrText xml:space="preserve"> REF ZEqnNum782104 \* Charformat \! \* MERGEFORMAT </w:instrText>
      </w:r>
      <w:r w:rsidR="000868CE" w:rsidRPr="00C30527">
        <w:rPr>
          <w:rFonts w:ascii="Times New Roman" w:hAnsi="Times New Roman" w:cs="Times New Roman"/>
          <w:sz w:val="24"/>
          <w:szCs w:val="24"/>
        </w:rPr>
        <w:fldChar w:fldCharType="separate"/>
      </w:r>
      <w:ins w:id="527" w:author="ceszeto" w:date="2015-02-23T01:55:00Z">
        <w:r w:rsidR="00C30527" w:rsidRPr="00C30527">
          <w:rPr>
            <w:rFonts w:ascii="Times New Roman" w:hAnsi="Times New Roman" w:cs="Times New Roman"/>
            <w:sz w:val="24"/>
            <w:szCs w:val="24"/>
          </w:rPr>
          <w:instrText>(</w:instrText>
        </w:r>
        <w:r w:rsidR="00C30527">
          <w:rPr>
            <w:rFonts w:ascii="Times New Roman" w:hAnsi="Times New Roman" w:cs="Times New Roman"/>
            <w:sz w:val="24"/>
            <w:szCs w:val="24"/>
          </w:rPr>
          <w:instrText>105</w:instrText>
        </w:r>
        <w:r w:rsidR="00C30527" w:rsidRPr="00C30527">
          <w:rPr>
            <w:rFonts w:ascii="Times New Roman" w:hAnsi="Times New Roman" w:cs="Times New Roman"/>
            <w:sz w:val="24"/>
            <w:szCs w:val="24"/>
          </w:rPr>
          <w:instrText>)</w:instrText>
        </w:r>
      </w:ins>
      <w:del w:id="528" w:author="ceszeto" w:date="2015-02-23T01:53:00Z">
        <w:r w:rsidR="0044782A" w:rsidRPr="00C30527" w:rsidDel="005C1D14">
          <w:rPr>
            <w:rFonts w:ascii="Times New Roman" w:hAnsi="Times New Roman" w:cs="Times New Roman"/>
            <w:sz w:val="24"/>
            <w:szCs w:val="24"/>
          </w:rPr>
          <w:delInstrText>(105)</w:delInstrText>
        </w:r>
      </w:del>
      <w:r w:rsidR="000868CE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="000868CE" w:rsidRPr="00C30527">
        <w:rPr>
          <w:rFonts w:ascii="Times New Roman" w:hAnsi="Times New Roman" w:cs="Times New Roman"/>
          <w:sz w:val="24"/>
          <w:szCs w:val="24"/>
        </w:rPr>
        <w:fldChar w:fldCharType="end"/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1F01C2" w:rsidRPr="00C30527">
        <w:rPr>
          <w:rFonts w:ascii="Times New Roman" w:hAnsi="Times New Roman" w:cs="Times New Roman"/>
          <w:sz w:val="24"/>
          <w:szCs w:val="24"/>
        </w:rPr>
        <w:t xml:space="preserve">also holds for </w:t>
      </w:r>
      <w:r w:rsidR="001F01C2" w:rsidRPr="00C30527">
        <w:rPr>
          <w:rFonts w:ascii="Times New Roman" w:hAnsi="Times New Roman" w:cs="Times New Roman"/>
          <w:i/>
          <w:sz w:val="24"/>
          <w:szCs w:val="24"/>
        </w:rPr>
        <w:t>m</w:t>
      </w:r>
      <w:r w:rsidR="001F01C2" w:rsidRPr="00C30527">
        <w:rPr>
          <w:rFonts w:ascii="Times New Roman" w:hAnsi="Times New Roman" w:cs="Times New Roman"/>
          <w:sz w:val="24"/>
          <w:szCs w:val="24"/>
        </w:rPr>
        <w:t xml:space="preserve"> = 0. Taking summation from </w:t>
      </w:r>
      <w:r w:rsidR="001F01C2" w:rsidRPr="00C30527">
        <w:rPr>
          <w:rFonts w:ascii="Times New Roman" w:hAnsi="Times New Roman" w:cs="Times New Roman"/>
          <w:i/>
          <w:sz w:val="24"/>
          <w:szCs w:val="24"/>
        </w:rPr>
        <w:t>m</w:t>
      </w:r>
      <w:r w:rsidR="001F01C2" w:rsidRPr="00C30527">
        <w:rPr>
          <w:rFonts w:ascii="Times New Roman" w:hAnsi="Times New Roman" w:cs="Times New Roman"/>
          <w:sz w:val="24"/>
          <w:szCs w:val="24"/>
        </w:rPr>
        <w:t xml:space="preserve"> = 0 </w:t>
      </w:r>
      <w:proofErr w:type="spellStart"/>
      <w:r w:rsidR="001F01C2" w:rsidRPr="00C30527">
        <w:rPr>
          <w:rFonts w:ascii="Times New Roman" w:hAnsi="Times New Roman" w:cs="Times New Roman"/>
          <w:sz w:val="24"/>
          <w:szCs w:val="24"/>
        </w:rPr>
        <w:t xml:space="preserve">to </w:t>
      </w:r>
      <w:r w:rsidR="001F01C2" w:rsidRPr="00C30527">
        <w:rPr>
          <w:rFonts w:ascii="Times New Roman" w:hAnsi="Times New Roman" w:cs="Times New Roman"/>
          <w:i/>
          <w:sz w:val="24"/>
          <w:szCs w:val="24"/>
        </w:rPr>
        <w:t>n</w:t>
      </w:r>
      <w:proofErr w:type="spellEnd"/>
      <w:r w:rsidR="001F01C2" w:rsidRPr="00C30527">
        <w:rPr>
          <w:rFonts w:ascii="Times New Roman" w:hAnsi="Times New Roman" w:cs="Times New Roman"/>
          <w:sz w:val="24"/>
          <w:szCs w:val="24"/>
        </w:rPr>
        <w:t xml:space="preserve">, and replacing </w:t>
      </w:r>
      <w:r w:rsidR="001F01C2" w:rsidRPr="00C30527">
        <w:rPr>
          <w:rFonts w:ascii="Times New Roman" w:hAnsi="Times New Roman" w:cs="Times New Roman"/>
          <w:kern w:val="0"/>
          <w:position w:val="-28"/>
          <w:sz w:val="24"/>
          <w:szCs w:val="24"/>
        </w:rPr>
        <w:object w:dxaOrig="999" w:dyaOrig="700" w14:anchorId="7480AD3C">
          <v:shape id="_x0000_i1379" type="#_x0000_t75" style="width:49.4pt;height:33.95pt" o:ole="">
            <v:imagedata r:id="rId909" o:title=""/>
          </v:shape>
          <o:OLEObject Type="Embed" ProgID="Equation.DSMT4" ShapeID="_x0000_i1379" DrawAspect="Content" ObjectID="_1486165584" r:id="rId910"/>
        </w:object>
      </w:r>
      <w:r w:rsidR="001F01C2" w:rsidRPr="00C3052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gramStart"/>
      <w:r w:rsidR="001F01C2" w:rsidRPr="00C30527">
        <w:rPr>
          <w:rFonts w:ascii="Times New Roman" w:hAnsi="Times New Roman" w:cs="Times New Roman"/>
          <w:kern w:val="0"/>
          <w:sz w:val="24"/>
          <w:szCs w:val="24"/>
        </w:rPr>
        <w:t xml:space="preserve">with </w:t>
      </w:r>
      <w:proofErr w:type="gramEnd"/>
      <w:r w:rsidR="001F01C2" w:rsidRPr="00C30527">
        <w:rPr>
          <w:rFonts w:ascii="Times New Roman" w:hAnsi="Times New Roman" w:cs="Times New Roman"/>
          <w:kern w:val="0"/>
          <w:position w:val="-12"/>
          <w:sz w:val="24"/>
          <w:szCs w:val="24"/>
        </w:rPr>
        <w:object w:dxaOrig="620" w:dyaOrig="360" w14:anchorId="0782DEDF">
          <v:shape id="_x0000_i1380" type="#_x0000_t75" style="width:30.55pt;height:17.7pt" o:ole="">
            <v:imagedata r:id="rId911" o:title=""/>
          </v:shape>
          <o:OLEObject Type="Embed" ProgID="Equation.DSMT4" ShapeID="_x0000_i1380" DrawAspect="Content" ObjectID="_1486165585" r:id="rId912"/>
        </w:object>
      </w:r>
      <w:r w:rsidR="001F01C2" w:rsidRPr="00C30527">
        <w:rPr>
          <w:rFonts w:ascii="Times New Roman" w:hAnsi="Times New Roman" w:cs="Times New Roman"/>
          <w:kern w:val="0"/>
          <w:sz w:val="24"/>
          <w:szCs w:val="24"/>
        </w:rPr>
        <w:t xml:space="preserve">, </w:t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fldChar w:fldCharType="begin"/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instrText xml:space="preserve"> GOTOBUTTON ZEqnNum782104  \* MERGEFORMAT </w:instrText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fldChar w:fldCharType="begin"/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instrText xml:space="preserve"> REF ZEqnNum782104 \* Charformat \! \* MERGEFORMAT </w:instrText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fldChar w:fldCharType="separate"/>
      </w:r>
      <w:r w:rsidR="00C30527" w:rsidRPr="00C30527">
        <w:rPr>
          <w:rFonts w:ascii="Times New Roman" w:hAnsi="Times New Roman" w:cs="Times New Roman"/>
          <w:kern w:val="0"/>
          <w:sz w:val="24"/>
          <w:szCs w:val="24"/>
        </w:rPr>
        <w:instrText>(105)</w:instrText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fldChar w:fldCharType="end"/>
      </w:r>
      <w:r w:rsidR="000868CE" w:rsidRPr="00C30527">
        <w:rPr>
          <w:rFonts w:ascii="Times New Roman" w:hAnsi="Times New Roman" w:cs="Times New Roman"/>
          <w:kern w:val="0"/>
          <w:sz w:val="24"/>
          <w:szCs w:val="24"/>
        </w:rPr>
        <w:fldChar w:fldCharType="end"/>
      </w:r>
      <w:r w:rsidR="001F01C2" w:rsidRPr="00C30527">
        <w:rPr>
          <w:rFonts w:ascii="Times New Roman" w:hAnsi="Times New Roman" w:cs="Times New Roman"/>
          <w:sz w:val="24"/>
          <w:szCs w:val="24"/>
        </w:rPr>
        <w:t xml:space="preserve"> becomes</w:t>
      </w:r>
    </w:p>
    <w:p w:rsidR="001F01C2" w:rsidRPr="00C30527" w:rsidRDefault="001F01C2" w:rsidP="00C30527">
      <w:pPr>
        <w:pStyle w:val="MTDisplayEquation"/>
        <w:tabs>
          <w:tab w:val="clear" w:pos="4160"/>
          <w:tab w:val="clear" w:pos="8300"/>
          <w:tab w:val="center" w:pos="4536"/>
          <w:tab w:val="right" w:pos="9072"/>
        </w:tabs>
        <w:snapToGrid w:val="0"/>
        <w:spacing w:afterLines="0"/>
      </w:pPr>
      <w:r w:rsidRPr="00C30527">
        <w:tab/>
      </w:r>
      <w:r w:rsidRPr="00C30527">
        <w:rPr>
          <w:noProof/>
          <w:position w:val="-16"/>
        </w:rPr>
        <w:drawing>
          <wp:inline distT="0" distB="0" distL="0" distR="0" wp14:anchorId="4DDDA075" wp14:editId="4A6188F0">
            <wp:extent cx="4610100" cy="276225"/>
            <wp:effectExtent l="0" t="0" r="0" b="9525"/>
            <wp:docPr id="139" name="Picture 1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rrowheads="1"/>
                    </pic:cNvPicPr>
                  </pic:nvPicPr>
                  <pic:blipFill>
                    <a:blip r:embed="rId9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t xml:space="preserve">   </w:t>
      </w:r>
      <w:r w:rsidRPr="00C30527">
        <w:tab/>
      </w:r>
      <w:r w:rsidR="000868CE" w:rsidRPr="00C30527">
        <w:fldChar w:fldCharType="begin"/>
      </w:r>
      <w:r w:rsidR="000868CE" w:rsidRPr="00C30527">
        <w:instrText xml:space="preserve"> MACROBUTTON MTPlaceRef \* MERGEFORMAT </w:instrText>
      </w:r>
      <w:fldSimple w:instr=" SEQ MTEqn \h \* MERGEFORMAT "/>
      <w:r w:rsidR="000868CE" w:rsidRPr="00C30527">
        <w:instrText>(</w:instrText>
      </w:r>
      <w:fldSimple w:instr=" SEQ MTEqn \c \* Arabic \* MERGEFORMAT ">
        <w:r w:rsidR="00C30527">
          <w:rPr>
            <w:noProof/>
          </w:rPr>
          <w:instrText>108</w:instrText>
        </w:r>
      </w:fldSimple>
      <w:r w:rsidR="000868CE" w:rsidRPr="00C30527">
        <w:instrText>)</w:instrText>
      </w:r>
      <w:r w:rsidR="000868CE" w:rsidRPr="00C30527">
        <w:fldChar w:fldCharType="end"/>
      </w:r>
    </w:p>
    <w:p w:rsidR="001F01C2" w:rsidRPr="00C30527" w:rsidRDefault="001F01C2" w:rsidP="00C30527">
      <w:pPr>
        <w:tabs>
          <w:tab w:val="center" w:pos="4536"/>
          <w:tab w:val="right" w:pos="9072"/>
        </w:tabs>
        <w:snapToGrid w:val="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>After r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eplacing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1ACF3043" wp14:editId="197B4259">
            <wp:extent cx="152400" cy="2286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/>
                    <pic:cNvPicPr>
                      <a:picLocks noChangeAspect="1" noChangeArrowheads="1"/>
                    </pic:cNvPicPr>
                  </pic:nvPicPr>
                  <pic:blipFill>
                    <a:blip r:embed="rId9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with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8AD192A" wp14:editId="13AB2904">
            <wp:extent cx="276225" cy="238125"/>
            <wp:effectExtent l="0" t="0" r="9525" b="9525"/>
            <wp:docPr id="141" name="Picture 1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rrowheads="1"/>
                    </pic:cNvPicPr>
                  </pic:nvPicPr>
                  <pic:blipFill>
                    <a:blip r:embed="rId4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and </w:t>
      </w:r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2851403E" wp14:editId="501A506E">
            <wp:extent cx="133350" cy="2286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9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 w:hint="eastAsia"/>
          <w:sz w:val="24"/>
          <w:szCs w:val="24"/>
        </w:rPr>
        <w:t xml:space="preserve">with </w:t>
      </w:r>
      <w:proofErr w:type="gramEnd"/>
      <w:r w:rsidRPr="00C30527">
        <w:rPr>
          <w:rFonts w:ascii="Times New Roman" w:hAnsi="Times New Roman" w:cs="Times New Roman"/>
          <w:noProof/>
          <w:position w:val="-12"/>
          <w:sz w:val="24"/>
          <w:szCs w:val="24"/>
        </w:rPr>
        <w:drawing>
          <wp:inline distT="0" distB="0" distL="0" distR="0" wp14:anchorId="1C8C77DC" wp14:editId="53DEFBFA">
            <wp:extent cx="304800" cy="238125"/>
            <wp:effectExtent l="0" t="0" r="0" b="9525"/>
            <wp:docPr id="150" name="Picture 1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/>
                    <pic:cNvPicPr>
                      <a:picLocks noChangeArrowheads="1"/>
                    </pic:cNvPicPr>
                  </pic:nvPicPr>
                  <pic:blipFill>
                    <a:blip r:embed="rId9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, </w:t>
      </w:r>
      <w:r w:rsidR="00A31E1C" w:rsidRPr="00C30527">
        <w:rPr>
          <w:rFonts w:ascii="Times New Roman" w:hAnsi="Times New Roman" w:cs="Times New Roman"/>
          <w:sz w:val="24"/>
          <w:szCs w:val="24"/>
        </w:rPr>
        <w:t>the inequality in Lemma 6 c</w:t>
      </w:r>
      <w:r w:rsidRPr="00C30527">
        <w:rPr>
          <w:rFonts w:ascii="Times New Roman" w:hAnsi="Times New Roman" w:cs="Times New Roman"/>
          <w:sz w:val="24"/>
          <w:szCs w:val="24"/>
        </w:rPr>
        <w:t>an be obtained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. </w:t>
      </w:r>
      <w:r w:rsidRPr="00C30527">
        <w:rPr>
          <w:rFonts w:ascii="Times New Roman" w:hAnsi="Times New Roman" w:cs="Times New Roman"/>
          <w:sz w:val="24"/>
          <w:szCs w:val="24"/>
        </w:rPr>
        <w:t>This completes the proof.</w:t>
      </w:r>
      <w:r w:rsidRPr="00C30527">
        <w:rPr>
          <w:rFonts w:ascii="Times New Roman" w:hAnsi="Times New Roman" w:cs="Times New Roman"/>
          <w:sz w:val="24"/>
          <w:szCs w:val="24"/>
          <w:vertAlign w:val="superscript"/>
        </w:rPr>
        <w:t xml:space="preserve"> ■</w:t>
      </w:r>
    </w:p>
    <w:p w:rsidR="004B023C" w:rsidRPr="00C30527" w:rsidRDefault="004B023C" w:rsidP="00C30527">
      <w:pPr>
        <w:widowControl/>
        <w:jc w:val="left"/>
        <w:rPr>
          <w:sz w:val="24"/>
          <w:szCs w:val="24"/>
        </w:rPr>
      </w:pPr>
    </w:p>
    <w:p w:rsidR="0042485B" w:rsidRPr="00C30527" w:rsidRDefault="0042485B" w:rsidP="00C30527">
      <w:pPr>
        <w:rPr>
          <w:sz w:val="24"/>
          <w:szCs w:val="24"/>
        </w:rPr>
      </w:pPr>
    </w:p>
    <w:p w:rsidR="0042485B" w:rsidRPr="00C30527" w:rsidRDefault="0042485B" w:rsidP="00C30527">
      <w:pPr>
        <w:rPr>
          <w:rFonts w:ascii="Times New Roman" w:hAnsi="Times New Roman" w:cs="Times New Roman"/>
          <w:b/>
          <w:sz w:val="24"/>
          <w:szCs w:val="24"/>
        </w:rPr>
      </w:pPr>
      <w:r w:rsidRPr="00C30527">
        <w:rPr>
          <w:rFonts w:ascii="Times New Roman" w:hAnsi="Times New Roman" w:cs="Times New Roman"/>
          <w:b/>
          <w:sz w:val="24"/>
          <w:szCs w:val="24"/>
        </w:rPr>
        <w:t>References</w:t>
      </w:r>
    </w:p>
    <w:p w:rsidR="00631CD9" w:rsidRPr="00C30527" w:rsidRDefault="00631CD9" w:rsidP="00C30527">
      <w:pPr>
        <w:autoSpaceDE w:val="0"/>
        <w:autoSpaceDN w:val="0"/>
        <w:adjustRightInd w:val="0"/>
        <w:ind w:left="360" w:hanging="360"/>
        <w:jc w:val="left"/>
        <w:rPr>
          <w:rFonts w:ascii="AdvPSTim" w:hAnsi="AdvPSTim" w:cs="AdvPSTim"/>
          <w:sz w:val="24"/>
          <w:szCs w:val="24"/>
        </w:rPr>
      </w:pPr>
      <w:proofErr w:type="spellStart"/>
      <w:r w:rsidRPr="00C30527">
        <w:rPr>
          <w:rFonts w:ascii="AdvPSTim" w:hAnsi="AdvPSTim" w:cs="AdvPSTim"/>
          <w:sz w:val="24"/>
          <w:szCs w:val="24"/>
        </w:rPr>
        <w:t>Aashtiani</w:t>
      </w:r>
      <w:proofErr w:type="spellEnd"/>
      <w:r w:rsidRPr="00C30527">
        <w:rPr>
          <w:rFonts w:ascii="AdvPSTim" w:hAnsi="AdvPSTim" w:cs="AdvPSTim"/>
          <w:sz w:val="24"/>
          <w:szCs w:val="24"/>
        </w:rPr>
        <w:t xml:space="preserve">, H., 1979. </w:t>
      </w:r>
      <w:proofErr w:type="gramStart"/>
      <w:r w:rsidRPr="00C30527">
        <w:rPr>
          <w:rFonts w:ascii="AdvPSTim" w:hAnsi="AdvPSTim" w:cs="AdvPSTim"/>
          <w:sz w:val="24"/>
          <w:szCs w:val="24"/>
        </w:rPr>
        <w:t>The multi-modal traffic assignment problem.</w:t>
      </w:r>
      <w:proofErr w:type="gramEnd"/>
      <w:r w:rsidRPr="00C30527">
        <w:rPr>
          <w:rFonts w:ascii="AdvPSTim" w:hAnsi="AdvPSTim" w:cs="AdvPSTim"/>
          <w:sz w:val="24"/>
          <w:szCs w:val="24"/>
        </w:rPr>
        <w:t xml:space="preserve"> </w:t>
      </w:r>
      <w:proofErr w:type="gramStart"/>
      <w:r w:rsidRPr="00C30527">
        <w:rPr>
          <w:rFonts w:ascii="AdvPSTim" w:hAnsi="AdvPSTim" w:cs="AdvPSTim"/>
          <w:sz w:val="24"/>
          <w:szCs w:val="24"/>
        </w:rPr>
        <w:t>Ph.D. Thesis, Operations Research Center.</w:t>
      </w:r>
      <w:proofErr w:type="gramEnd"/>
      <w:r w:rsidRPr="00C30527">
        <w:rPr>
          <w:rFonts w:ascii="AdvPSTim" w:hAnsi="AdvPSTim" w:cs="AdvPSTim"/>
          <w:sz w:val="24"/>
          <w:szCs w:val="24"/>
        </w:rPr>
        <w:t xml:space="preserve"> </w:t>
      </w:r>
      <w:proofErr w:type="gramStart"/>
      <w:r w:rsidRPr="00C30527">
        <w:rPr>
          <w:rFonts w:ascii="AdvPSTim" w:hAnsi="AdvPSTim" w:cs="AdvPSTim"/>
          <w:sz w:val="24"/>
          <w:szCs w:val="24"/>
        </w:rPr>
        <w:t>MIT Press, Cambridge, MA.</w:t>
      </w:r>
      <w:proofErr w:type="gramEnd"/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30527">
        <w:rPr>
          <w:rFonts w:ascii="Times New Roman" w:hAnsi="Times New Roman" w:cs="Times New Roman"/>
          <w:sz w:val="24"/>
          <w:szCs w:val="24"/>
        </w:rPr>
        <w:t>Abdulaal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>, M., Leblanc, L.J., 1979.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Continuous equilibrium network design models.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lastRenderedPageBreak/>
        <w:t>Transportation Research Part B 13</w:t>
      </w:r>
      <w:r w:rsidRPr="00C30527">
        <w:rPr>
          <w:rFonts w:ascii="Times New Roman" w:hAnsi="Times New Roman" w:cs="Times New Roman" w:hint="eastAsia"/>
          <w:sz w:val="24"/>
          <w:szCs w:val="24"/>
        </w:rPr>
        <w:t>(1)</w:t>
      </w:r>
      <w:r w:rsidRPr="00C30527">
        <w:rPr>
          <w:rFonts w:ascii="Times New Roman" w:hAnsi="Times New Roman" w:cs="Times New Roman"/>
          <w:sz w:val="24"/>
          <w:szCs w:val="24"/>
        </w:rPr>
        <w:t>, 19-32.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Boyce, D.E., 1984. Urban transportation network equilibrium and design models: recent achievements and future prospective.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Environment and Planning Part A 16</w:t>
      </w:r>
      <w:r w:rsidRPr="00C30527">
        <w:rPr>
          <w:rFonts w:ascii="Times New Roman" w:hAnsi="Times New Roman" w:cs="Times New Roman" w:hint="eastAsia"/>
          <w:sz w:val="24"/>
          <w:szCs w:val="24"/>
        </w:rPr>
        <w:t>(11)</w:t>
      </w:r>
      <w:r w:rsidRPr="00C30527">
        <w:rPr>
          <w:rFonts w:ascii="Times New Roman" w:hAnsi="Times New Roman" w:cs="Times New Roman"/>
          <w:sz w:val="24"/>
          <w:szCs w:val="24"/>
        </w:rPr>
        <w:t>, 1445-1474.</w:t>
      </w:r>
      <w:proofErr w:type="gramEnd"/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Chau, C.K.,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Sim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, K.M., 2003.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The price of anarchy for non-atomic congestion games with symmetric cost maps and elastic demands.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Operations Research Letters 31</w:t>
      </w:r>
      <w:r w:rsidRPr="00C30527">
        <w:rPr>
          <w:rFonts w:ascii="Times New Roman" w:hAnsi="Times New Roman" w:cs="Times New Roman" w:hint="eastAsia"/>
          <w:sz w:val="24"/>
          <w:szCs w:val="24"/>
        </w:rPr>
        <w:t>(5), 327-334.</w:t>
      </w:r>
    </w:p>
    <w:p w:rsidR="0042485B" w:rsidRPr="00C30527" w:rsidRDefault="0042485B" w:rsidP="00C30527">
      <w:pPr>
        <w:pStyle w:val="reference"/>
        <w:spacing w:line="240" w:lineRule="auto"/>
        <w:ind w:left="360" w:hanging="360"/>
        <w:rPr>
          <w:color w:val="auto"/>
          <w:kern w:val="0"/>
          <w:lang w:val="en-US"/>
        </w:rPr>
      </w:pPr>
      <w:r w:rsidRPr="00C30527">
        <w:rPr>
          <w:color w:val="auto"/>
          <w:shd w:val="clear" w:color="auto" w:fill="FFFFFF"/>
          <w:lang w:val="en-US"/>
        </w:rPr>
        <w:t xml:space="preserve">Chen, A., Kim, J., Zhou, Z., </w:t>
      </w:r>
      <w:proofErr w:type="spellStart"/>
      <w:r w:rsidRPr="00C30527">
        <w:rPr>
          <w:color w:val="auto"/>
          <w:shd w:val="clear" w:color="auto" w:fill="FFFFFF"/>
          <w:lang w:val="en-US"/>
        </w:rPr>
        <w:t>Chootinan</w:t>
      </w:r>
      <w:proofErr w:type="spellEnd"/>
      <w:r w:rsidRPr="00C30527">
        <w:rPr>
          <w:color w:val="auto"/>
          <w:shd w:val="clear" w:color="auto" w:fill="FFFFFF"/>
          <w:lang w:val="en-US"/>
        </w:rPr>
        <w:t>, P.</w:t>
      </w:r>
      <w:r w:rsidR="00D10410" w:rsidRPr="00C30527">
        <w:rPr>
          <w:color w:val="auto"/>
          <w:shd w:val="clear" w:color="auto" w:fill="FFFFFF"/>
          <w:lang w:val="en-US"/>
        </w:rPr>
        <w:t>,</w:t>
      </w:r>
      <w:r w:rsidRPr="00C30527">
        <w:rPr>
          <w:bCs/>
          <w:color w:val="auto"/>
          <w:shd w:val="clear" w:color="auto" w:fill="FFFFFF"/>
          <w:lang w:val="en-US"/>
        </w:rPr>
        <w:t xml:space="preserve"> 2007. </w:t>
      </w:r>
      <w:proofErr w:type="gramStart"/>
      <w:r w:rsidRPr="00C30527">
        <w:rPr>
          <w:bCs/>
          <w:color w:val="auto"/>
          <w:shd w:val="clear" w:color="auto" w:fill="FFFFFF"/>
          <w:lang w:val="en-US"/>
        </w:rPr>
        <w:t>Alpha reliable network design problem</w:t>
      </w:r>
      <w:r w:rsidR="00D10410" w:rsidRPr="00C30527">
        <w:rPr>
          <w:bCs/>
          <w:color w:val="auto"/>
          <w:shd w:val="clear" w:color="auto" w:fill="FFFFFF"/>
          <w:lang w:val="en-US"/>
        </w:rPr>
        <w:t>.</w:t>
      </w:r>
      <w:proofErr w:type="gramEnd"/>
      <w:r w:rsidRPr="00C30527">
        <w:rPr>
          <w:bCs/>
          <w:color w:val="auto"/>
          <w:shd w:val="clear" w:color="auto" w:fill="FFFFFF"/>
          <w:lang w:val="en-US"/>
        </w:rPr>
        <w:t xml:space="preserve"> </w:t>
      </w:r>
      <w:r w:rsidRPr="00C30527">
        <w:rPr>
          <w:color w:val="auto"/>
          <w:lang w:val="en-US"/>
        </w:rPr>
        <w:t>Transportation Research Record 2029, 49-57.</w:t>
      </w:r>
    </w:p>
    <w:p w:rsidR="00631CD9" w:rsidRPr="00C30527" w:rsidRDefault="00631CD9" w:rsidP="00C30527">
      <w:pPr>
        <w:autoSpaceDE w:val="0"/>
        <w:autoSpaceDN w:val="0"/>
        <w:adjustRightInd w:val="0"/>
        <w:ind w:left="360" w:hanging="360"/>
        <w:rPr>
          <w:rFonts w:ascii="AdvPSTim" w:hAnsi="AdvPSTim" w:cs="AdvPSTim"/>
          <w:sz w:val="24"/>
          <w:szCs w:val="24"/>
        </w:rPr>
      </w:pPr>
      <w:r w:rsidRPr="00C30527">
        <w:rPr>
          <w:rFonts w:ascii="AdvPSTim" w:hAnsi="AdvPSTim" w:cs="AdvPSTim"/>
          <w:sz w:val="24"/>
          <w:szCs w:val="24"/>
        </w:rPr>
        <w:t>Lo, H.K., Chen, A. 2000. Traffic equilibrium problem with route-specific costs: formulation and algorithms. Transportation Research Part B 34 (6), 493-513.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Chen, A., Zhou, Z., 2010.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The α-reliable mean-excess traffic equilibrium model with stochastic travel times.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Transportation Research Part B 44(4), 493-513.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Correa, J., Schulz, A.,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Stier</w:t>
      </w:r>
      <w:proofErr w:type="spellEnd"/>
      <w:r w:rsidRPr="00C30527">
        <w:rPr>
          <w:rFonts w:ascii="Times New Roman" w:hAnsi="Times New Roman" w:cs="Times New Roman" w:hint="eastAsia"/>
          <w:sz w:val="24"/>
          <w:szCs w:val="24"/>
        </w:rPr>
        <w:t>-</w:t>
      </w:r>
      <w:r w:rsidRPr="00C30527">
        <w:rPr>
          <w:rFonts w:ascii="Times New Roman" w:hAnsi="Times New Roman" w:cs="Times New Roman"/>
          <w:sz w:val="24"/>
          <w:szCs w:val="24"/>
        </w:rPr>
        <w:t>Moses, N., 2004.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Selfish routing in capacitated networks.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Mathematics of Operation</w:t>
      </w:r>
      <w:r w:rsidRPr="00C30527">
        <w:rPr>
          <w:rFonts w:ascii="Times New Roman" w:hAnsi="Times New Roman" w:cs="Times New Roman" w:hint="eastAsia"/>
          <w:sz w:val="24"/>
          <w:szCs w:val="24"/>
        </w:rPr>
        <w:t>s</w:t>
      </w:r>
      <w:r w:rsidRPr="00C30527">
        <w:rPr>
          <w:rFonts w:ascii="Times New Roman" w:hAnsi="Times New Roman" w:cs="Times New Roman"/>
          <w:sz w:val="24"/>
          <w:szCs w:val="24"/>
        </w:rPr>
        <w:t xml:space="preserve"> Research 29</w:t>
      </w:r>
      <w:r w:rsidRPr="00C30527">
        <w:rPr>
          <w:rFonts w:ascii="Times New Roman" w:hAnsi="Times New Roman" w:cs="Times New Roman" w:hint="eastAsia"/>
          <w:sz w:val="24"/>
          <w:szCs w:val="24"/>
        </w:rPr>
        <w:t>(4)</w:t>
      </w:r>
      <w:r w:rsidRPr="00C30527">
        <w:rPr>
          <w:rFonts w:ascii="Times New Roman" w:hAnsi="Times New Roman" w:cs="Times New Roman"/>
          <w:sz w:val="24"/>
          <w:szCs w:val="24"/>
        </w:rPr>
        <w:t>, 961-976.</w:t>
      </w:r>
    </w:p>
    <w:p w:rsidR="008B598F" w:rsidRPr="00C30527" w:rsidRDefault="008B598F" w:rsidP="00C30527">
      <w:pPr>
        <w:widowControl/>
        <w:autoSpaceDE w:val="0"/>
        <w:autoSpaceDN w:val="0"/>
        <w:adjustRightInd w:val="0"/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C30527">
        <w:rPr>
          <w:rFonts w:ascii="Times New Roman" w:hAnsi="Times New Roman" w:cs="Times New Roman"/>
          <w:kern w:val="0"/>
          <w:sz w:val="24"/>
          <w:szCs w:val="24"/>
        </w:rPr>
        <w:t>Dantzig</w:t>
      </w:r>
      <w:proofErr w:type="spellEnd"/>
      <w:r w:rsidRPr="00C30527">
        <w:rPr>
          <w:rFonts w:ascii="Times New Roman" w:hAnsi="Times New Roman" w:cs="Times New Roman"/>
          <w:kern w:val="0"/>
          <w:sz w:val="24"/>
          <w:szCs w:val="24"/>
        </w:rPr>
        <w:t xml:space="preserve">, G.B., Maier, S.F., Harvey, R.P., Lansdowne, Z.F., Robinson, D.W., 1979. Formulating and solving the network design problem by decomposition. Transportation Research Part B </w:t>
      </w:r>
      <w:r w:rsidRPr="00C30527">
        <w:rPr>
          <w:rFonts w:ascii="Times New Roman" w:hAnsi="Times New Roman" w:cs="Times New Roman"/>
          <w:bCs/>
          <w:kern w:val="0"/>
          <w:sz w:val="24"/>
          <w:szCs w:val="24"/>
        </w:rPr>
        <w:t>13</w:t>
      </w:r>
      <w:r w:rsidR="00B81D69" w:rsidRPr="00C30527">
        <w:rPr>
          <w:rFonts w:ascii="Times New Roman" w:hAnsi="Times New Roman" w:cs="Times New Roman"/>
          <w:bCs/>
          <w:kern w:val="0"/>
          <w:sz w:val="24"/>
          <w:szCs w:val="24"/>
        </w:rPr>
        <w:t>(1)</w:t>
      </w:r>
      <w:r w:rsidRPr="00C30527">
        <w:rPr>
          <w:rFonts w:ascii="Times New Roman" w:hAnsi="Times New Roman" w:cs="Times New Roman"/>
          <w:bCs/>
          <w:kern w:val="0"/>
          <w:sz w:val="24"/>
          <w:szCs w:val="24"/>
        </w:rPr>
        <w:t>,</w:t>
      </w:r>
      <w:r w:rsidRPr="00C30527">
        <w:rPr>
          <w:rFonts w:ascii="Times New Roman" w:hAnsi="Times New Roman" w:cs="Times New Roman"/>
          <w:kern w:val="0"/>
          <w:sz w:val="24"/>
          <w:szCs w:val="24"/>
        </w:rPr>
        <w:t xml:space="preserve"> 5</w:t>
      </w:r>
      <w:r w:rsidR="004F0EA6" w:rsidRPr="00C30527">
        <w:rPr>
          <w:rFonts w:ascii="Times New Roman" w:hAnsi="Times New Roman" w:cs="Times New Roman"/>
          <w:kern w:val="0"/>
          <w:sz w:val="24"/>
          <w:szCs w:val="24"/>
        </w:rPr>
        <w:t>-</w:t>
      </w:r>
      <w:r w:rsidRPr="00C30527">
        <w:rPr>
          <w:rFonts w:ascii="Times New Roman" w:hAnsi="Times New Roman" w:cs="Times New Roman"/>
          <w:kern w:val="0"/>
          <w:sz w:val="24"/>
          <w:szCs w:val="24"/>
        </w:rPr>
        <w:t>17.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C30527">
        <w:rPr>
          <w:rFonts w:ascii="Times New Roman" w:hAnsi="Times New Roman" w:cs="Times New Roman"/>
          <w:sz w:val="24"/>
          <w:szCs w:val="24"/>
        </w:rPr>
        <w:t>Guo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, X.L., Yang, H., Liu, T.L., 2010.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Bounding the inefficiency of logit-based stochastic user equilibrium.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European Journal of Operational Research 201(2), 463-469.</w:t>
      </w:r>
    </w:p>
    <w:p w:rsidR="00E5729D" w:rsidRPr="00C30527" w:rsidRDefault="00E5729D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Han, D.</w:t>
      </w:r>
      <w:r w:rsidR="00A00A2A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Lo</w:t>
      </w:r>
      <w:r w:rsidR="00A00A2A" w:rsidRPr="00C30527">
        <w:rPr>
          <w:rFonts w:ascii="Times New Roman" w:hAnsi="Times New Roman" w:cs="Times New Roman"/>
          <w:sz w:val="24"/>
          <w:szCs w:val="24"/>
        </w:rPr>
        <w:t>, H.K.,</w:t>
      </w:r>
      <w:r w:rsidRPr="00C30527">
        <w:rPr>
          <w:rFonts w:ascii="Times New Roman" w:hAnsi="Times New Roman" w:cs="Times New Roman"/>
          <w:sz w:val="24"/>
          <w:szCs w:val="24"/>
        </w:rPr>
        <w:t xml:space="preserve"> 200</w:t>
      </w:r>
      <w:r w:rsidR="007547F1" w:rsidRPr="00C30527">
        <w:rPr>
          <w:rFonts w:ascii="Times New Roman" w:hAnsi="Times New Roman" w:cs="Times New Roman"/>
          <w:sz w:val="24"/>
          <w:szCs w:val="24"/>
        </w:rPr>
        <w:t>2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A new alternating direction method for a class of nonlinear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variational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inequality problems.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Journal of Optimization Theory and Applications</w:t>
      </w:r>
      <w:r w:rsidR="00A00A2A" w:rsidRPr="00C30527">
        <w:rPr>
          <w:rFonts w:ascii="Times New Roman" w:hAnsi="Times New Roman" w:cs="Times New Roman"/>
          <w:sz w:val="24"/>
          <w:szCs w:val="24"/>
        </w:rPr>
        <w:t xml:space="preserve"> 112(3),</w:t>
      </w:r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="00A00A2A" w:rsidRPr="00C30527">
        <w:rPr>
          <w:rFonts w:ascii="Times New Roman" w:hAnsi="Times New Roman" w:cs="Times New Roman"/>
          <w:sz w:val="24"/>
          <w:szCs w:val="24"/>
        </w:rPr>
        <w:t>549-560</w:t>
      </w:r>
      <w:r w:rsidR="00286E9C" w:rsidRPr="00C30527">
        <w:rPr>
          <w:rFonts w:ascii="Times New Roman" w:hAnsi="Times New Roman" w:cs="Times New Roman"/>
          <w:sz w:val="24"/>
          <w:szCs w:val="24"/>
        </w:rPr>
        <w:t>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Han, D., Lo, H.K., Yang, H., 2008a.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On the price of anarchy for non-atomic congestion games under asymmetric cost maps and elastic demands. Computers &amp; Mathematics with Applications 56(10), 2737-2743.</w:t>
      </w:r>
    </w:p>
    <w:p w:rsidR="0042485B" w:rsidRPr="00C30527" w:rsidRDefault="0042485B" w:rsidP="00C30527">
      <w:pPr>
        <w:widowControl/>
        <w:autoSpaceDE w:val="0"/>
        <w:autoSpaceDN w:val="0"/>
        <w:adjustRightInd w:val="0"/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kern w:val="0"/>
          <w:sz w:val="24"/>
          <w:szCs w:val="24"/>
        </w:rPr>
        <w:t>Han, D., Lo, H.K.</w:t>
      </w:r>
      <w:r w:rsidR="00286E9C" w:rsidRPr="00C30527">
        <w:rPr>
          <w:rFonts w:ascii="Times New Roman" w:hAnsi="Times New Roman" w:cs="Times New Roman"/>
          <w:kern w:val="0"/>
          <w:sz w:val="24"/>
          <w:szCs w:val="24"/>
        </w:rPr>
        <w:t>,</w:t>
      </w:r>
      <w:r w:rsidRPr="00C30527">
        <w:rPr>
          <w:rFonts w:ascii="Times New Roman" w:hAnsi="Times New Roman" w:cs="Times New Roman"/>
          <w:kern w:val="0"/>
          <w:sz w:val="24"/>
          <w:szCs w:val="24"/>
        </w:rPr>
        <w:t xml:space="preserve"> Sun, J.</w:t>
      </w:r>
      <w:r w:rsidR="007A075A" w:rsidRPr="00C30527">
        <w:rPr>
          <w:rFonts w:ascii="Times New Roman" w:hAnsi="Times New Roman" w:cs="Times New Roman"/>
          <w:kern w:val="0"/>
          <w:sz w:val="24"/>
          <w:szCs w:val="24"/>
        </w:rPr>
        <w:t>,</w:t>
      </w:r>
      <w:r w:rsidRPr="00C30527">
        <w:rPr>
          <w:rFonts w:ascii="Times New Roman" w:hAnsi="Times New Roman" w:cs="Times New Roman"/>
          <w:kern w:val="0"/>
          <w:sz w:val="24"/>
          <w:szCs w:val="24"/>
        </w:rPr>
        <w:t xml:space="preserve"> Yang, H.</w:t>
      </w:r>
      <w:r w:rsidR="004619EF" w:rsidRPr="00C30527">
        <w:rPr>
          <w:rFonts w:ascii="Times New Roman" w:hAnsi="Times New Roman" w:cs="Times New Roman"/>
          <w:kern w:val="0"/>
          <w:sz w:val="24"/>
          <w:szCs w:val="24"/>
        </w:rPr>
        <w:t>,</w:t>
      </w:r>
      <w:r w:rsidRPr="00C30527">
        <w:rPr>
          <w:rFonts w:ascii="Times New Roman" w:hAnsi="Times New Roman" w:cs="Times New Roman"/>
          <w:kern w:val="0"/>
          <w:sz w:val="24"/>
          <w:szCs w:val="24"/>
        </w:rPr>
        <w:t xml:space="preserve"> 2008b.</w:t>
      </w:r>
      <w:proofErr w:type="gramEnd"/>
      <w:r w:rsidRPr="00C3052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kern w:val="0"/>
          <w:sz w:val="24"/>
          <w:szCs w:val="24"/>
        </w:rPr>
        <w:t>The toll effect on price of anarchy when costs are nonlinear and asymmetric</w:t>
      </w:r>
      <w:r w:rsidR="00D25B77" w:rsidRPr="00C30527">
        <w:rPr>
          <w:rFonts w:ascii="Times New Roman" w:hAnsi="Times New Roman" w:cs="Times New Roman"/>
          <w:kern w:val="0"/>
          <w:sz w:val="24"/>
          <w:szCs w:val="24"/>
        </w:rPr>
        <w:t>.</w:t>
      </w:r>
      <w:proofErr w:type="gramEnd"/>
      <w:r w:rsidRPr="00C30527">
        <w:rPr>
          <w:rFonts w:ascii="Times New Roman" w:hAnsi="Times New Roman" w:cs="Times New Roman"/>
          <w:kern w:val="0"/>
          <w:sz w:val="24"/>
          <w:szCs w:val="24"/>
        </w:rPr>
        <w:t xml:space="preserve"> European Journal of Operation</w:t>
      </w:r>
      <w:r w:rsidR="00C65F06" w:rsidRPr="00C30527">
        <w:rPr>
          <w:rFonts w:ascii="Times New Roman" w:hAnsi="Times New Roman" w:cs="Times New Roman"/>
          <w:kern w:val="0"/>
          <w:sz w:val="24"/>
          <w:szCs w:val="24"/>
        </w:rPr>
        <w:t>al</w:t>
      </w:r>
      <w:r w:rsidRPr="00C30527">
        <w:rPr>
          <w:rFonts w:ascii="Times New Roman" w:hAnsi="Times New Roman" w:cs="Times New Roman"/>
          <w:kern w:val="0"/>
          <w:sz w:val="24"/>
          <w:szCs w:val="24"/>
        </w:rPr>
        <w:t xml:space="preserve"> Research 186</w:t>
      </w:r>
      <w:r w:rsidR="00B81D69" w:rsidRPr="00C30527">
        <w:rPr>
          <w:rFonts w:ascii="Times New Roman" w:hAnsi="Times New Roman" w:cs="Times New Roman"/>
          <w:kern w:val="0"/>
          <w:sz w:val="24"/>
          <w:szCs w:val="24"/>
        </w:rPr>
        <w:t>(1)</w:t>
      </w:r>
      <w:r w:rsidRPr="00C30527">
        <w:rPr>
          <w:rFonts w:ascii="Times New Roman" w:hAnsi="Times New Roman" w:cs="Times New Roman"/>
          <w:kern w:val="0"/>
          <w:sz w:val="24"/>
          <w:szCs w:val="24"/>
        </w:rPr>
        <w:t>, 300</w:t>
      </w:r>
      <w:r w:rsidR="00207B78" w:rsidRPr="00C30527">
        <w:rPr>
          <w:rFonts w:ascii="Times New Roman" w:hAnsi="Times New Roman" w:cs="Times New Roman"/>
          <w:kern w:val="0"/>
          <w:sz w:val="24"/>
          <w:szCs w:val="24"/>
        </w:rPr>
        <w:t>-</w:t>
      </w:r>
      <w:r w:rsidRPr="00C30527">
        <w:rPr>
          <w:rFonts w:ascii="Times New Roman" w:hAnsi="Times New Roman" w:cs="Times New Roman"/>
          <w:kern w:val="0"/>
          <w:sz w:val="24"/>
          <w:szCs w:val="24"/>
        </w:rPr>
        <w:t>316.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Han, D., Yang, H., 2008.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The multi-class, multi-criterion traffic equilibrium and the efficiency of congestion pricing.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Transportation Research Part E 44(5), 753-773.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C30527">
        <w:rPr>
          <w:rFonts w:ascii="Times New Roman" w:hAnsi="Times New Roman" w:cs="Times New Roman"/>
          <w:sz w:val="24"/>
          <w:szCs w:val="24"/>
        </w:rPr>
        <w:t>Koutsoupias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, E., Papadimitriou, C., </w:t>
      </w:r>
      <w:r w:rsidR="002334DD" w:rsidRPr="00C30527">
        <w:rPr>
          <w:rFonts w:ascii="Times New Roman" w:hAnsi="Times New Roman" w:cs="Times New Roman"/>
          <w:sz w:val="24"/>
          <w:szCs w:val="24"/>
        </w:rPr>
        <w:t>199</w:t>
      </w:r>
      <w:r w:rsidRPr="00C30527">
        <w:rPr>
          <w:rFonts w:ascii="Times New Roman" w:hAnsi="Times New Roman" w:cs="Times New Roman" w:hint="eastAsia"/>
          <w:sz w:val="24"/>
          <w:szCs w:val="24"/>
        </w:rPr>
        <w:t>9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  <w:r w:rsidR="002334DD"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2334DD" w:rsidRPr="00C30527">
        <w:rPr>
          <w:rFonts w:ascii="Times New Roman" w:hAnsi="Times New Roman" w:cs="Times New Roman"/>
          <w:sz w:val="24"/>
          <w:szCs w:val="24"/>
        </w:rPr>
        <w:t>Worst-case equilibria.</w:t>
      </w:r>
      <w:proofErr w:type="gramEnd"/>
      <w:r w:rsidR="002334DD" w:rsidRPr="00C30527">
        <w:rPr>
          <w:rFonts w:ascii="Times New Roman" w:hAnsi="Times New Roman" w:cs="Times New Roman"/>
          <w:sz w:val="24"/>
          <w:szCs w:val="24"/>
        </w:rPr>
        <w:t xml:space="preserve"> In: Proceedings of the 16th Annual Symposium on Theoretical Aspects of Computer Science (STACS), Trier, Germany, Lecture Notes in Computer Science, vol. 1563, Springer, Berlin, 404</w:t>
      </w:r>
      <w:r w:rsidR="002509B7" w:rsidRPr="00C30527">
        <w:rPr>
          <w:rFonts w:ascii="Times New Roman" w:hAnsi="Times New Roman" w:cs="Times New Roman"/>
          <w:sz w:val="24"/>
          <w:szCs w:val="24"/>
        </w:rPr>
        <w:t>-</w:t>
      </w:r>
      <w:r w:rsidR="002334DD" w:rsidRPr="00C30527">
        <w:rPr>
          <w:rFonts w:ascii="Times New Roman" w:hAnsi="Times New Roman" w:cs="Times New Roman"/>
          <w:sz w:val="24"/>
          <w:szCs w:val="24"/>
        </w:rPr>
        <w:t>413</w:t>
      </w:r>
      <w:r w:rsidRPr="00C30527">
        <w:rPr>
          <w:rFonts w:ascii="Times New Roman" w:hAnsi="Times New Roman" w:cs="Times New Roman" w:hint="eastAsia"/>
          <w:sz w:val="24"/>
          <w:szCs w:val="24"/>
        </w:rPr>
        <w:t>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 w:hint="eastAsia"/>
          <w:sz w:val="24"/>
          <w:szCs w:val="24"/>
        </w:rPr>
        <w:t>Lam, W.H.K., Shao, H., Sumalee, A., 2008. Modeling impacts of adverse weather conditions on a road network with uncertainties in demand and supply. Transportation Research Part B 42(10), 890-910.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 w:hint="eastAsia"/>
          <w:sz w:val="24"/>
          <w:szCs w:val="24"/>
        </w:rPr>
        <w:t xml:space="preserve">Liu, T.L., Huang, H.J., Yang, H., </w:t>
      </w:r>
      <w:proofErr w:type="spellStart"/>
      <w:r w:rsidRPr="00C30527">
        <w:rPr>
          <w:rFonts w:ascii="Times New Roman" w:hAnsi="Times New Roman" w:cs="Times New Roman" w:hint="eastAsia"/>
          <w:sz w:val="24"/>
          <w:szCs w:val="24"/>
        </w:rPr>
        <w:t>Guo</w:t>
      </w:r>
      <w:proofErr w:type="spell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, X.L., 2009. </w:t>
      </w:r>
      <w:proofErr w:type="gramStart"/>
      <w:r w:rsidRPr="00C30527">
        <w:rPr>
          <w:rFonts w:ascii="Times New Roman" w:hAnsi="Times New Roman" w:cs="Times New Roman" w:hint="eastAsia"/>
          <w:sz w:val="24"/>
          <w:szCs w:val="24"/>
        </w:rPr>
        <w:t>Equilibria and inefficiency in traffic networks with stochastic capacity and information provision.</w:t>
      </w:r>
      <w:proofErr w:type="gram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Transportation and Traffic Theory 2009: Golden Jubilee, 263-281.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Lo, H.K., Luo, X.W., Siu, B.W.Y., 2006. Degradable transport network: </w:t>
      </w:r>
      <w:r w:rsidRPr="00C30527">
        <w:rPr>
          <w:rFonts w:ascii="Times New Roman" w:hAnsi="Times New Roman" w:cs="Times New Roman" w:hint="eastAsia"/>
          <w:sz w:val="24"/>
          <w:szCs w:val="24"/>
        </w:rPr>
        <w:t>t</w:t>
      </w:r>
      <w:r w:rsidRPr="00C30527">
        <w:rPr>
          <w:rFonts w:ascii="Times New Roman" w:hAnsi="Times New Roman" w:cs="Times New Roman"/>
          <w:sz w:val="24"/>
          <w:szCs w:val="24"/>
        </w:rPr>
        <w:t>ravel time budget of travelers with heterogeneous risk aversion. Transportation Research Part B 40</w:t>
      </w:r>
      <w:r w:rsidRPr="00C30527">
        <w:rPr>
          <w:rFonts w:ascii="Times New Roman" w:hAnsi="Times New Roman" w:cs="Times New Roman" w:hint="eastAsia"/>
          <w:sz w:val="24"/>
          <w:szCs w:val="24"/>
        </w:rPr>
        <w:t>(9)</w:t>
      </w:r>
      <w:r w:rsidRPr="00C30527">
        <w:rPr>
          <w:rFonts w:ascii="Times New Roman" w:hAnsi="Times New Roman" w:cs="Times New Roman"/>
          <w:sz w:val="24"/>
          <w:szCs w:val="24"/>
        </w:rPr>
        <w:t>, 792-806.</w:t>
      </w:r>
    </w:p>
    <w:p w:rsidR="00851E1C" w:rsidRPr="00C30527" w:rsidRDefault="00851E1C" w:rsidP="00C30527">
      <w:pPr>
        <w:snapToGrid w:val="0"/>
        <w:spacing w:line="288" w:lineRule="auto"/>
        <w:ind w:left="227" w:hanging="227"/>
        <w:rPr>
          <w:rFonts w:ascii="Times New Roman" w:eastAsia="PMingLiU" w:hAnsi="Times New Roman" w:cs="Times New Roman"/>
          <w:color w:val="000000"/>
          <w:kern w:val="0"/>
          <w:sz w:val="24"/>
          <w:szCs w:val="24"/>
          <w:lang w:eastAsia="en-US"/>
        </w:rPr>
      </w:pPr>
      <w:proofErr w:type="spellStart"/>
      <w:r w:rsidRPr="00C30527">
        <w:rPr>
          <w:rFonts w:ascii="Times New Roman" w:eastAsia="PMingLiU" w:hAnsi="Times New Roman" w:cs="Times New Roman"/>
          <w:color w:val="000000"/>
          <w:kern w:val="0"/>
          <w:sz w:val="24"/>
          <w:szCs w:val="24"/>
          <w:lang w:eastAsia="en-US"/>
        </w:rPr>
        <w:t>Magnanti</w:t>
      </w:r>
      <w:proofErr w:type="spellEnd"/>
      <w:r w:rsidRPr="00C30527">
        <w:rPr>
          <w:rFonts w:ascii="Times New Roman" w:eastAsia="PMingLiU" w:hAnsi="Times New Roman" w:cs="Times New Roman"/>
          <w:color w:val="000000"/>
          <w:kern w:val="0"/>
          <w:sz w:val="24"/>
          <w:szCs w:val="24"/>
          <w:lang w:eastAsia="en-US"/>
        </w:rPr>
        <w:t>, T.L. and Wong, R.T. 1984. Network design and transportation planning: Models and algorithms.</w:t>
      </w:r>
      <w:r w:rsidR="00922854" w:rsidRPr="00C30527">
        <w:rPr>
          <w:rFonts w:ascii="Times New Roman" w:eastAsia="PMingLiU" w:hAnsi="Times New Roman" w:cs="Times New Roman"/>
          <w:iCs/>
          <w:color w:val="000000"/>
          <w:kern w:val="0"/>
          <w:sz w:val="24"/>
          <w:szCs w:val="24"/>
          <w:lang w:eastAsia="en-US"/>
        </w:rPr>
        <w:t xml:space="preserve"> </w:t>
      </w:r>
      <w:r w:rsidRPr="00C30527">
        <w:rPr>
          <w:rFonts w:ascii="Times New Roman" w:eastAsia="PMingLiU" w:hAnsi="Times New Roman" w:cs="Times New Roman"/>
          <w:iCs/>
          <w:color w:val="000000"/>
          <w:kern w:val="0"/>
          <w:sz w:val="24"/>
          <w:szCs w:val="24"/>
          <w:lang w:eastAsia="en-US"/>
        </w:rPr>
        <w:t>Transportation Science</w:t>
      </w:r>
      <w:r w:rsidR="00922854" w:rsidRPr="00C30527">
        <w:rPr>
          <w:rFonts w:ascii="Times New Roman" w:eastAsia="PMingLiU" w:hAnsi="Times New Roman" w:cs="Times New Roman"/>
          <w:i/>
          <w:iCs/>
          <w:color w:val="000000"/>
          <w:kern w:val="0"/>
          <w:sz w:val="24"/>
          <w:szCs w:val="24"/>
          <w:lang w:eastAsia="en-US"/>
        </w:rPr>
        <w:t xml:space="preserve"> </w:t>
      </w:r>
      <w:r w:rsidRPr="00C30527">
        <w:rPr>
          <w:rFonts w:ascii="Times New Roman" w:eastAsia="PMingLiU" w:hAnsi="Times New Roman" w:cs="Times New Roman"/>
          <w:iCs/>
          <w:color w:val="000000"/>
          <w:kern w:val="0"/>
          <w:sz w:val="24"/>
          <w:szCs w:val="24"/>
          <w:lang w:eastAsia="en-US"/>
        </w:rPr>
        <w:t>18</w:t>
      </w:r>
      <w:r w:rsidRPr="00C30527">
        <w:rPr>
          <w:rFonts w:ascii="Times New Roman" w:eastAsia="PMingLiU" w:hAnsi="Times New Roman" w:cs="Times New Roman"/>
          <w:color w:val="000000"/>
          <w:kern w:val="0"/>
          <w:sz w:val="24"/>
          <w:szCs w:val="24"/>
          <w:lang w:eastAsia="en-US"/>
        </w:rPr>
        <w:t>(1), 1-55.</w:t>
      </w:r>
    </w:p>
    <w:p w:rsidR="0042485B" w:rsidRPr="00C30527" w:rsidRDefault="0042485B" w:rsidP="00C30527">
      <w:pPr>
        <w:widowControl/>
        <w:snapToGrid w:val="0"/>
        <w:ind w:left="360" w:hanging="360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C30527">
        <w:rPr>
          <w:rFonts w:ascii="Times New Roman" w:eastAsia="Times New Roman" w:hAnsi="Times New Roman" w:cs="Times New Roman"/>
          <w:kern w:val="0"/>
          <w:sz w:val="24"/>
          <w:szCs w:val="24"/>
        </w:rPr>
        <w:t>Meng</w:t>
      </w:r>
      <w:proofErr w:type="spellEnd"/>
      <w:r w:rsidRPr="00C30527">
        <w:rPr>
          <w:rFonts w:ascii="Times New Roman" w:eastAsia="Times New Roman" w:hAnsi="Times New Roman" w:cs="Times New Roman"/>
          <w:kern w:val="0"/>
          <w:sz w:val="24"/>
          <w:szCs w:val="24"/>
        </w:rPr>
        <w:t>, Q., Yang, H.</w:t>
      </w:r>
      <w:r w:rsidR="004619EF" w:rsidRPr="00C30527">
        <w:rPr>
          <w:rFonts w:ascii="Times New Roman" w:eastAsia="Times New Roman" w:hAnsi="Times New Roman" w:cs="Times New Roman"/>
          <w:kern w:val="0"/>
          <w:sz w:val="24"/>
          <w:szCs w:val="24"/>
        </w:rPr>
        <w:t>,</w:t>
      </w:r>
      <w:r w:rsidRPr="00C3052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2002. Benefit distribution and equity in road network design. Transportation Research Part B 36(1), 19-35.</w:t>
      </w:r>
    </w:p>
    <w:p w:rsidR="0042485B" w:rsidRPr="00C30527" w:rsidRDefault="0042485B" w:rsidP="00C30527">
      <w:pPr>
        <w:widowControl/>
        <w:snapToGrid w:val="0"/>
        <w:ind w:left="360" w:hanging="360"/>
        <w:rPr>
          <w:rFonts w:ascii="Times New Roman" w:eastAsia="Times New Roman" w:hAnsi="Times New Roman" w:cs="Times New Roman"/>
          <w:kern w:val="0"/>
          <w:sz w:val="24"/>
          <w:szCs w:val="24"/>
        </w:rPr>
      </w:pPr>
      <w:proofErr w:type="spellStart"/>
      <w:r w:rsidRPr="00C30527">
        <w:rPr>
          <w:rFonts w:ascii="Times New Roman" w:eastAsia="Times New Roman" w:hAnsi="Times New Roman" w:cs="Times New Roman"/>
          <w:kern w:val="0"/>
          <w:sz w:val="24"/>
          <w:szCs w:val="24"/>
        </w:rPr>
        <w:t>Meng</w:t>
      </w:r>
      <w:proofErr w:type="spellEnd"/>
      <w:r w:rsidRPr="00C30527">
        <w:rPr>
          <w:rFonts w:ascii="Times New Roman" w:eastAsia="Times New Roman" w:hAnsi="Times New Roman" w:cs="Times New Roman"/>
          <w:kern w:val="0"/>
          <w:sz w:val="24"/>
          <w:szCs w:val="24"/>
        </w:rPr>
        <w:t>, Q., Yang, H., Bell, M.G.H.</w:t>
      </w:r>
      <w:r w:rsidR="004619EF" w:rsidRPr="00C30527">
        <w:rPr>
          <w:rFonts w:ascii="Times New Roman" w:eastAsia="Times New Roman" w:hAnsi="Times New Roman" w:cs="Times New Roman"/>
          <w:kern w:val="0"/>
          <w:sz w:val="24"/>
          <w:szCs w:val="24"/>
        </w:rPr>
        <w:t>,</w:t>
      </w:r>
      <w:r w:rsidRPr="00C30527">
        <w:rPr>
          <w:rFonts w:ascii="Times New Roman" w:eastAsia="Times New Roman" w:hAnsi="Times New Roman" w:cs="Times New Roman"/>
          <w:kern w:val="0"/>
          <w:sz w:val="24"/>
          <w:szCs w:val="24"/>
        </w:rPr>
        <w:t xml:space="preserve"> 2001. An equivalent continuously differentiable model and a locally convergent algorithm for the continuous network design problem. Transportation Research Part B 35(1), 83-105.</w:t>
      </w:r>
    </w:p>
    <w:p w:rsidR="006F504C" w:rsidRPr="00C30527" w:rsidRDefault="006F504C" w:rsidP="00C30527">
      <w:pPr>
        <w:pStyle w:val="FootnoteText"/>
        <w:snapToGrid w:val="0"/>
        <w:ind w:left="360" w:hanging="360"/>
        <w:jc w:val="both"/>
        <w:rPr>
          <w:sz w:val="24"/>
          <w:szCs w:val="24"/>
        </w:rPr>
      </w:pPr>
      <w:proofErr w:type="spellStart"/>
      <w:r w:rsidRPr="00C30527">
        <w:rPr>
          <w:rFonts w:ascii="Times New Roman" w:hAnsi="Times New Roman"/>
          <w:sz w:val="24"/>
          <w:szCs w:val="24"/>
        </w:rPr>
        <w:lastRenderedPageBreak/>
        <w:t>Nagurney</w:t>
      </w:r>
      <w:proofErr w:type="spellEnd"/>
      <w:r w:rsidRPr="00C30527">
        <w:rPr>
          <w:rFonts w:ascii="Times New Roman" w:hAnsi="Times New Roman"/>
          <w:sz w:val="24"/>
          <w:szCs w:val="24"/>
        </w:rPr>
        <w:t>, A.</w:t>
      </w:r>
      <w:r w:rsidR="004619EF" w:rsidRPr="00C30527">
        <w:rPr>
          <w:rFonts w:ascii="Times New Roman" w:hAnsi="Times New Roman"/>
          <w:sz w:val="24"/>
          <w:szCs w:val="24"/>
        </w:rPr>
        <w:t>,</w:t>
      </w:r>
      <w:r w:rsidRPr="00C30527">
        <w:rPr>
          <w:rFonts w:ascii="Times New Roman" w:hAnsi="Times New Roman"/>
          <w:sz w:val="24"/>
          <w:szCs w:val="24"/>
        </w:rPr>
        <w:t xml:space="preserve"> 1993. Network Economics: A </w:t>
      </w:r>
      <w:proofErr w:type="spellStart"/>
      <w:r w:rsidRPr="00C30527">
        <w:rPr>
          <w:rFonts w:ascii="Times New Roman" w:hAnsi="Times New Roman"/>
          <w:sz w:val="24"/>
          <w:szCs w:val="24"/>
        </w:rPr>
        <w:t>Variational</w:t>
      </w:r>
      <w:proofErr w:type="spellEnd"/>
      <w:r w:rsidRPr="00C30527">
        <w:rPr>
          <w:rFonts w:ascii="Times New Roman" w:hAnsi="Times New Roman"/>
          <w:sz w:val="24"/>
          <w:szCs w:val="24"/>
        </w:rPr>
        <w:t xml:space="preserve"> Inequality Approach. </w:t>
      </w:r>
      <w:proofErr w:type="gramStart"/>
      <w:r w:rsidRPr="00C30527">
        <w:rPr>
          <w:rFonts w:ascii="Times New Roman" w:hAnsi="Times New Roman"/>
          <w:sz w:val="24"/>
          <w:szCs w:val="24"/>
        </w:rPr>
        <w:t>Kluwer Academic Publishers.</w:t>
      </w:r>
      <w:proofErr w:type="gramEnd"/>
      <w:r w:rsidRPr="00C30527">
        <w:rPr>
          <w:rFonts w:ascii="Times New Roman" w:hAnsi="Times New Roman"/>
          <w:sz w:val="24"/>
          <w:szCs w:val="24"/>
        </w:rPr>
        <w:t xml:space="preserve"> Norwell, M</w:t>
      </w:r>
      <w:r w:rsidR="00F93BC6" w:rsidRPr="00C30527">
        <w:rPr>
          <w:rFonts w:ascii="Times New Roman" w:hAnsi="Times New Roman"/>
          <w:sz w:val="24"/>
          <w:szCs w:val="24"/>
        </w:rPr>
        <w:t>A</w:t>
      </w:r>
      <w:r w:rsidRPr="00C30527">
        <w:rPr>
          <w:rFonts w:ascii="Times New Roman" w:hAnsi="Times New Roman"/>
          <w:sz w:val="24"/>
          <w:szCs w:val="24"/>
        </w:rPr>
        <w:t>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Ng, M.W., Waller, S.T., 2009a.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Reliable system-optimal network design: convex mean-variance model with implicit chance constraints. Transportation Research Record</w:t>
      </w:r>
      <w:r w:rsidRPr="00C3052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sz w:val="24"/>
          <w:szCs w:val="24"/>
        </w:rPr>
        <w:t>2090, 68-74.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Ng, M.W., Waller, S.T.</w:t>
      </w:r>
      <w:r w:rsidR="004619EF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2009b.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The </w:t>
      </w:r>
      <w:r w:rsidR="00F9030E" w:rsidRPr="00C30527">
        <w:rPr>
          <w:rFonts w:ascii="Times New Roman" w:hAnsi="Times New Roman" w:cs="Times New Roman"/>
          <w:sz w:val="24"/>
          <w:szCs w:val="24"/>
        </w:rPr>
        <w:t>evacuation optimal network design problem: model formulation and comparisons.</w:t>
      </w:r>
      <w:r w:rsidRPr="00C30527">
        <w:rPr>
          <w:rFonts w:ascii="Times New Roman" w:hAnsi="Times New Roman" w:cs="Times New Roman"/>
          <w:sz w:val="24"/>
          <w:szCs w:val="24"/>
        </w:rPr>
        <w:t xml:space="preserve"> Transportation Letters 1(2), 111-119.</w:t>
      </w:r>
    </w:p>
    <w:p w:rsidR="00F9030E" w:rsidRPr="00C30527" w:rsidRDefault="00F9030E" w:rsidP="00C30527">
      <w:pPr>
        <w:widowControl/>
        <w:autoSpaceDE w:val="0"/>
        <w:autoSpaceDN w:val="0"/>
        <w:adjustRightInd w:val="0"/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30527">
        <w:rPr>
          <w:rFonts w:ascii="Times New Roman" w:hAnsi="Times New Roman" w:cs="Times New Roman"/>
          <w:kern w:val="0"/>
          <w:sz w:val="24"/>
          <w:szCs w:val="24"/>
        </w:rPr>
        <w:t>Ordoñez</w:t>
      </w:r>
      <w:proofErr w:type="spellEnd"/>
      <w:r w:rsidRPr="00C30527">
        <w:rPr>
          <w:rFonts w:ascii="Times New Roman" w:hAnsi="Times New Roman" w:cs="Times New Roman"/>
          <w:kern w:val="0"/>
          <w:sz w:val="24"/>
          <w:szCs w:val="24"/>
        </w:rPr>
        <w:t>, F.</w:t>
      </w:r>
      <w:r w:rsidR="006F504C" w:rsidRPr="00C30527">
        <w:rPr>
          <w:rFonts w:ascii="Times New Roman" w:hAnsi="Times New Roman" w:cs="Times New Roman"/>
          <w:kern w:val="0"/>
          <w:sz w:val="24"/>
          <w:szCs w:val="24"/>
        </w:rPr>
        <w:t>,</w:t>
      </w:r>
      <w:r w:rsidRPr="00C3052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r w:rsidRPr="00C30527">
        <w:rPr>
          <w:rFonts w:ascii="Times New Roman" w:hAnsi="Times New Roman" w:cs="Times New Roman"/>
          <w:kern w:val="0"/>
          <w:sz w:val="24"/>
          <w:szCs w:val="24"/>
        </w:rPr>
        <w:t>Stier</w:t>
      </w:r>
      <w:proofErr w:type="spellEnd"/>
      <w:r w:rsidRPr="00C30527">
        <w:rPr>
          <w:rFonts w:ascii="Times New Roman" w:hAnsi="Times New Roman" w:cs="Times New Roman"/>
          <w:kern w:val="0"/>
          <w:sz w:val="24"/>
          <w:szCs w:val="24"/>
        </w:rPr>
        <w:t>-Moses, N.</w:t>
      </w:r>
      <w:r w:rsidR="004619EF" w:rsidRPr="00C30527">
        <w:rPr>
          <w:rFonts w:ascii="Times New Roman" w:hAnsi="Times New Roman" w:cs="Times New Roman"/>
          <w:kern w:val="0"/>
          <w:sz w:val="24"/>
          <w:szCs w:val="24"/>
        </w:rPr>
        <w:t>,</w:t>
      </w:r>
      <w:r w:rsidRPr="00C30527">
        <w:rPr>
          <w:rFonts w:ascii="Times New Roman" w:hAnsi="Times New Roman" w:cs="Times New Roman"/>
          <w:kern w:val="0"/>
          <w:sz w:val="24"/>
          <w:szCs w:val="24"/>
        </w:rPr>
        <w:t xml:space="preserve"> 2010.</w:t>
      </w:r>
      <w:proofErr w:type="gramEnd"/>
      <w:r w:rsidRPr="00C30527"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proofErr w:type="spellStart"/>
      <w:proofErr w:type="gramStart"/>
      <w:r w:rsidRPr="00C30527">
        <w:rPr>
          <w:rFonts w:ascii="Times New Roman" w:hAnsi="Times New Roman" w:cs="Times New Roman"/>
          <w:kern w:val="0"/>
          <w:sz w:val="24"/>
          <w:szCs w:val="24"/>
        </w:rPr>
        <w:t>Wardrop</w:t>
      </w:r>
      <w:proofErr w:type="spellEnd"/>
      <w:r w:rsidRPr="00C30527">
        <w:rPr>
          <w:rFonts w:ascii="Times New Roman" w:hAnsi="Times New Roman" w:cs="Times New Roman"/>
          <w:kern w:val="0"/>
          <w:sz w:val="24"/>
          <w:szCs w:val="24"/>
        </w:rPr>
        <w:t xml:space="preserve"> equilibria with risk-averse users.</w:t>
      </w:r>
      <w:proofErr w:type="gramEnd"/>
      <w:r w:rsidRPr="00C30527">
        <w:rPr>
          <w:rFonts w:ascii="Times New Roman" w:hAnsi="Times New Roman" w:cs="Times New Roman"/>
          <w:kern w:val="0"/>
          <w:sz w:val="24"/>
          <w:szCs w:val="24"/>
        </w:rPr>
        <w:t xml:space="preserve"> Transportation Science 44(1), 63-86.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spellStart"/>
      <w:r w:rsidRPr="00C30527">
        <w:rPr>
          <w:rFonts w:ascii="Times New Roman" w:hAnsi="Times New Roman" w:cs="Times New Roman"/>
          <w:sz w:val="24"/>
          <w:szCs w:val="24"/>
        </w:rPr>
        <w:t>Perakis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, G., 2004.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The price of anarchy when costs are non-separable and asymmetric.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r w:rsidRPr="00C30527">
        <w:rPr>
          <w:rFonts w:ascii="Times New Roman" w:hAnsi="Times New Roman" w:cs="Times New Roman" w:hint="eastAsia"/>
          <w:sz w:val="24"/>
          <w:szCs w:val="24"/>
        </w:rPr>
        <w:t>Integer Programming and Combinatorial Optimization</w:t>
      </w:r>
      <w:r w:rsidRPr="00C30527">
        <w:rPr>
          <w:rFonts w:ascii="Times New Roman" w:hAnsi="Times New Roman" w:cs="Times New Roman"/>
          <w:sz w:val="24"/>
          <w:szCs w:val="24"/>
        </w:rPr>
        <w:t xml:space="preserve"> 3064, 46-58.</w:t>
      </w:r>
    </w:p>
    <w:p w:rsidR="002509B7" w:rsidRPr="00C30527" w:rsidRDefault="002509B7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30527">
        <w:rPr>
          <w:rFonts w:ascii="Times New Roman" w:hAnsi="Times New Roman" w:cs="Times New Roman"/>
          <w:sz w:val="24"/>
          <w:szCs w:val="24"/>
        </w:rPr>
        <w:t>Roughgarden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>, T., 2003.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The price of anarchy is independent of the network topology. Journal of Computer and System Sciences 67</w:t>
      </w:r>
      <w:r w:rsidR="00F854D8" w:rsidRPr="00C30527">
        <w:rPr>
          <w:rFonts w:ascii="Times New Roman" w:hAnsi="Times New Roman" w:cs="Times New Roman"/>
          <w:sz w:val="24"/>
          <w:szCs w:val="24"/>
        </w:rPr>
        <w:t>(2)</w:t>
      </w:r>
      <w:r w:rsidRPr="00C30527">
        <w:rPr>
          <w:rFonts w:ascii="Times New Roman" w:hAnsi="Times New Roman" w:cs="Times New Roman"/>
          <w:sz w:val="24"/>
          <w:szCs w:val="24"/>
        </w:rPr>
        <w:t>, 341-364.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30527">
        <w:rPr>
          <w:rFonts w:ascii="Times New Roman" w:hAnsi="Times New Roman" w:cs="Times New Roman"/>
          <w:sz w:val="24"/>
          <w:szCs w:val="24"/>
        </w:rPr>
        <w:t>Roughgarden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>, T., 2005.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Selfish routing and price of anarchy.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MIT </w:t>
      </w:r>
      <w:r w:rsidR="00922854" w:rsidRPr="00C30527">
        <w:rPr>
          <w:rFonts w:ascii="Times New Roman" w:hAnsi="Times New Roman" w:cs="Times New Roman"/>
          <w:sz w:val="24"/>
          <w:szCs w:val="24"/>
        </w:rPr>
        <w:t>P</w:t>
      </w:r>
      <w:r w:rsidRPr="00C30527">
        <w:rPr>
          <w:rFonts w:ascii="Times New Roman" w:hAnsi="Times New Roman" w:cs="Times New Roman"/>
          <w:sz w:val="24"/>
          <w:szCs w:val="24"/>
        </w:rPr>
        <w:t>ress.</w:t>
      </w:r>
      <w:proofErr w:type="gramEnd"/>
      <w:r w:rsidR="00CD45B3" w:rsidRPr="00C30527">
        <w:rPr>
          <w:rFonts w:ascii="Times New Roman" w:hAnsi="Times New Roman" w:cs="Times New Roman"/>
          <w:sz w:val="24"/>
          <w:szCs w:val="24"/>
        </w:rPr>
        <w:t xml:space="preserve"> Cambridge, </w:t>
      </w:r>
      <w:r w:rsidR="00CD45B3" w:rsidRPr="00C30527">
        <w:rPr>
          <w:rFonts w:ascii="Times New Roman" w:hAnsi="Times New Roman"/>
          <w:sz w:val="24"/>
          <w:szCs w:val="24"/>
        </w:rPr>
        <w:t>M</w:t>
      </w:r>
      <w:r w:rsidR="00F93BC6" w:rsidRPr="00C30527">
        <w:rPr>
          <w:rFonts w:ascii="Times New Roman" w:hAnsi="Times New Roman"/>
          <w:sz w:val="24"/>
          <w:szCs w:val="24"/>
        </w:rPr>
        <w:t>A</w:t>
      </w:r>
      <w:r w:rsidR="00CD45B3" w:rsidRPr="00C30527">
        <w:rPr>
          <w:rFonts w:ascii="Times New Roman" w:hAnsi="Times New Roman"/>
          <w:sz w:val="24"/>
          <w:szCs w:val="24"/>
        </w:rPr>
        <w:t>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30527">
        <w:rPr>
          <w:rFonts w:ascii="Times New Roman" w:hAnsi="Times New Roman" w:cs="Times New Roman"/>
          <w:sz w:val="24"/>
          <w:szCs w:val="24"/>
        </w:rPr>
        <w:t>Roughgarden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, T.,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Tardos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>, E., 2002.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How bad is selfish routing? Journal of the ACM 49(2), 236-259.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Shao, H., Lam, W.H.K., Tam, M.L., 2006.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A reliability-based stochastic traffic assignment model for network with multiple user classes under uncertainty in demand.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Networks and Spatial Economics 6(3), 173-204.</w:t>
      </w:r>
    </w:p>
    <w:p w:rsidR="0042485B" w:rsidRPr="00C30527" w:rsidRDefault="0042485B" w:rsidP="00C30527">
      <w:pPr>
        <w:pStyle w:val="reference"/>
        <w:spacing w:line="240" w:lineRule="auto"/>
        <w:ind w:left="360" w:hanging="360"/>
        <w:rPr>
          <w:color w:val="auto"/>
          <w:shd w:val="clear" w:color="auto" w:fill="FFFFFF"/>
          <w:lang w:val="en-US"/>
        </w:rPr>
      </w:pPr>
      <w:r w:rsidRPr="00C30527">
        <w:rPr>
          <w:color w:val="auto"/>
          <w:shd w:val="clear" w:color="auto" w:fill="FFFFFF"/>
          <w:lang w:val="en-US"/>
        </w:rPr>
        <w:t>Smith, M.J.</w:t>
      </w:r>
      <w:r w:rsidR="00232E1B" w:rsidRPr="00C30527">
        <w:rPr>
          <w:color w:val="auto"/>
          <w:shd w:val="clear" w:color="auto" w:fill="FFFFFF"/>
          <w:lang w:val="en-US"/>
        </w:rPr>
        <w:t>,</w:t>
      </w:r>
      <w:r w:rsidRPr="00C30527">
        <w:rPr>
          <w:color w:val="auto"/>
          <w:shd w:val="clear" w:color="auto" w:fill="FFFFFF"/>
          <w:lang w:val="en-US"/>
        </w:rPr>
        <w:t xml:space="preserve"> 1979. </w:t>
      </w:r>
      <w:proofErr w:type="gramStart"/>
      <w:r w:rsidRPr="00C30527">
        <w:rPr>
          <w:color w:val="auto"/>
          <w:shd w:val="clear" w:color="auto" w:fill="FFFFFF"/>
          <w:lang w:val="en-US"/>
        </w:rPr>
        <w:t>The existence, uniqueness and stability of traffic equilibria.</w:t>
      </w:r>
      <w:proofErr w:type="gramEnd"/>
      <w:r w:rsidRPr="00C30527">
        <w:rPr>
          <w:color w:val="auto"/>
          <w:shd w:val="clear" w:color="auto" w:fill="FFFFFF"/>
          <w:lang w:val="en-US"/>
        </w:rPr>
        <w:t xml:space="preserve"> Transportation Research Part B 13(4), 295</w:t>
      </w:r>
      <w:r w:rsidR="006F504C" w:rsidRPr="00C30527">
        <w:rPr>
          <w:color w:val="auto"/>
          <w:shd w:val="clear" w:color="auto" w:fill="FFFFFF"/>
          <w:lang w:val="en-US"/>
        </w:rPr>
        <w:t>-</w:t>
      </w:r>
      <w:r w:rsidRPr="00C30527">
        <w:rPr>
          <w:color w:val="auto"/>
          <w:shd w:val="clear" w:color="auto" w:fill="FFFFFF"/>
          <w:lang w:val="en-US"/>
        </w:rPr>
        <w:t>304.</w:t>
      </w:r>
    </w:p>
    <w:p w:rsidR="0042485B" w:rsidRPr="00C30527" w:rsidRDefault="0042485B" w:rsidP="00C30527">
      <w:pPr>
        <w:pStyle w:val="reference"/>
        <w:spacing w:line="240" w:lineRule="auto"/>
        <w:ind w:left="360" w:hanging="360"/>
        <w:rPr>
          <w:rFonts w:eastAsia="Arial Unicode MS"/>
          <w:color w:val="auto"/>
          <w:lang w:val="en-US"/>
        </w:rPr>
      </w:pPr>
      <w:proofErr w:type="gramStart"/>
      <w:r w:rsidRPr="00C30527">
        <w:rPr>
          <w:color w:val="auto"/>
          <w:shd w:val="clear" w:color="auto" w:fill="FFFFFF"/>
          <w:lang w:val="en-US"/>
        </w:rPr>
        <w:t>Siu, B., Lo, H.</w:t>
      </w:r>
      <w:r w:rsidR="00232E1B" w:rsidRPr="00C30527">
        <w:rPr>
          <w:color w:val="auto"/>
          <w:shd w:val="clear" w:color="auto" w:fill="FFFFFF"/>
          <w:lang w:val="en-US"/>
        </w:rPr>
        <w:t>,</w:t>
      </w:r>
      <w:r w:rsidRPr="00C30527">
        <w:rPr>
          <w:color w:val="auto"/>
          <w:shd w:val="clear" w:color="auto" w:fill="FFFFFF"/>
          <w:lang w:val="en-US"/>
        </w:rPr>
        <w:t xml:space="preserve"> 2008.</w:t>
      </w:r>
      <w:proofErr w:type="gramEnd"/>
      <w:r w:rsidRPr="00C30527">
        <w:rPr>
          <w:color w:val="auto"/>
          <w:shd w:val="clear" w:color="auto" w:fill="FFFFFF"/>
          <w:lang w:val="en-US"/>
        </w:rPr>
        <w:t xml:space="preserve"> Doubly uncertain transport network: degradable capacity and stochastic demand. European Journal of Operational Research 191(1),</w:t>
      </w:r>
      <w:r w:rsidRPr="00C30527">
        <w:rPr>
          <w:rFonts w:eastAsia="Arial Unicode MS"/>
          <w:color w:val="auto"/>
          <w:lang w:val="en-US"/>
        </w:rPr>
        <w:t xml:space="preserve"> 166</w:t>
      </w:r>
      <w:r w:rsidR="006F504C" w:rsidRPr="00C30527">
        <w:rPr>
          <w:rFonts w:eastAsia="Arial Unicode MS"/>
          <w:color w:val="auto"/>
          <w:lang w:val="en-US"/>
        </w:rPr>
        <w:t>-</w:t>
      </w:r>
      <w:r w:rsidRPr="00C30527">
        <w:rPr>
          <w:rFonts w:eastAsia="Arial Unicode MS"/>
          <w:color w:val="auto"/>
          <w:lang w:val="en-US"/>
        </w:rPr>
        <w:t>181.</w:t>
      </w:r>
    </w:p>
    <w:p w:rsidR="0042485B" w:rsidRPr="00C30527" w:rsidRDefault="0042485B" w:rsidP="00C30527">
      <w:pPr>
        <w:widowControl/>
        <w:autoSpaceDE w:val="0"/>
        <w:autoSpaceDN w:val="0"/>
        <w:adjustRightInd w:val="0"/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bCs/>
          <w:color w:val="000000"/>
          <w:sz w:val="24"/>
          <w:szCs w:val="24"/>
        </w:rPr>
        <w:t>Sumalee, A.,</w:t>
      </w:r>
      <w:r w:rsidRPr="00C3052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C30527">
        <w:rPr>
          <w:rFonts w:ascii="Times New Roman" w:hAnsi="Times New Roman" w:cs="Times New Roman"/>
          <w:color w:val="000000"/>
          <w:sz w:val="24"/>
          <w:szCs w:val="24"/>
        </w:rPr>
        <w:t>Luathep</w:t>
      </w:r>
      <w:proofErr w:type="spellEnd"/>
      <w:r w:rsidRPr="00C30527">
        <w:rPr>
          <w:rFonts w:ascii="Times New Roman" w:hAnsi="Times New Roman" w:cs="Times New Roman"/>
          <w:color w:val="000000"/>
          <w:sz w:val="24"/>
          <w:szCs w:val="24"/>
        </w:rPr>
        <w:t>, P., Lam, W.H.K., Connors, R.D.</w:t>
      </w:r>
      <w:r w:rsidR="00232E1B" w:rsidRPr="00C3052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C30527">
        <w:rPr>
          <w:rFonts w:ascii="Times New Roman" w:hAnsi="Times New Roman" w:cs="Times New Roman"/>
          <w:color w:val="000000"/>
          <w:sz w:val="24"/>
          <w:szCs w:val="24"/>
        </w:rPr>
        <w:t xml:space="preserve"> 2009. Transport network capacity evaluation and design under demand uncertainty</w:t>
      </w:r>
      <w:r w:rsidR="006F504C" w:rsidRPr="00C3052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C30527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iCs/>
          <w:color w:val="000000"/>
          <w:sz w:val="24"/>
          <w:szCs w:val="24"/>
        </w:rPr>
        <w:t>Transportation Research Record</w:t>
      </w:r>
      <w:r w:rsidRPr="00C305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bCs/>
          <w:color w:val="000000"/>
          <w:sz w:val="24"/>
          <w:szCs w:val="24"/>
        </w:rPr>
        <w:t>2090</w:t>
      </w:r>
      <w:r w:rsidRPr="00C30527">
        <w:rPr>
          <w:rFonts w:ascii="Times New Roman" w:hAnsi="Times New Roman" w:cs="Times New Roman"/>
          <w:color w:val="000000"/>
          <w:sz w:val="24"/>
          <w:szCs w:val="24"/>
        </w:rPr>
        <w:t>, 17-28.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 w:hint="eastAsia"/>
          <w:sz w:val="24"/>
          <w:szCs w:val="24"/>
        </w:rPr>
        <w:t>Sumalee, A., Watling, D.P., Nakayama, S., 2006. Reliable network design problem: case with uncertain demand and total travel time reliability. Transportation Research Record 1964, 81-90.</w:t>
      </w:r>
    </w:p>
    <w:p w:rsidR="0042485B" w:rsidRPr="00C30527" w:rsidRDefault="0042485B" w:rsidP="00C30527">
      <w:pPr>
        <w:widowControl/>
        <w:snapToGrid w:val="0"/>
        <w:ind w:left="360" w:hanging="360"/>
        <w:rPr>
          <w:rFonts w:ascii="Times New Roman" w:eastAsia="Times New Roman" w:hAnsi="Times New Roman" w:cs="Times New Roman"/>
          <w:kern w:val="0"/>
          <w:sz w:val="24"/>
          <w:szCs w:val="24"/>
        </w:rPr>
      </w:pPr>
      <w:r w:rsidRPr="00C30527">
        <w:rPr>
          <w:rFonts w:ascii="Times New Roman" w:hAnsi="Times New Roman" w:cs="Times New Roman"/>
          <w:bCs/>
          <w:color w:val="000000"/>
          <w:sz w:val="24"/>
          <w:szCs w:val="24"/>
        </w:rPr>
        <w:t>Sumalee, A.</w:t>
      </w:r>
      <w:r w:rsidRPr="00C30527">
        <w:rPr>
          <w:rFonts w:ascii="Times New Roman" w:hAnsi="Times New Roman" w:cs="Times New Roman"/>
          <w:color w:val="000000"/>
          <w:sz w:val="24"/>
          <w:szCs w:val="24"/>
        </w:rPr>
        <w:t>, Xu, W.</w:t>
      </w:r>
      <w:r w:rsidR="00232E1B" w:rsidRPr="00C3052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C30527">
        <w:rPr>
          <w:rFonts w:ascii="Times New Roman" w:hAnsi="Times New Roman" w:cs="Times New Roman"/>
          <w:color w:val="000000"/>
          <w:sz w:val="24"/>
          <w:szCs w:val="24"/>
        </w:rPr>
        <w:t xml:space="preserve"> 2010. First-best marginal cost toll for a traffic network with stochastic demand</w:t>
      </w:r>
      <w:r w:rsidR="006F504C" w:rsidRPr="00C30527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C305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iCs/>
          <w:color w:val="000000"/>
          <w:sz w:val="24"/>
          <w:szCs w:val="24"/>
        </w:rPr>
        <w:t>Transportation Research Part B</w:t>
      </w:r>
      <w:r w:rsidRPr="00C305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30527">
        <w:rPr>
          <w:rFonts w:ascii="Times New Roman" w:hAnsi="Times New Roman" w:cs="Times New Roman"/>
          <w:bCs/>
          <w:color w:val="000000"/>
          <w:sz w:val="24"/>
          <w:szCs w:val="24"/>
        </w:rPr>
        <w:t>45(1)</w:t>
      </w:r>
      <w:r w:rsidRPr="00C30527">
        <w:rPr>
          <w:rFonts w:ascii="Times New Roman" w:hAnsi="Times New Roman" w:cs="Times New Roman"/>
          <w:color w:val="000000"/>
          <w:sz w:val="24"/>
          <w:szCs w:val="24"/>
        </w:rPr>
        <w:t>, 41-59.</w:t>
      </w:r>
    </w:p>
    <w:p w:rsidR="008B0284" w:rsidRPr="00C30527" w:rsidRDefault="008B0284" w:rsidP="00C30527">
      <w:pPr>
        <w:pStyle w:val="ListParagraph"/>
        <w:snapToGrid w:val="0"/>
        <w:ind w:left="360" w:firstLineChars="0" w:hanging="360"/>
        <w:rPr>
          <w:rFonts w:ascii="Times New Roman" w:hAnsi="Times New Roman" w:cs="Times New Roman"/>
          <w:sz w:val="24"/>
          <w:szCs w:val="24"/>
        </w:rPr>
      </w:pPr>
      <w:r w:rsidRPr="00C30527">
        <w:rPr>
          <w:rFonts w:ascii="Times New Roman" w:hAnsi="Times New Roman" w:cs="Times New Roman"/>
          <w:sz w:val="24"/>
          <w:szCs w:val="24"/>
        </w:rPr>
        <w:t xml:space="preserve">Sun, H.,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Gao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>, Z.Y., Long, J.C., Szeto, W.Y.</w:t>
      </w:r>
      <w:r w:rsidR="00232E1B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2014. A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distributionally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 xml:space="preserve"> robust joint chance constrained optimization model for the dynamic network design problem under demand uncertainty. Networks and Spatial Economics, </w:t>
      </w:r>
      <w:r w:rsidR="00025522" w:rsidRPr="00C30527">
        <w:rPr>
          <w:rFonts w:ascii="Times New Roman" w:hAnsi="Times New Roman" w:cs="Times New Roman"/>
          <w:sz w:val="24"/>
          <w:szCs w:val="24"/>
        </w:rPr>
        <w:t>DOI: 10.1007/s11067-014-9236-8</w:t>
      </w:r>
      <w:r w:rsidRPr="00C30527">
        <w:rPr>
          <w:rFonts w:ascii="Times New Roman" w:hAnsi="Times New Roman" w:cs="Times New Roman"/>
          <w:sz w:val="24"/>
          <w:szCs w:val="24"/>
        </w:rPr>
        <w:t>.</w:t>
      </w:r>
    </w:p>
    <w:p w:rsidR="0042485B" w:rsidRPr="00C30527" w:rsidRDefault="0042485B" w:rsidP="00C30527">
      <w:pPr>
        <w:pStyle w:val="ListParagraph"/>
        <w:snapToGrid w:val="0"/>
        <w:ind w:left="360" w:firstLineChars="0" w:hanging="36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 xml:space="preserve">Szeto, W.Y., </w:t>
      </w:r>
      <w:proofErr w:type="spellStart"/>
      <w:r w:rsidRPr="00C30527">
        <w:rPr>
          <w:rFonts w:ascii="Times New Roman" w:hAnsi="Times New Roman" w:cs="Times New Roman"/>
          <w:sz w:val="24"/>
          <w:szCs w:val="24"/>
        </w:rPr>
        <w:t>Solayappan</w:t>
      </w:r>
      <w:proofErr w:type="spellEnd"/>
      <w:r w:rsidRPr="00C30527">
        <w:rPr>
          <w:rFonts w:ascii="Times New Roman" w:hAnsi="Times New Roman" w:cs="Times New Roman"/>
          <w:sz w:val="24"/>
          <w:szCs w:val="24"/>
        </w:rPr>
        <w:t>, M., Jiang, Y.</w:t>
      </w:r>
      <w:r w:rsidR="00232E1B" w:rsidRPr="00C30527">
        <w:rPr>
          <w:rFonts w:ascii="Times New Roman" w:hAnsi="Times New Roman" w:cs="Times New Roman"/>
          <w:sz w:val="24"/>
          <w:szCs w:val="24"/>
        </w:rPr>
        <w:t>,</w:t>
      </w:r>
      <w:r w:rsidRPr="00C30527">
        <w:rPr>
          <w:rFonts w:ascii="Times New Roman" w:hAnsi="Times New Roman" w:cs="Times New Roman"/>
          <w:sz w:val="24"/>
          <w:szCs w:val="24"/>
        </w:rPr>
        <w:t xml:space="preserve"> 2011.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Reliability-based transit assignment for congested stochastic transit networks.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Computer-Aided Civil and Infrastructure Engineering 26(4), 311-326.</w:t>
      </w:r>
      <w:proofErr w:type="gramEnd"/>
    </w:p>
    <w:p w:rsidR="0042485B" w:rsidRPr="00C30527" w:rsidRDefault="0042485B" w:rsidP="00C30527">
      <w:pPr>
        <w:pStyle w:val="reference"/>
        <w:spacing w:line="240" w:lineRule="auto"/>
        <w:ind w:left="360" w:hanging="360"/>
        <w:rPr>
          <w:color w:val="auto"/>
          <w:lang w:val="en-US"/>
        </w:rPr>
      </w:pPr>
      <w:proofErr w:type="gramStart"/>
      <w:r w:rsidRPr="00C30527">
        <w:rPr>
          <w:color w:val="auto"/>
          <w:lang w:val="en-US"/>
        </w:rPr>
        <w:t>Uchida, T., Iida, Y., 1993.</w:t>
      </w:r>
      <w:proofErr w:type="gramEnd"/>
      <w:r w:rsidRPr="00C30527">
        <w:rPr>
          <w:color w:val="auto"/>
          <w:lang w:val="en-US"/>
        </w:rPr>
        <w:t xml:space="preserve"> Risk assignment: a new traffic assignment model considering risk of travel time variation. In: </w:t>
      </w:r>
      <w:proofErr w:type="spellStart"/>
      <w:r w:rsidRPr="00C30527">
        <w:rPr>
          <w:color w:val="auto"/>
          <w:lang w:val="en-US"/>
        </w:rPr>
        <w:t>Daganzo</w:t>
      </w:r>
      <w:proofErr w:type="spellEnd"/>
      <w:r w:rsidRPr="00C30527">
        <w:rPr>
          <w:color w:val="auto"/>
          <w:lang w:val="en-US"/>
        </w:rPr>
        <w:t xml:space="preserve">, C.F. (Ed.), </w:t>
      </w:r>
      <w:r w:rsidRPr="00C30527">
        <w:rPr>
          <w:iCs/>
          <w:color w:val="auto"/>
          <w:lang w:val="en-US"/>
        </w:rPr>
        <w:t>Proceedings of the 12th International Symposium on Transportation and Traffic Theory</w:t>
      </w:r>
      <w:r w:rsidRPr="00C30527">
        <w:rPr>
          <w:color w:val="auto"/>
          <w:lang w:val="en-US"/>
        </w:rPr>
        <w:t xml:space="preserve">. </w:t>
      </w:r>
      <w:proofErr w:type="gramStart"/>
      <w:r w:rsidRPr="00C30527">
        <w:rPr>
          <w:color w:val="auto"/>
          <w:lang w:val="en-US"/>
        </w:rPr>
        <w:t>Elsevier</w:t>
      </w:r>
      <w:r w:rsidR="00CD45B3" w:rsidRPr="00C30527">
        <w:rPr>
          <w:color w:val="auto"/>
          <w:lang w:val="en-US"/>
        </w:rPr>
        <w:t>.</w:t>
      </w:r>
      <w:proofErr w:type="gramEnd"/>
      <w:r w:rsidRPr="00C30527">
        <w:rPr>
          <w:color w:val="auto"/>
          <w:lang w:val="en-US"/>
        </w:rPr>
        <w:t xml:space="preserve"> Amsterdam</w:t>
      </w:r>
      <w:r w:rsidR="00CD45B3" w:rsidRPr="00C30527">
        <w:rPr>
          <w:color w:val="auto"/>
          <w:lang w:val="en-US"/>
        </w:rPr>
        <w:t>.</w:t>
      </w:r>
      <w:r w:rsidRPr="00C30527">
        <w:rPr>
          <w:color w:val="auto"/>
          <w:lang w:val="en-US"/>
        </w:rPr>
        <w:t xml:space="preserve"> pp. 89</w:t>
      </w:r>
      <w:r w:rsidR="006F504C" w:rsidRPr="00C30527">
        <w:rPr>
          <w:color w:val="auto"/>
          <w:lang w:val="en-US"/>
        </w:rPr>
        <w:t>-</w:t>
      </w:r>
      <w:r w:rsidRPr="00C30527">
        <w:rPr>
          <w:color w:val="auto"/>
          <w:lang w:val="en-US"/>
        </w:rPr>
        <w:t>105.</w:t>
      </w:r>
    </w:p>
    <w:p w:rsidR="007310BE" w:rsidRPr="00C30527" w:rsidRDefault="007310BE" w:rsidP="00C30527">
      <w:pPr>
        <w:snapToGrid w:val="0"/>
        <w:ind w:left="360" w:hanging="360"/>
        <w:rPr>
          <w:rFonts w:ascii="Times New Roman" w:eastAsia="PMingLiU" w:hAnsi="Times New Roman" w:cs="Times New Roman"/>
          <w:sz w:val="24"/>
          <w:szCs w:val="24"/>
          <w:lang w:eastAsia="zh-TW"/>
        </w:rPr>
      </w:pPr>
      <w:proofErr w:type="spellStart"/>
      <w:r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>Wardrop</w:t>
      </w:r>
      <w:proofErr w:type="spellEnd"/>
      <w:r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>, J.G.</w:t>
      </w:r>
      <w:r w:rsidR="00232E1B"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>,</w:t>
      </w:r>
      <w:r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1952</w:t>
      </w:r>
      <w:r w:rsidR="00461A6C"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>.</w:t>
      </w:r>
      <w:r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</w:t>
      </w:r>
      <w:proofErr w:type="gramStart"/>
      <w:r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>Some theoretical aspects of road traffic research.</w:t>
      </w:r>
      <w:proofErr w:type="gramEnd"/>
      <w:r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</w:t>
      </w:r>
      <w:r w:rsidR="009E72D3"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>Proceedings of the Institute of Civil Engineers,</w:t>
      </w:r>
      <w:r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Part</w:t>
      </w:r>
      <w:r w:rsidR="003F0D34"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 </w:t>
      </w:r>
      <w:r w:rsidR="009E72D3"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II </w:t>
      </w:r>
      <w:r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>1</w:t>
      </w:r>
      <w:r w:rsidR="00A02B1B"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 xml:space="preserve">, </w:t>
      </w:r>
      <w:r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>325</w:t>
      </w:r>
      <w:r w:rsidR="006F504C"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>-</w:t>
      </w:r>
      <w:r w:rsidRPr="00C30527">
        <w:rPr>
          <w:rFonts w:ascii="Times New Roman" w:eastAsia="PMingLiU" w:hAnsi="Times New Roman" w:cs="Times New Roman"/>
          <w:sz w:val="24"/>
          <w:szCs w:val="24"/>
          <w:lang w:eastAsia="zh-TW"/>
        </w:rPr>
        <w:t>378.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Xiao, F., Yang, H., Han, D., 2007.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0527">
        <w:rPr>
          <w:rFonts w:ascii="Times New Roman" w:hAnsi="Times New Roman" w:cs="Times New Roman"/>
          <w:sz w:val="24"/>
          <w:szCs w:val="24"/>
        </w:rPr>
        <w:t>Competition and efficiency of private toll roads.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Transportation Research Part B 41</w:t>
      </w:r>
      <w:r w:rsidRPr="00C30527">
        <w:rPr>
          <w:rFonts w:ascii="Times New Roman" w:hAnsi="Times New Roman" w:cs="Times New Roman" w:hint="eastAsia"/>
          <w:sz w:val="24"/>
          <w:szCs w:val="24"/>
        </w:rPr>
        <w:t>(3)</w:t>
      </w:r>
      <w:r w:rsidRPr="00C30527">
        <w:rPr>
          <w:rFonts w:ascii="Times New Roman" w:hAnsi="Times New Roman" w:cs="Times New Roman"/>
          <w:sz w:val="24"/>
          <w:szCs w:val="24"/>
        </w:rPr>
        <w:t>, 292-308.</w:t>
      </w:r>
    </w:p>
    <w:p w:rsidR="0042485B" w:rsidRPr="00C30527" w:rsidRDefault="0042485B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/>
          <w:sz w:val="24"/>
          <w:szCs w:val="24"/>
        </w:rPr>
        <w:t>Yang, H., Bell, M.G.H., 1998.</w:t>
      </w:r>
      <w:proofErr w:type="gramEnd"/>
      <w:r w:rsidRPr="00C30527">
        <w:rPr>
          <w:rFonts w:ascii="Times New Roman" w:hAnsi="Times New Roman" w:cs="Times New Roman"/>
          <w:sz w:val="24"/>
          <w:szCs w:val="24"/>
        </w:rPr>
        <w:t xml:space="preserve"> Models and algorithms for road network design: a review and some new developments. Transport Reviews 18(3), 257-278.</w:t>
      </w:r>
    </w:p>
    <w:p w:rsidR="0042485B" w:rsidRDefault="00973D46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  <w:proofErr w:type="gramStart"/>
      <w:r w:rsidRPr="00C30527">
        <w:rPr>
          <w:rFonts w:ascii="Times New Roman" w:hAnsi="Times New Roman" w:cs="Times New Roman" w:hint="eastAsia"/>
          <w:sz w:val="24"/>
          <w:szCs w:val="24"/>
        </w:rPr>
        <w:t>Yang, H., Han, D.R., Lo, H.K., 2008.</w:t>
      </w:r>
      <w:proofErr w:type="gram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Efficiency of atomic </w:t>
      </w:r>
      <w:proofErr w:type="spellStart"/>
      <w:r w:rsidRPr="00C30527">
        <w:rPr>
          <w:rFonts w:ascii="Times New Roman" w:hAnsi="Times New Roman" w:cs="Times New Roman" w:hint="eastAsia"/>
          <w:sz w:val="24"/>
          <w:szCs w:val="24"/>
        </w:rPr>
        <w:t>splittable</w:t>
      </w:r>
      <w:proofErr w:type="spellEnd"/>
      <w:r w:rsidRPr="00C30527">
        <w:rPr>
          <w:rFonts w:ascii="Times New Roman" w:hAnsi="Times New Roman" w:cs="Times New Roman" w:hint="eastAsia"/>
          <w:sz w:val="24"/>
          <w:szCs w:val="24"/>
        </w:rPr>
        <w:t xml:space="preserve"> selfish routing </w:t>
      </w:r>
      <w:r w:rsidRPr="00C30527">
        <w:rPr>
          <w:rFonts w:ascii="Times New Roman" w:hAnsi="Times New Roman" w:cs="Times New Roman"/>
          <w:sz w:val="24"/>
          <w:szCs w:val="24"/>
        </w:rPr>
        <w:t>with polynomial cost functions. Networks and Spatial Economics 8</w:t>
      </w:r>
      <w:r w:rsidR="00034B6D" w:rsidRPr="00C30527">
        <w:rPr>
          <w:rFonts w:ascii="Times New Roman" w:hAnsi="Times New Roman" w:cs="Times New Roman"/>
          <w:sz w:val="24"/>
          <w:szCs w:val="24"/>
        </w:rPr>
        <w:t>(4)</w:t>
      </w:r>
      <w:r w:rsidRPr="00C30527">
        <w:rPr>
          <w:rFonts w:ascii="Times New Roman" w:hAnsi="Times New Roman" w:cs="Times New Roman"/>
          <w:sz w:val="24"/>
          <w:szCs w:val="24"/>
        </w:rPr>
        <w:t>, 443-451.</w:t>
      </w:r>
    </w:p>
    <w:p w:rsidR="00FC738D" w:rsidRPr="00DB5259" w:rsidRDefault="00FC738D" w:rsidP="00C30527">
      <w:pPr>
        <w:snapToGrid w:val="0"/>
        <w:ind w:left="360" w:hanging="360"/>
        <w:rPr>
          <w:rFonts w:ascii="Times New Roman" w:hAnsi="Times New Roman" w:cs="Times New Roman"/>
          <w:sz w:val="24"/>
          <w:szCs w:val="24"/>
        </w:rPr>
      </w:pPr>
    </w:p>
    <w:sectPr w:rsidR="00FC738D" w:rsidRPr="00DB5259" w:rsidSect="00836B96">
      <w:footerReference w:type="default" r:id="rId917"/>
      <w:pgSz w:w="11906" w:h="16838" w:code="9"/>
      <w:pgMar w:top="1440" w:right="1440" w:bottom="1440" w:left="144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37" w:author="Lenovo" w:date="2014-12-29T10:04:00Z" w:initials="L">
    <w:p w:rsidR="00C30527" w:rsidRPr="00BC5E23" w:rsidRDefault="00C30527">
      <w:pPr>
        <w:pStyle w:val="CommentText"/>
        <w:rPr>
          <w:b/>
        </w:rPr>
      </w:pPr>
      <w:r>
        <w:rPr>
          <w:rStyle w:val="CommentReference"/>
        </w:rPr>
        <w:annotationRef/>
      </w:r>
      <w:r w:rsidRPr="00BC5E23">
        <w:rPr>
          <w:b/>
          <w:color w:val="FF0000"/>
        </w:rPr>
        <w:t>I add one more equation for clarity. The equation numbers becomes the same as before.</w:t>
      </w:r>
    </w:p>
  </w:comment>
  <w:comment w:id="138" w:author="Lenovo" w:date="2014-12-29T10:28:00Z" w:initials="L">
    <w:p w:rsidR="00C30527" w:rsidRPr="00D8524E" w:rsidRDefault="00C30527">
      <w:pPr>
        <w:pStyle w:val="CommentText"/>
        <w:rPr>
          <w:b/>
          <w:color w:val="FF0000"/>
        </w:rPr>
      </w:pPr>
      <w:r>
        <w:rPr>
          <w:rStyle w:val="CommentReference"/>
        </w:rPr>
        <w:annotationRef/>
      </w:r>
      <w:r>
        <w:rPr>
          <w:b/>
          <w:color w:val="FF0000"/>
        </w:rPr>
        <w:t>Please check if there is any confusions.</w:t>
      </w:r>
    </w:p>
  </w:comment>
  <w:comment w:id="308" w:author="Lenovo" w:date="2014-12-28T20:35:00Z" w:initials="L">
    <w:p w:rsidR="00C30527" w:rsidRDefault="00C30527">
      <w:pPr>
        <w:pStyle w:val="CommentText"/>
      </w:pPr>
      <w:r>
        <w:rPr>
          <w:rStyle w:val="CommentReference"/>
        </w:rPr>
        <w:annotationRef/>
      </w:r>
      <w:r>
        <w:t>I think I made a mistake before. It should be Proposition 4.</w:t>
      </w:r>
    </w:p>
    <w:p w:rsidR="00C30527" w:rsidRDefault="00C30527">
      <w:pPr>
        <w:pStyle w:val="CommentText"/>
      </w:pPr>
    </w:p>
    <w:p w:rsidR="00C30527" w:rsidRDefault="00C30527">
      <w:pPr>
        <w:pStyle w:val="CommentText"/>
      </w:pPr>
      <w:r>
        <w:t>Not correct.</w:t>
      </w:r>
    </w:p>
    <w:p w:rsidR="00C30527" w:rsidRDefault="00C30527">
      <w:pPr>
        <w:pStyle w:val="CommentText"/>
      </w:pPr>
      <w:r>
        <w:t>It is unclear why the denominator of the left side is “positive”</w:t>
      </w:r>
    </w:p>
  </w:comment>
  <w:comment w:id="320" w:author="Dept. of Civil Engg." w:date="2014-12-28T20:35:00Z" w:initials="Civil">
    <w:p w:rsidR="00C30527" w:rsidRDefault="00C30527">
      <w:pPr>
        <w:pStyle w:val="CommentText"/>
      </w:pPr>
      <w:r>
        <w:rPr>
          <w:rStyle w:val="CommentReference"/>
        </w:rPr>
        <w:annotationRef/>
      </w:r>
      <w:r>
        <w:t>Not correct. The numerators can be zero. The whole sentence is required revision.</w:t>
      </w:r>
    </w:p>
    <w:p w:rsidR="00C30527" w:rsidRPr="00D03C32" w:rsidRDefault="00C30527">
      <w:pPr>
        <w:pStyle w:val="CommentText"/>
        <w:rPr>
          <w:b/>
        </w:rPr>
      </w:pPr>
      <w:r w:rsidRPr="00D03C32">
        <w:rPr>
          <w:b/>
          <w:color w:val="FF0000"/>
        </w:rPr>
        <w:t xml:space="preserve">I amended the phrase. According to the theorem listed here, only the denominator is required to be non-zero. Besides, the theorem does not directly use the right side of (47). So I deleted that. </w:t>
      </w:r>
    </w:p>
  </w:comment>
  <w:comment w:id="412" w:author="Lenovo" w:date="2014-12-29T23:48:00Z" w:initials="L">
    <w:p w:rsidR="00C30527" w:rsidRDefault="00C30527">
      <w:pPr>
        <w:pStyle w:val="CommentText"/>
        <w:rPr>
          <w:b/>
          <w:color w:val="FF0000"/>
        </w:rPr>
      </w:pPr>
      <w:r>
        <w:rPr>
          <w:rStyle w:val="CommentReference"/>
        </w:rPr>
        <w:annotationRef/>
      </w:r>
      <w:r w:rsidRPr="00247A8C">
        <w:rPr>
          <w:b/>
          <w:color w:val="FF0000"/>
        </w:rPr>
        <w:t>I think we should keep “before any link expansion”, but not “of the same instance”. Because role prime is for all instances.</w:t>
      </w:r>
    </w:p>
    <w:p w:rsidR="00C30527" w:rsidRDefault="00C30527">
      <w:pPr>
        <w:pStyle w:val="CommentText"/>
        <w:rPr>
          <w:b/>
          <w:color w:val="FF0000"/>
        </w:rPr>
      </w:pPr>
    </w:p>
    <w:p w:rsidR="00C30527" w:rsidRPr="00247A8C" w:rsidRDefault="00C30527">
      <w:pPr>
        <w:pStyle w:val="CommentText"/>
        <w:rPr>
          <w:b/>
          <w:color w:val="FF0000"/>
        </w:rPr>
      </w:pPr>
      <w:r>
        <w:rPr>
          <w:b/>
          <w:color w:val="FF0000"/>
        </w:rPr>
        <w:t>Please check.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F4B31E7" w15:done="0"/>
  <w15:commentEx w15:paraId="49C9A8D6" w15:done="0"/>
  <w15:commentEx w15:paraId="062C7E29" w15:done="0"/>
  <w15:commentEx w15:paraId="412893E7" w15:done="0"/>
  <w15:commentEx w15:paraId="4D0E871C" w15:done="0"/>
  <w15:commentEx w15:paraId="0415C461" w15:done="0"/>
  <w15:commentEx w15:paraId="382EE4DA" w15:done="0"/>
  <w15:commentEx w15:paraId="670861C8" w15:done="0"/>
  <w15:commentEx w15:paraId="338FEDA8" w15:done="0"/>
  <w15:commentEx w15:paraId="5570B82D" w15:done="0"/>
  <w15:commentEx w15:paraId="774F1E9B" w15:done="0"/>
  <w15:commentEx w15:paraId="039E297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77B5" w:rsidRDefault="003777B5" w:rsidP="009D3C09">
      <w:r>
        <w:separator/>
      </w:r>
    </w:p>
  </w:endnote>
  <w:endnote w:type="continuationSeparator" w:id="0">
    <w:p w:rsidR="003777B5" w:rsidRDefault="003777B5" w:rsidP="009D3C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MR10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dvPSTim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36938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0527" w:rsidRDefault="00C3052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409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30527" w:rsidRDefault="00C3052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77B5" w:rsidRDefault="003777B5" w:rsidP="009D3C09">
      <w:r>
        <w:separator/>
      </w:r>
    </w:p>
  </w:footnote>
  <w:footnote w:type="continuationSeparator" w:id="0">
    <w:p w:rsidR="003777B5" w:rsidRDefault="003777B5" w:rsidP="009D3C09">
      <w:r>
        <w:continuationSeparator/>
      </w:r>
    </w:p>
  </w:footnote>
  <w:footnote w:id="1">
    <w:p w:rsidR="00C30527" w:rsidRDefault="00C3052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4D0030">
        <w:rPr>
          <w:rFonts w:hint="eastAsia"/>
          <w:lang w:eastAsia="zh-TW"/>
        </w:rPr>
        <w:t>A vect</w:t>
      </w:r>
      <w:r>
        <w:rPr>
          <w:rFonts w:hint="eastAsia"/>
          <w:lang w:eastAsia="zh-TW"/>
        </w:rPr>
        <w:t xml:space="preserve">or </w:t>
      </w:r>
      <w:r>
        <w:rPr>
          <w:lang w:eastAsia="zh-TW"/>
        </w:rPr>
        <w:t>function</w:t>
      </w:r>
      <w:r>
        <w:rPr>
          <w:rFonts w:hint="eastAsia"/>
          <w:lang w:eastAsia="zh-TW"/>
        </w:rPr>
        <w:t xml:space="preserve"> </w:t>
      </w:r>
      <w:r w:rsidRPr="004D0030">
        <w:rPr>
          <w:b/>
          <w:i/>
        </w:rPr>
        <w:t>F</w:t>
      </w:r>
      <w:r w:rsidRPr="00766A69">
        <w:t xml:space="preserve"> is strictly monotone on</w:t>
      </w:r>
      <w:r>
        <w:rPr>
          <w:rFonts w:hint="eastAsia"/>
          <w:lang w:eastAsia="zh-TW"/>
        </w:rPr>
        <w:t xml:space="preserve"> a non</w:t>
      </w:r>
      <w:r>
        <w:rPr>
          <w:lang w:eastAsia="zh-TW"/>
        </w:rPr>
        <w:t>-</w:t>
      </w:r>
      <w:r>
        <w:rPr>
          <w:rFonts w:hint="eastAsia"/>
          <w:lang w:eastAsia="zh-TW"/>
        </w:rPr>
        <w:t>empty set</w:t>
      </w:r>
      <w:r w:rsidRPr="00766A69">
        <w:t xml:space="preserve"> </w:t>
      </w:r>
      <w:r w:rsidRPr="00766A69">
        <w:rPr>
          <w:i/>
        </w:rPr>
        <w:t>C</w:t>
      </w:r>
      <w:r w:rsidRPr="00766A69">
        <w:t xml:space="preserve"> if for all</w:t>
      </w:r>
      <w:r>
        <w:t xml:space="preserve"> </w:t>
      </w:r>
      <w:proofErr w:type="gramStart"/>
      <w:r>
        <w:t>vectors</w:t>
      </w:r>
      <w:r w:rsidRPr="00766A69">
        <w:t xml:space="preserve"> </w:t>
      </w:r>
      <w:proofErr w:type="gramEnd"/>
      <w:r w:rsidRPr="00766A69">
        <w:rPr>
          <w:position w:val="-10"/>
        </w:rPr>
        <w:object w:dxaOrig="1200" w:dyaOrig="279" w14:anchorId="39E6F349">
          <v:shape id="_x0000_i1381" type="#_x0000_t75" style="width:59.55pt;height:14.7pt" o:ole="">
            <v:imagedata r:id="rId1" o:title=""/>
            <o:lock v:ext="edit" aspectratio="f"/>
          </v:shape>
          <o:OLEObject Type="Embed" ProgID="Equation.DSMT4" ShapeID="_x0000_i1381" DrawAspect="Content" ObjectID="_1486165586" r:id="rId2"/>
        </w:object>
      </w:r>
      <w:r>
        <w:t xml:space="preserve">, </w:t>
      </w:r>
      <w:r w:rsidRPr="00860CAD">
        <w:rPr>
          <w:position w:val="-14"/>
        </w:rPr>
        <w:object w:dxaOrig="2100" w:dyaOrig="380" w14:anchorId="6C10060B">
          <v:shape id="_x0000_i1382" type="#_x0000_t75" style="width:105.15pt;height:17.35pt" o:ole="">
            <v:imagedata r:id="rId3" o:title=""/>
            <o:lock v:ext="edit" aspectratio="f"/>
          </v:shape>
          <o:OLEObject Type="Embed" ProgID="Equation.DSMT4" ShapeID="_x0000_i1382" DrawAspect="Content" ObjectID="_1486165587" r:id="rId4"/>
        </w:object>
      </w:r>
      <w: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5.85pt;height:12.8pt;visibility:visible;mso-wrap-style:square" o:bullet="t">
        <v:imagedata r:id="rId1" o:title=""/>
      </v:shape>
    </w:pict>
  </w:numPicBullet>
  <w:abstractNum w:abstractNumId="0">
    <w:nsid w:val="01E31B8A"/>
    <w:multiLevelType w:val="hybridMultilevel"/>
    <w:tmpl w:val="2A4862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D50E29"/>
    <w:multiLevelType w:val="hybridMultilevel"/>
    <w:tmpl w:val="0BF0481E"/>
    <w:lvl w:ilvl="0" w:tplc="1E388BFA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BF0D8B"/>
    <w:multiLevelType w:val="hybridMultilevel"/>
    <w:tmpl w:val="91981F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934F4C"/>
    <w:multiLevelType w:val="hybridMultilevel"/>
    <w:tmpl w:val="81C04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507352"/>
    <w:multiLevelType w:val="hybridMultilevel"/>
    <w:tmpl w:val="7464AD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B46D6"/>
    <w:multiLevelType w:val="hybridMultilevel"/>
    <w:tmpl w:val="83780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757353"/>
    <w:multiLevelType w:val="hybridMultilevel"/>
    <w:tmpl w:val="85A23DB6"/>
    <w:lvl w:ilvl="0" w:tplc="6FCAF9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635710F"/>
    <w:multiLevelType w:val="hybridMultilevel"/>
    <w:tmpl w:val="723CF972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8">
    <w:nsid w:val="35E5451E"/>
    <w:multiLevelType w:val="multilevel"/>
    <w:tmpl w:val="6EBA43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 w:val="0"/>
        <w:i/>
        <w:sz w:val="24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  <w:b w:val="0"/>
        <w:i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  <w:b w:val="0"/>
        <w:i/>
        <w:sz w:val="24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  <w:b w:val="0"/>
        <w:i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  <w:b w:val="0"/>
        <w:i/>
        <w:sz w:val="24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  <w:b w:val="0"/>
        <w:i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  <w:b w:val="0"/>
        <w:i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  <w:b w:val="0"/>
        <w:i/>
        <w:sz w:val="24"/>
      </w:rPr>
    </w:lvl>
  </w:abstractNum>
  <w:abstractNum w:abstractNumId="9">
    <w:nsid w:val="42185F12"/>
    <w:multiLevelType w:val="hybridMultilevel"/>
    <w:tmpl w:val="B436FE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7CF0313"/>
    <w:multiLevelType w:val="hybridMultilevel"/>
    <w:tmpl w:val="42B697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F2575BC"/>
    <w:multiLevelType w:val="hybridMultilevel"/>
    <w:tmpl w:val="F3BE8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983ED1"/>
    <w:multiLevelType w:val="hybridMultilevel"/>
    <w:tmpl w:val="41B08284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3">
    <w:nsid w:val="696A44A2"/>
    <w:multiLevelType w:val="hybridMultilevel"/>
    <w:tmpl w:val="C09CBEFE"/>
    <w:lvl w:ilvl="0" w:tplc="DF1A7584">
      <w:start w:val="1"/>
      <w:numFmt w:val="decimal"/>
      <w:lvlText w:val="%1)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F061662"/>
    <w:multiLevelType w:val="hybridMultilevel"/>
    <w:tmpl w:val="943C2C0A"/>
    <w:lvl w:ilvl="0" w:tplc="57863354">
      <w:start w:val="1"/>
      <w:numFmt w:val="decimal"/>
      <w:lvlText w:val="%1)"/>
      <w:lvlJc w:val="left"/>
      <w:pPr>
        <w:ind w:left="990" w:hanging="6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8C4419B"/>
    <w:multiLevelType w:val="hybridMultilevel"/>
    <w:tmpl w:val="8182C99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12"/>
  </w:num>
  <w:num w:numId="3">
    <w:abstractNumId w:val="7"/>
  </w:num>
  <w:num w:numId="4">
    <w:abstractNumId w:val="9"/>
  </w:num>
  <w:num w:numId="5">
    <w:abstractNumId w:val="6"/>
  </w:num>
  <w:num w:numId="6">
    <w:abstractNumId w:val="14"/>
  </w:num>
  <w:num w:numId="7">
    <w:abstractNumId w:val="0"/>
  </w:num>
  <w:num w:numId="8">
    <w:abstractNumId w:val="2"/>
  </w:num>
  <w:num w:numId="9">
    <w:abstractNumId w:val="15"/>
  </w:num>
  <w:num w:numId="10">
    <w:abstractNumId w:val="10"/>
  </w:num>
  <w:num w:numId="11">
    <w:abstractNumId w:val="3"/>
  </w:num>
  <w:num w:numId="12">
    <w:abstractNumId w:val="11"/>
  </w:num>
  <w:num w:numId="13">
    <w:abstractNumId w:val="13"/>
  </w:num>
  <w:num w:numId="14">
    <w:abstractNumId w:val="4"/>
  </w:num>
  <w:num w:numId="15">
    <w:abstractNumId w:val="5"/>
  </w:num>
  <w:num w:numId="16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enovo">
    <w15:presenceInfo w15:providerId="None" w15:userId="Lenov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bordersDoNotSurroundHeader/>
  <w:bordersDoNotSurroundFooter/>
  <w:proofState w:spelling="clean" w:grammar="clean"/>
  <w:trackRevisions/>
  <w:doNotTrackMoves/>
  <w:doNotTrackFormatting/>
  <w:defaultTabStop w:val="418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6E99"/>
    <w:rsid w:val="00000950"/>
    <w:rsid w:val="00001F68"/>
    <w:rsid w:val="0000220C"/>
    <w:rsid w:val="0000255E"/>
    <w:rsid w:val="00002CB7"/>
    <w:rsid w:val="00003054"/>
    <w:rsid w:val="00003121"/>
    <w:rsid w:val="0000341B"/>
    <w:rsid w:val="00003BBA"/>
    <w:rsid w:val="00003F04"/>
    <w:rsid w:val="00003FDD"/>
    <w:rsid w:val="00004522"/>
    <w:rsid w:val="0000462E"/>
    <w:rsid w:val="0000478A"/>
    <w:rsid w:val="00004924"/>
    <w:rsid w:val="000049DB"/>
    <w:rsid w:val="00004A4B"/>
    <w:rsid w:val="00004C8E"/>
    <w:rsid w:val="00004FEC"/>
    <w:rsid w:val="00005A02"/>
    <w:rsid w:val="00005DCF"/>
    <w:rsid w:val="0000696B"/>
    <w:rsid w:val="00006E0D"/>
    <w:rsid w:val="0000752F"/>
    <w:rsid w:val="0000761D"/>
    <w:rsid w:val="00007798"/>
    <w:rsid w:val="0000798B"/>
    <w:rsid w:val="00010961"/>
    <w:rsid w:val="00011031"/>
    <w:rsid w:val="0001117A"/>
    <w:rsid w:val="00011221"/>
    <w:rsid w:val="0001190A"/>
    <w:rsid w:val="00011C87"/>
    <w:rsid w:val="00011F6D"/>
    <w:rsid w:val="00011FA8"/>
    <w:rsid w:val="000120C3"/>
    <w:rsid w:val="000121EE"/>
    <w:rsid w:val="0001224D"/>
    <w:rsid w:val="000123EB"/>
    <w:rsid w:val="00012572"/>
    <w:rsid w:val="0001265C"/>
    <w:rsid w:val="0001267B"/>
    <w:rsid w:val="000130EC"/>
    <w:rsid w:val="00013B0A"/>
    <w:rsid w:val="00013F52"/>
    <w:rsid w:val="000144E1"/>
    <w:rsid w:val="00014624"/>
    <w:rsid w:val="00014762"/>
    <w:rsid w:val="00015C34"/>
    <w:rsid w:val="0001668E"/>
    <w:rsid w:val="000166C3"/>
    <w:rsid w:val="00016F91"/>
    <w:rsid w:val="00017047"/>
    <w:rsid w:val="000175D5"/>
    <w:rsid w:val="00017726"/>
    <w:rsid w:val="00020CF1"/>
    <w:rsid w:val="00021530"/>
    <w:rsid w:val="00022643"/>
    <w:rsid w:val="000226D9"/>
    <w:rsid w:val="0002294F"/>
    <w:rsid w:val="00022FA5"/>
    <w:rsid w:val="00023021"/>
    <w:rsid w:val="00023049"/>
    <w:rsid w:val="00023175"/>
    <w:rsid w:val="000231FA"/>
    <w:rsid w:val="0002386E"/>
    <w:rsid w:val="000243D4"/>
    <w:rsid w:val="00025522"/>
    <w:rsid w:val="00025B48"/>
    <w:rsid w:val="00027156"/>
    <w:rsid w:val="00027550"/>
    <w:rsid w:val="000277B9"/>
    <w:rsid w:val="00027839"/>
    <w:rsid w:val="00030579"/>
    <w:rsid w:val="0003069C"/>
    <w:rsid w:val="00030704"/>
    <w:rsid w:val="0003083F"/>
    <w:rsid w:val="00030C04"/>
    <w:rsid w:val="00031035"/>
    <w:rsid w:val="00031954"/>
    <w:rsid w:val="00031AA7"/>
    <w:rsid w:val="00031D75"/>
    <w:rsid w:val="0003225C"/>
    <w:rsid w:val="000336FD"/>
    <w:rsid w:val="00033758"/>
    <w:rsid w:val="00034B6D"/>
    <w:rsid w:val="000358D5"/>
    <w:rsid w:val="00035993"/>
    <w:rsid w:val="000359C6"/>
    <w:rsid w:val="00035DC8"/>
    <w:rsid w:val="00035E40"/>
    <w:rsid w:val="00036001"/>
    <w:rsid w:val="00036312"/>
    <w:rsid w:val="0003703A"/>
    <w:rsid w:val="00037967"/>
    <w:rsid w:val="00037D20"/>
    <w:rsid w:val="000401B8"/>
    <w:rsid w:val="00040279"/>
    <w:rsid w:val="00040706"/>
    <w:rsid w:val="00040B94"/>
    <w:rsid w:val="00040DE7"/>
    <w:rsid w:val="00041200"/>
    <w:rsid w:val="00041541"/>
    <w:rsid w:val="00042A6E"/>
    <w:rsid w:val="000432A5"/>
    <w:rsid w:val="00043C94"/>
    <w:rsid w:val="00043C9E"/>
    <w:rsid w:val="00043CC9"/>
    <w:rsid w:val="00043E46"/>
    <w:rsid w:val="000441AC"/>
    <w:rsid w:val="000443EA"/>
    <w:rsid w:val="0004483E"/>
    <w:rsid w:val="0004536A"/>
    <w:rsid w:val="00045B9C"/>
    <w:rsid w:val="00045D8F"/>
    <w:rsid w:val="0004666D"/>
    <w:rsid w:val="00047035"/>
    <w:rsid w:val="0004703F"/>
    <w:rsid w:val="00047D9D"/>
    <w:rsid w:val="00050260"/>
    <w:rsid w:val="000505F6"/>
    <w:rsid w:val="000505F8"/>
    <w:rsid w:val="000515A1"/>
    <w:rsid w:val="000520D0"/>
    <w:rsid w:val="0005212A"/>
    <w:rsid w:val="000523B1"/>
    <w:rsid w:val="000523ED"/>
    <w:rsid w:val="0005299C"/>
    <w:rsid w:val="00052E0B"/>
    <w:rsid w:val="00053B04"/>
    <w:rsid w:val="0005466E"/>
    <w:rsid w:val="00054849"/>
    <w:rsid w:val="000553FF"/>
    <w:rsid w:val="00055B1F"/>
    <w:rsid w:val="00055B27"/>
    <w:rsid w:val="000561F6"/>
    <w:rsid w:val="0005749F"/>
    <w:rsid w:val="00057788"/>
    <w:rsid w:val="00060333"/>
    <w:rsid w:val="00061BC3"/>
    <w:rsid w:val="00061CEC"/>
    <w:rsid w:val="00061E4B"/>
    <w:rsid w:val="00062194"/>
    <w:rsid w:val="0006257C"/>
    <w:rsid w:val="00062BCC"/>
    <w:rsid w:val="000636EC"/>
    <w:rsid w:val="000638C4"/>
    <w:rsid w:val="00064097"/>
    <w:rsid w:val="00064796"/>
    <w:rsid w:val="00064C12"/>
    <w:rsid w:val="00065408"/>
    <w:rsid w:val="00065509"/>
    <w:rsid w:val="00065653"/>
    <w:rsid w:val="00065CB1"/>
    <w:rsid w:val="00065DE2"/>
    <w:rsid w:val="00065DF0"/>
    <w:rsid w:val="00065F20"/>
    <w:rsid w:val="000661C8"/>
    <w:rsid w:val="000665D7"/>
    <w:rsid w:val="00066674"/>
    <w:rsid w:val="00066C89"/>
    <w:rsid w:val="00066D04"/>
    <w:rsid w:val="000673B9"/>
    <w:rsid w:val="000673BB"/>
    <w:rsid w:val="000675EB"/>
    <w:rsid w:val="000679D5"/>
    <w:rsid w:val="00070662"/>
    <w:rsid w:val="0007068C"/>
    <w:rsid w:val="000706B0"/>
    <w:rsid w:val="000706D4"/>
    <w:rsid w:val="0007125F"/>
    <w:rsid w:val="00071290"/>
    <w:rsid w:val="0007144A"/>
    <w:rsid w:val="0007187C"/>
    <w:rsid w:val="00071979"/>
    <w:rsid w:val="00071AF0"/>
    <w:rsid w:val="00071D64"/>
    <w:rsid w:val="00071FAB"/>
    <w:rsid w:val="000726F5"/>
    <w:rsid w:val="0007339B"/>
    <w:rsid w:val="000736D1"/>
    <w:rsid w:val="00073E3B"/>
    <w:rsid w:val="0007403F"/>
    <w:rsid w:val="00074512"/>
    <w:rsid w:val="00074634"/>
    <w:rsid w:val="00074680"/>
    <w:rsid w:val="00074F8F"/>
    <w:rsid w:val="00075605"/>
    <w:rsid w:val="000758BD"/>
    <w:rsid w:val="00075D55"/>
    <w:rsid w:val="00075E0F"/>
    <w:rsid w:val="00075F8A"/>
    <w:rsid w:val="00076AE8"/>
    <w:rsid w:val="00076F37"/>
    <w:rsid w:val="00076FE5"/>
    <w:rsid w:val="00077825"/>
    <w:rsid w:val="00077A1E"/>
    <w:rsid w:val="00077A58"/>
    <w:rsid w:val="00077C93"/>
    <w:rsid w:val="00077E66"/>
    <w:rsid w:val="00080466"/>
    <w:rsid w:val="000806B6"/>
    <w:rsid w:val="00080847"/>
    <w:rsid w:val="00080E24"/>
    <w:rsid w:val="0008143B"/>
    <w:rsid w:val="00081E61"/>
    <w:rsid w:val="000821F6"/>
    <w:rsid w:val="00082936"/>
    <w:rsid w:val="00082B66"/>
    <w:rsid w:val="00083578"/>
    <w:rsid w:val="0008370F"/>
    <w:rsid w:val="000837EC"/>
    <w:rsid w:val="0008386B"/>
    <w:rsid w:val="00083882"/>
    <w:rsid w:val="00083A23"/>
    <w:rsid w:val="00084748"/>
    <w:rsid w:val="00084FB8"/>
    <w:rsid w:val="0008553A"/>
    <w:rsid w:val="00085720"/>
    <w:rsid w:val="00085A6A"/>
    <w:rsid w:val="00085C98"/>
    <w:rsid w:val="00085CB5"/>
    <w:rsid w:val="000861E4"/>
    <w:rsid w:val="000868CE"/>
    <w:rsid w:val="00087163"/>
    <w:rsid w:val="00087378"/>
    <w:rsid w:val="00087E72"/>
    <w:rsid w:val="00087F0C"/>
    <w:rsid w:val="00090094"/>
    <w:rsid w:val="000910BA"/>
    <w:rsid w:val="000917E4"/>
    <w:rsid w:val="00091A83"/>
    <w:rsid w:val="00092111"/>
    <w:rsid w:val="000923AB"/>
    <w:rsid w:val="00092721"/>
    <w:rsid w:val="000927ED"/>
    <w:rsid w:val="000936A6"/>
    <w:rsid w:val="00093CF7"/>
    <w:rsid w:val="000947DD"/>
    <w:rsid w:val="00094EE9"/>
    <w:rsid w:val="000950AB"/>
    <w:rsid w:val="00095111"/>
    <w:rsid w:val="00095ED5"/>
    <w:rsid w:val="000962BE"/>
    <w:rsid w:val="00096CE1"/>
    <w:rsid w:val="00096F8C"/>
    <w:rsid w:val="000974BC"/>
    <w:rsid w:val="00097544"/>
    <w:rsid w:val="000979D6"/>
    <w:rsid w:val="000A0BD8"/>
    <w:rsid w:val="000A1315"/>
    <w:rsid w:val="000A1399"/>
    <w:rsid w:val="000A1409"/>
    <w:rsid w:val="000A19C2"/>
    <w:rsid w:val="000A25D0"/>
    <w:rsid w:val="000A261B"/>
    <w:rsid w:val="000A27BE"/>
    <w:rsid w:val="000A2836"/>
    <w:rsid w:val="000A3281"/>
    <w:rsid w:val="000A3335"/>
    <w:rsid w:val="000A3990"/>
    <w:rsid w:val="000A3B89"/>
    <w:rsid w:val="000A3DA9"/>
    <w:rsid w:val="000A3E6A"/>
    <w:rsid w:val="000A3EA7"/>
    <w:rsid w:val="000A4037"/>
    <w:rsid w:val="000A53BA"/>
    <w:rsid w:val="000A5C22"/>
    <w:rsid w:val="000A5F5B"/>
    <w:rsid w:val="000A65A9"/>
    <w:rsid w:val="000A6FCA"/>
    <w:rsid w:val="000A7851"/>
    <w:rsid w:val="000A7DF5"/>
    <w:rsid w:val="000A7EA4"/>
    <w:rsid w:val="000B040B"/>
    <w:rsid w:val="000B0D6F"/>
    <w:rsid w:val="000B1456"/>
    <w:rsid w:val="000B26A8"/>
    <w:rsid w:val="000B2B6B"/>
    <w:rsid w:val="000B2DBB"/>
    <w:rsid w:val="000B308C"/>
    <w:rsid w:val="000B48BB"/>
    <w:rsid w:val="000B49B9"/>
    <w:rsid w:val="000B565F"/>
    <w:rsid w:val="000B5790"/>
    <w:rsid w:val="000B5B4C"/>
    <w:rsid w:val="000B692D"/>
    <w:rsid w:val="000B6ED9"/>
    <w:rsid w:val="000B72F2"/>
    <w:rsid w:val="000B7810"/>
    <w:rsid w:val="000C0BFE"/>
    <w:rsid w:val="000C0C5F"/>
    <w:rsid w:val="000C0F1A"/>
    <w:rsid w:val="000C12B6"/>
    <w:rsid w:val="000C183D"/>
    <w:rsid w:val="000C2314"/>
    <w:rsid w:val="000C2B7F"/>
    <w:rsid w:val="000C2BBC"/>
    <w:rsid w:val="000C2EB2"/>
    <w:rsid w:val="000C3688"/>
    <w:rsid w:val="000C41E8"/>
    <w:rsid w:val="000C449D"/>
    <w:rsid w:val="000C4E87"/>
    <w:rsid w:val="000C5329"/>
    <w:rsid w:val="000C588D"/>
    <w:rsid w:val="000C5A5F"/>
    <w:rsid w:val="000C5AFE"/>
    <w:rsid w:val="000C5B5C"/>
    <w:rsid w:val="000C5EDE"/>
    <w:rsid w:val="000C60C0"/>
    <w:rsid w:val="000C6ED9"/>
    <w:rsid w:val="000C6FD5"/>
    <w:rsid w:val="000C70AA"/>
    <w:rsid w:val="000D0153"/>
    <w:rsid w:val="000D09F6"/>
    <w:rsid w:val="000D0B34"/>
    <w:rsid w:val="000D0FC0"/>
    <w:rsid w:val="000D1807"/>
    <w:rsid w:val="000D1E8F"/>
    <w:rsid w:val="000D270B"/>
    <w:rsid w:val="000D305E"/>
    <w:rsid w:val="000D318B"/>
    <w:rsid w:val="000D31A6"/>
    <w:rsid w:val="000D365E"/>
    <w:rsid w:val="000D3B50"/>
    <w:rsid w:val="000D41D8"/>
    <w:rsid w:val="000D41F4"/>
    <w:rsid w:val="000D4429"/>
    <w:rsid w:val="000D53A2"/>
    <w:rsid w:val="000D58D8"/>
    <w:rsid w:val="000D605D"/>
    <w:rsid w:val="000D6065"/>
    <w:rsid w:val="000D60AF"/>
    <w:rsid w:val="000D6E39"/>
    <w:rsid w:val="000D74B2"/>
    <w:rsid w:val="000D7D11"/>
    <w:rsid w:val="000D7DB0"/>
    <w:rsid w:val="000E0106"/>
    <w:rsid w:val="000E0990"/>
    <w:rsid w:val="000E0E33"/>
    <w:rsid w:val="000E1911"/>
    <w:rsid w:val="000E1E0F"/>
    <w:rsid w:val="000E2007"/>
    <w:rsid w:val="000E2366"/>
    <w:rsid w:val="000E295F"/>
    <w:rsid w:val="000E2C96"/>
    <w:rsid w:val="000E309B"/>
    <w:rsid w:val="000E30F6"/>
    <w:rsid w:val="000E3127"/>
    <w:rsid w:val="000E3316"/>
    <w:rsid w:val="000E375C"/>
    <w:rsid w:val="000E3C67"/>
    <w:rsid w:val="000E55A4"/>
    <w:rsid w:val="000E57DC"/>
    <w:rsid w:val="000E5B77"/>
    <w:rsid w:val="000E5BA5"/>
    <w:rsid w:val="000E5DD7"/>
    <w:rsid w:val="000E64F7"/>
    <w:rsid w:val="000E6960"/>
    <w:rsid w:val="000E75A4"/>
    <w:rsid w:val="000E7DA9"/>
    <w:rsid w:val="000F00B6"/>
    <w:rsid w:val="000F0709"/>
    <w:rsid w:val="000F0758"/>
    <w:rsid w:val="000F11BB"/>
    <w:rsid w:val="000F1749"/>
    <w:rsid w:val="000F19CC"/>
    <w:rsid w:val="000F1B04"/>
    <w:rsid w:val="000F1FE6"/>
    <w:rsid w:val="000F201B"/>
    <w:rsid w:val="000F2D76"/>
    <w:rsid w:val="000F3C1D"/>
    <w:rsid w:val="000F414E"/>
    <w:rsid w:val="000F4326"/>
    <w:rsid w:val="000F4B1D"/>
    <w:rsid w:val="000F4BAF"/>
    <w:rsid w:val="000F4F0E"/>
    <w:rsid w:val="000F5227"/>
    <w:rsid w:val="000F5DC9"/>
    <w:rsid w:val="000F6EB5"/>
    <w:rsid w:val="000F75CB"/>
    <w:rsid w:val="000F75F3"/>
    <w:rsid w:val="000F76F1"/>
    <w:rsid w:val="000F7E84"/>
    <w:rsid w:val="000F7FC5"/>
    <w:rsid w:val="00100222"/>
    <w:rsid w:val="001004EC"/>
    <w:rsid w:val="001006FD"/>
    <w:rsid w:val="00100F33"/>
    <w:rsid w:val="00100FC5"/>
    <w:rsid w:val="0010140A"/>
    <w:rsid w:val="00101A9F"/>
    <w:rsid w:val="00102619"/>
    <w:rsid w:val="00103113"/>
    <w:rsid w:val="001034D3"/>
    <w:rsid w:val="00104CA7"/>
    <w:rsid w:val="00105388"/>
    <w:rsid w:val="00105811"/>
    <w:rsid w:val="00105860"/>
    <w:rsid w:val="00105A40"/>
    <w:rsid w:val="00105B92"/>
    <w:rsid w:val="00106234"/>
    <w:rsid w:val="0010728C"/>
    <w:rsid w:val="00107470"/>
    <w:rsid w:val="00107A74"/>
    <w:rsid w:val="001107AE"/>
    <w:rsid w:val="00110C88"/>
    <w:rsid w:val="001116F0"/>
    <w:rsid w:val="00111CEA"/>
    <w:rsid w:val="00111DB2"/>
    <w:rsid w:val="001127EF"/>
    <w:rsid w:val="00112957"/>
    <w:rsid w:val="00112B20"/>
    <w:rsid w:val="00113822"/>
    <w:rsid w:val="00113F4B"/>
    <w:rsid w:val="001140C0"/>
    <w:rsid w:val="00115FCD"/>
    <w:rsid w:val="00116194"/>
    <w:rsid w:val="001164F0"/>
    <w:rsid w:val="00116575"/>
    <w:rsid w:val="00117771"/>
    <w:rsid w:val="00117EAB"/>
    <w:rsid w:val="00120285"/>
    <w:rsid w:val="001208FE"/>
    <w:rsid w:val="00120A6A"/>
    <w:rsid w:val="00120EC1"/>
    <w:rsid w:val="00120F10"/>
    <w:rsid w:val="0012109E"/>
    <w:rsid w:val="001219FC"/>
    <w:rsid w:val="00121BAE"/>
    <w:rsid w:val="00121BD5"/>
    <w:rsid w:val="001226CF"/>
    <w:rsid w:val="001230F7"/>
    <w:rsid w:val="00123264"/>
    <w:rsid w:val="0012344E"/>
    <w:rsid w:val="001236D3"/>
    <w:rsid w:val="001240C0"/>
    <w:rsid w:val="001250DD"/>
    <w:rsid w:val="00125819"/>
    <w:rsid w:val="00126CB0"/>
    <w:rsid w:val="00127029"/>
    <w:rsid w:val="001274D1"/>
    <w:rsid w:val="00127662"/>
    <w:rsid w:val="00130018"/>
    <w:rsid w:val="0013016B"/>
    <w:rsid w:val="001309AA"/>
    <w:rsid w:val="00130A84"/>
    <w:rsid w:val="00130ABA"/>
    <w:rsid w:val="00131E17"/>
    <w:rsid w:val="00131F75"/>
    <w:rsid w:val="001324C7"/>
    <w:rsid w:val="00132AA8"/>
    <w:rsid w:val="00133519"/>
    <w:rsid w:val="00133818"/>
    <w:rsid w:val="001339D6"/>
    <w:rsid w:val="00133C11"/>
    <w:rsid w:val="001341F2"/>
    <w:rsid w:val="00134888"/>
    <w:rsid w:val="001348E7"/>
    <w:rsid w:val="00134D9B"/>
    <w:rsid w:val="0013565B"/>
    <w:rsid w:val="0013572C"/>
    <w:rsid w:val="00135885"/>
    <w:rsid w:val="00135E81"/>
    <w:rsid w:val="00136811"/>
    <w:rsid w:val="00136832"/>
    <w:rsid w:val="00136AD5"/>
    <w:rsid w:val="00136BB6"/>
    <w:rsid w:val="00136C2F"/>
    <w:rsid w:val="00137491"/>
    <w:rsid w:val="001403EF"/>
    <w:rsid w:val="00140443"/>
    <w:rsid w:val="001410CF"/>
    <w:rsid w:val="0014220C"/>
    <w:rsid w:val="001424EC"/>
    <w:rsid w:val="00142722"/>
    <w:rsid w:val="00142A5E"/>
    <w:rsid w:val="00142AE6"/>
    <w:rsid w:val="0014337D"/>
    <w:rsid w:val="00144866"/>
    <w:rsid w:val="001449CF"/>
    <w:rsid w:val="00144D40"/>
    <w:rsid w:val="00144F1A"/>
    <w:rsid w:val="00145245"/>
    <w:rsid w:val="00145695"/>
    <w:rsid w:val="0014582D"/>
    <w:rsid w:val="0014600A"/>
    <w:rsid w:val="001461E6"/>
    <w:rsid w:val="001462BD"/>
    <w:rsid w:val="00146A2A"/>
    <w:rsid w:val="00146A80"/>
    <w:rsid w:val="00146D18"/>
    <w:rsid w:val="0014719B"/>
    <w:rsid w:val="00147328"/>
    <w:rsid w:val="001475C2"/>
    <w:rsid w:val="00147C7F"/>
    <w:rsid w:val="00147F6F"/>
    <w:rsid w:val="001500BA"/>
    <w:rsid w:val="00150897"/>
    <w:rsid w:val="00150D04"/>
    <w:rsid w:val="00150E0A"/>
    <w:rsid w:val="00151A27"/>
    <w:rsid w:val="00151D10"/>
    <w:rsid w:val="00152535"/>
    <w:rsid w:val="00152852"/>
    <w:rsid w:val="00154429"/>
    <w:rsid w:val="001546C9"/>
    <w:rsid w:val="001546FA"/>
    <w:rsid w:val="00155813"/>
    <w:rsid w:val="00155C16"/>
    <w:rsid w:val="0015688C"/>
    <w:rsid w:val="00156A98"/>
    <w:rsid w:val="00156BA3"/>
    <w:rsid w:val="00156C49"/>
    <w:rsid w:val="00156D99"/>
    <w:rsid w:val="00157742"/>
    <w:rsid w:val="00157A5C"/>
    <w:rsid w:val="00160121"/>
    <w:rsid w:val="00160BF1"/>
    <w:rsid w:val="00160C2E"/>
    <w:rsid w:val="00161026"/>
    <w:rsid w:val="00161725"/>
    <w:rsid w:val="001617CB"/>
    <w:rsid w:val="0016194E"/>
    <w:rsid w:val="00161DD6"/>
    <w:rsid w:val="001622E0"/>
    <w:rsid w:val="00162311"/>
    <w:rsid w:val="00162617"/>
    <w:rsid w:val="001646FF"/>
    <w:rsid w:val="00164A9C"/>
    <w:rsid w:val="00164D4F"/>
    <w:rsid w:val="00164DA0"/>
    <w:rsid w:val="0016526F"/>
    <w:rsid w:val="001656BA"/>
    <w:rsid w:val="00165717"/>
    <w:rsid w:val="00165999"/>
    <w:rsid w:val="0016674C"/>
    <w:rsid w:val="00166C95"/>
    <w:rsid w:val="00167FEE"/>
    <w:rsid w:val="001700DE"/>
    <w:rsid w:val="001706E5"/>
    <w:rsid w:val="001709FC"/>
    <w:rsid w:val="00170DE2"/>
    <w:rsid w:val="0017146D"/>
    <w:rsid w:val="00171584"/>
    <w:rsid w:val="00171599"/>
    <w:rsid w:val="00171AE7"/>
    <w:rsid w:val="00171DA8"/>
    <w:rsid w:val="00171FE7"/>
    <w:rsid w:val="00172058"/>
    <w:rsid w:val="00172653"/>
    <w:rsid w:val="0017280E"/>
    <w:rsid w:val="00172A79"/>
    <w:rsid w:val="00172F8E"/>
    <w:rsid w:val="0017323A"/>
    <w:rsid w:val="0017348A"/>
    <w:rsid w:val="0017396B"/>
    <w:rsid w:val="00173CE1"/>
    <w:rsid w:val="00173D0A"/>
    <w:rsid w:val="0017408D"/>
    <w:rsid w:val="0017429C"/>
    <w:rsid w:val="001742E9"/>
    <w:rsid w:val="00174735"/>
    <w:rsid w:val="001749C6"/>
    <w:rsid w:val="001759B8"/>
    <w:rsid w:val="00175FBD"/>
    <w:rsid w:val="001771E2"/>
    <w:rsid w:val="00177276"/>
    <w:rsid w:val="001777E3"/>
    <w:rsid w:val="00177A61"/>
    <w:rsid w:val="00177BC9"/>
    <w:rsid w:val="00177CBE"/>
    <w:rsid w:val="00177D96"/>
    <w:rsid w:val="00177DAC"/>
    <w:rsid w:val="00177F14"/>
    <w:rsid w:val="0018060A"/>
    <w:rsid w:val="00181794"/>
    <w:rsid w:val="00181A05"/>
    <w:rsid w:val="00181A3D"/>
    <w:rsid w:val="00181E56"/>
    <w:rsid w:val="00182122"/>
    <w:rsid w:val="001826E2"/>
    <w:rsid w:val="00182865"/>
    <w:rsid w:val="00182B27"/>
    <w:rsid w:val="00183CAC"/>
    <w:rsid w:val="00183FC3"/>
    <w:rsid w:val="00184A6A"/>
    <w:rsid w:val="00184B3C"/>
    <w:rsid w:val="00185614"/>
    <w:rsid w:val="00185C7F"/>
    <w:rsid w:val="00186A63"/>
    <w:rsid w:val="00186FEA"/>
    <w:rsid w:val="001879C3"/>
    <w:rsid w:val="00187D38"/>
    <w:rsid w:val="001901BB"/>
    <w:rsid w:val="001902B6"/>
    <w:rsid w:val="00190644"/>
    <w:rsid w:val="00190A37"/>
    <w:rsid w:val="00190D85"/>
    <w:rsid w:val="00191252"/>
    <w:rsid w:val="00191ACE"/>
    <w:rsid w:val="00191B59"/>
    <w:rsid w:val="00191B98"/>
    <w:rsid w:val="00191D04"/>
    <w:rsid w:val="0019249F"/>
    <w:rsid w:val="00192679"/>
    <w:rsid w:val="00192710"/>
    <w:rsid w:val="0019291C"/>
    <w:rsid w:val="00192964"/>
    <w:rsid w:val="001938BE"/>
    <w:rsid w:val="00193BA4"/>
    <w:rsid w:val="00193E3B"/>
    <w:rsid w:val="00194364"/>
    <w:rsid w:val="00194533"/>
    <w:rsid w:val="0019457A"/>
    <w:rsid w:val="0019501B"/>
    <w:rsid w:val="0019522B"/>
    <w:rsid w:val="0019524B"/>
    <w:rsid w:val="001952E0"/>
    <w:rsid w:val="00195AC1"/>
    <w:rsid w:val="0019647C"/>
    <w:rsid w:val="00196660"/>
    <w:rsid w:val="001969B9"/>
    <w:rsid w:val="00196F33"/>
    <w:rsid w:val="00197332"/>
    <w:rsid w:val="0019767C"/>
    <w:rsid w:val="001979A5"/>
    <w:rsid w:val="00197ED1"/>
    <w:rsid w:val="001A0C78"/>
    <w:rsid w:val="001A1014"/>
    <w:rsid w:val="001A1829"/>
    <w:rsid w:val="001A1B58"/>
    <w:rsid w:val="001A25A9"/>
    <w:rsid w:val="001A311C"/>
    <w:rsid w:val="001A31DA"/>
    <w:rsid w:val="001A3D2D"/>
    <w:rsid w:val="001A581F"/>
    <w:rsid w:val="001A5C21"/>
    <w:rsid w:val="001A5DEA"/>
    <w:rsid w:val="001A6103"/>
    <w:rsid w:val="001A61A2"/>
    <w:rsid w:val="001A63BF"/>
    <w:rsid w:val="001A6498"/>
    <w:rsid w:val="001A6B16"/>
    <w:rsid w:val="001A7287"/>
    <w:rsid w:val="001A731E"/>
    <w:rsid w:val="001A7943"/>
    <w:rsid w:val="001A7A11"/>
    <w:rsid w:val="001A7A50"/>
    <w:rsid w:val="001B00EA"/>
    <w:rsid w:val="001B1270"/>
    <w:rsid w:val="001B12E6"/>
    <w:rsid w:val="001B1AF0"/>
    <w:rsid w:val="001B1C42"/>
    <w:rsid w:val="001B21AA"/>
    <w:rsid w:val="001B2957"/>
    <w:rsid w:val="001B2BCB"/>
    <w:rsid w:val="001B2E2E"/>
    <w:rsid w:val="001B322A"/>
    <w:rsid w:val="001B515E"/>
    <w:rsid w:val="001B5182"/>
    <w:rsid w:val="001B57F3"/>
    <w:rsid w:val="001B5B8A"/>
    <w:rsid w:val="001B6274"/>
    <w:rsid w:val="001B6B75"/>
    <w:rsid w:val="001B7340"/>
    <w:rsid w:val="001B7B9B"/>
    <w:rsid w:val="001B7D2D"/>
    <w:rsid w:val="001C0B03"/>
    <w:rsid w:val="001C0C69"/>
    <w:rsid w:val="001C0DF0"/>
    <w:rsid w:val="001C191A"/>
    <w:rsid w:val="001C1DAB"/>
    <w:rsid w:val="001C2660"/>
    <w:rsid w:val="001C2A6C"/>
    <w:rsid w:val="001C2C8E"/>
    <w:rsid w:val="001C32DD"/>
    <w:rsid w:val="001C37D4"/>
    <w:rsid w:val="001C3F37"/>
    <w:rsid w:val="001C4BE7"/>
    <w:rsid w:val="001C504E"/>
    <w:rsid w:val="001C52B3"/>
    <w:rsid w:val="001C5652"/>
    <w:rsid w:val="001C6182"/>
    <w:rsid w:val="001C689A"/>
    <w:rsid w:val="001D047B"/>
    <w:rsid w:val="001D0CC4"/>
    <w:rsid w:val="001D119E"/>
    <w:rsid w:val="001D14D3"/>
    <w:rsid w:val="001D15C9"/>
    <w:rsid w:val="001D1E5C"/>
    <w:rsid w:val="001D2103"/>
    <w:rsid w:val="001D2B6B"/>
    <w:rsid w:val="001D2D3F"/>
    <w:rsid w:val="001D405B"/>
    <w:rsid w:val="001D41D6"/>
    <w:rsid w:val="001D489D"/>
    <w:rsid w:val="001D4D9E"/>
    <w:rsid w:val="001D50EB"/>
    <w:rsid w:val="001D5584"/>
    <w:rsid w:val="001D567A"/>
    <w:rsid w:val="001D62EC"/>
    <w:rsid w:val="001D6419"/>
    <w:rsid w:val="001D69AC"/>
    <w:rsid w:val="001D6B81"/>
    <w:rsid w:val="001D6B88"/>
    <w:rsid w:val="001D6E4C"/>
    <w:rsid w:val="001D6FF5"/>
    <w:rsid w:val="001D7F7A"/>
    <w:rsid w:val="001E08A7"/>
    <w:rsid w:val="001E0A86"/>
    <w:rsid w:val="001E19F2"/>
    <w:rsid w:val="001E2312"/>
    <w:rsid w:val="001E3654"/>
    <w:rsid w:val="001E37AF"/>
    <w:rsid w:val="001E424A"/>
    <w:rsid w:val="001E59AE"/>
    <w:rsid w:val="001E5CE5"/>
    <w:rsid w:val="001E63ED"/>
    <w:rsid w:val="001E6628"/>
    <w:rsid w:val="001E6D82"/>
    <w:rsid w:val="001E6E18"/>
    <w:rsid w:val="001E7D5C"/>
    <w:rsid w:val="001E7DC6"/>
    <w:rsid w:val="001E7EDD"/>
    <w:rsid w:val="001F01C2"/>
    <w:rsid w:val="001F07E1"/>
    <w:rsid w:val="001F0DD1"/>
    <w:rsid w:val="001F1C08"/>
    <w:rsid w:val="001F1FF1"/>
    <w:rsid w:val="001F234B"/>
    <w:rsid w:val="001F27A3"/>
    <w:rsid w:val="001F27DA"/>
    <w:rsid w:val="001F2A1C"/>
    <w:rsid w:val="001F2C8E"/>
    <w:rsid w:val="001F36E5"/>
    <w:rsid w:val="001F37A4"/>
    <w:rsid w:val="001F395B"/>
    <w:rsid w:val="001F3CB8"/>
    <w:rsid w:val="001F3F92"/>
    <w:rsid w:val="001F4155"/>
    <w:rsid w:val="001F4204"/>
    <w:rsid w:val="001F43AF"/>
    <w:rsid w:val="001F4814"/>
    <w:rsid w:val="001F4ECA"/>
    <w:rsid w:val="001F4F4B"/>
    <w:rsid w:val="001F5039"/>
    <w:rsid w:val="001F5658"/>
    <w:rsid w:val="001F612B"/>
    <w:rsid w:val="001F6179"/>
    <w:rsid w:val="001F6D47"/>
    <w:rsid w:val="002000A2"/>
    <w:rsid w:val="002002FE"/>
    <w:rsid w:val="002005B5"/>
    <w:rsid w:val="00200730"/>
    <w:rsid w:val="00200887"/>
    <w:rsid w:val="00200E7F"/>
    <w:rsid w:val="0020154E"/>
    <w:rsid w:val="0020191A"/>
    <w:rsid w:val="00201AC8"/>
    <w:rsid w:val="00201EB3"/>
    <w:rsid w:val="002023C3"/>
    <w:rsid w:val="00202485"/>
    <w:rsid w:val="00203673"/>
    <w:rsid w:val="002037D2"/>
    <w:rsid w:val="00203986"/>
    <w:rsid w:val="00204AB4"/>
    <w:rsid w:val="002050B4"/>
    <w:rsid w:val="002055CB"/>
    <w:rsid w:val="00205CE2"/>
    <w:rsid w:val="00206392"/>
    <w:rsid w:val="0020667A"/>
    <w:rsid w:val="00206B70"/>
    <w:rsid w:val="00207B78"/>
    <w:rsid w:val="00207FDC"/>
    <w:rsid w:val="002103B8"/>
    <w:rsid w:val="0021057C"/>
    <w:rsid w:val="0021064B"/>
    <w:rsid w:val="002106D5"/>
    <w:rsid w:val="00210BB7"/>
    <w:rsid w:val="00210D25"/>
    <w:rsid w:val="002128DF"/>
    <w:rsid w:val="00212C9E"/>
    <w:rsid w:val="00212F23"/>
    <w:rsid w:val="0021350A"/>
    <w:rsid w:val="00213587"/>
    <w:rsid w:val="00213D81"/>
    <w:rsid w:val="002144B8"/>
    <w:rsid w:val="00214766"/>
    <w:rsid w:val="00214F27"/>
    <w:rsid w:val="00215386"/>
    <w:rsid w:val="0021586A"/>
    <w:rsid w:val="002161E6"/>
    <w:rsid w:val="0021644B"/>
    <w:rsid w:val="00216710"/>
    <w:rsid w:val="002168B8"/>
    <w:rsid w:val="00216D39"/>
    <w:rsid w:val="0021706B"/>
    <w:rsid w:val="002172C5"/>
    <w:rsid w:val="002176BB"/>
    <w:rsid w:val="00217CFF"/>
    <w:rsid w:val="00220078"/>
    <w:rsid w:val="00220159"/>
    <w:rsid w:val="002202C5"/>
    <w:rsid w:val="002202FA"/>
    <w:rsid w:val="00220568"/>
    <w:rsid w:val="002205CC"/>
    <w:rsid w:val="002215BE"/>
    <w:rsid w:val="00221E5C"/>
    <w:rsid w:val="0022204E"/>
    <w:rsid w:val="0022214E"/>
    <w:rsid w:val="002226D0"/>
    <w:rsid w:val="0022306A"/>
    <w:rsid w:val="00223468"/>
    <w:rsid w:val="00223AC1"/>
    <w:rsid w:val="00223F07"/>
    <w:rsid w:val="002243B0"/>
    <w:rsid w:val="0022481A"/>
    <w:rsid w:val="00224ECD"/>
    <w:rsid w:val="00225369"/>
    <w:rsid w:val="0022554B"/>
    <w:rsid w:val="00225757"/>
    <w:rsid w:val="0022607B"/>
    <w:rsid w:val="00226FC9"/>
    <w:rsid w:val="00227015"/>
    <w:rsid w:val="002273E4"/>
    <w:rsid w:val="0023015A"/>
    <w:rsid w:val="00230471"/>
    <w:rsid w:val="00230530"/>
    <w:rsid w:val="00230772"/>
    <w:rsid w:val="00230EFE"/>
    <w:rsid w:val="00231119"/>
    <w:rsid w:val="00231AC5"/>
    <w:rsid w:val="002327C9"/>
    <w:rsid w:val="00232E1B"/>
    <w:rsid w:val="002330C8"/>
    <w:rsid w:val="00233183"/>
    <w:rsid w:val="00233245"/>
    <w:rsid w:val="00233463"/>
    <w:rsid w:val="002334DD"/>
    <w:rsid w:val="00233A85"/>
    <w:rsid w:val="00233D7C"/>
    <w:rsid w:val="00234C63"/>
    <w:rsid w:val="002357F4"/>
    <w:rsid w:val="00235805"/>
    <w:rsid w:val="00235DCE"/>
    <w:rsid w:val="002360EC"/>
    <w:rsid w:val="00236157"/>
    <w:rsid w:val="00236BF1"/>
    <w:rsid w:val="00237765"/>
    <w:rsid w:val="00240F44"/>
    <w:rsid w:val="00241339"/>
    <w:rsid w:val="00241F34"/>
    <w:rsid w:val="0024280F"/>
    <w:rsid w:val="0024339B"/>
    <w:rsid w:val="00244495"/>
    <w:rsid w:val="00244E2B"/>
    <w:rsid w:val="00245396"/>
    <w:rsid w:val="00245420"/>
    <w:rsid w:val="00245AC0"/>
    <w:rsid w:val="0024617B"/>
    <w:rsid w:val="0024649A"/>
    <w:rsid w:val="002464C4"/>
    <w:rsid w:val="0024694A"/>
    <w:rsid w:val="002478B7"/>
    <w:rsid w:val="00247A8C"/>
    <w:rsid w:val="00247B73"/>
    <w:rsid w:val="002509B7"/>
    <w:rsid w:val="00251A57"/>
    <w:rsid w:val="00251BCF"/>
    <w:rsid w:val="0025219A"/>
    <w:rsid w:val="002521CE"/>
    <w:rsid w:val="002522EC"/>
    <w:rsid w:val="00252C1D"/>
    <w:rsid w:val="00252FB0"/>
    <w:rsid w:val="0025322B"/>
    <w:rsid w:val="002539E2"/>
    <w:rsid w:val="002543FA"/>
    <w:rsid w:val="00254759"/>
    <w:rsid w:val="00254AAD"/>
    <w:rsid w:val="00254AE4"/>
    <w:rsid w:val="00255427"/>
    <w:rsid w:val="0025556E"/>
    <w:rsid w:val="00255867"/>
    <w:rsid w:val="002558AA"/>
    <w:rsid w:val="0025604B"/>
    <w:rsid w:val="00256173"/>
    <w:rsid w:val="0025640C"/>
    <w:rsid w:val="00257108"/>
    <w:rsid w:val="00257703"/>
    <w:rsid w:val="00257BB0"/>
    <w:rsid w:val="00260109"/>
    <w:rsid w:val="00260596"/>
    <w:rsid w:val="00261017"/>
    <w:rsid w:val="00261915"/>
    <w:rsid w:val="00261B08"/>
    <w:rsid w:val="002620FE"/>
    <w:rsid w:val="00262152"/>
    <w:rsid w:val="00262162"/>
    <w:rsid w:val="00262324"/>
    <w:rsid w:val="00262608"/>
    <w:rsid w:val="0026277C"/>
    <w:rsid w:val="002628AF"/>
    <w:rsid w:val="00262CC9"/>
    <w:rsid w:val="00262D82"/>
    <w:rsid w:val="00262E24"/>
    <w:rsid w:val="00262E80"/>
    <w:rsid w:val="0026317E"/>
    <w:rsid w:val="00263255"/>
    <w:rsid w:val="00263DD3"/>
    <w:rsid w:val="002645A6"/>
    <w:rsid w:val="00264987"/>
    <w:rsid w:val="00264E74"/>
    <w:rsid w:val="0026524C"/>
    <w:rsid w:val="002652EB"/>
    <w:rsid w:val="00265C91"/>
    <w:rsid w:val="00265DFC"/>
    <w:rsid w:val="00266238"/>
    <w:rsid w:val="00266E18"/>
    <w:rsid w:val="00267416"/>
    <w:rsid w:val="00267B1D"/>
    <w:rsid w:val="00267C33"/>
    <w:rsid w:val="00267CB6"/>
    <w:rsid w:val="0027067B"/>
    <w:rsid w:val="0027087E"/>
    <w:rsid w:val="0027092C"/>
    <w:rsid w:val="00271389"/>
    <w:rsid w:val="00271DFD"/>
    <w:rsid w:val="002728FE"/>
    <w:rsid w:val="00272A51"/>
    <w:rsid w:val="0027348F"/>
    <w:rsid w:val="00273AE4"/>
    <w:rsid w:val="00273D12"/>
    <w:rsid w:val="00273FDC"/>
    <w:rsid w:val="0027403A"/>
    <w:rsid w:val="002743D2"/>
    <w:rsid w:val="002752E0"/>
    <w:rsid w:val="00275CCC"/>
    <w:rsid w:val="00276411"/>
    <w:rsid w:val="002767FD"/>
    <w:rsid w:val="00276827"/>
    <w:rsid w:val="00277974"/>
    <w:rsid w:val="00277B56"/>
    <w:rsid w:val="0028011C"/>
    <w:rsid w:val="002802DC"/>
    <w:rsid w:val="00280BA3"/>
    <w:rsid w:val="0028155D"/>
    <w:rsid w:val="002816C8"/>
    <w:rsid w:val="00281AC6"/>
    <w:rsid w:val="00281C7F"/>
    <w:rsid w:val="00281E71"/>
    <w:rsid w:val="00281FC4"/>
    <w:rsid w:val="002820C9"/>
    <w:rsid w:val="0028222D"/>
    <w:rsid w:val="0028234B"/>
    <w:rsid w:val="00283844"/>
    <w:rsid w:val="00284776"/>
    <w:rsid w:val="00284940"/>
    <w:rsid w:val="00285419"/>
    <w:rsid w:val="00285A9C"/>
    <w:rsid w:val="002861B3"/>
    <w:rsid w:val="00286653"/>
    <w:rsid w:val="002867B5"/>
    <w:rsid w:val="00286E60"/>
    <w:rsid w:val="00286E9C"/>
    <w:rsid w:val="0028720C"/>
    <w:rsid w:val="0028727C"/>
    <w:rsid w:val="0028734C"/>
    <w:rsid w:val="002876F5"/>
    <w:rsid w:val="00287B50"/>
    <w:rsid w:val="00287E2A"/>
    <w:rsid w:val="002902B9"/>
    <w:rsid w:val="0029033B"/>
    <w:rsid w:val="0029043F"/>
    <w:rsid w:val="00291021"/>
    <w:rsid w:val="00291423"/>
    <w:rsid w:val="00291461"/>
    <w:rsid w:val="00291618"/>
    <w:rsid w:val="00291C64"/>
    <w:rsid w:val="0029213C"/>
    <w:rsid w:val="00292C0B"/>
    <w:rsid w:val="002934F5"/>
    <w:rsid w:val="00293759"/>
    <w:rsid w:val="00293A56"/>
    <w:rsid w:val="002948D4"/>
    <w:rsid w:val="002958C2"/>
    <w:rsid w:val="002958D1"/>
    <w:rsid w:val="00295C1D"/>
    <w:rsid w:val="00295CF6"/>
    <w:rsid w:val="00295D3C"/>
    <w:rsid w:val="00296255"/>
    <w:rsid w:val="002976D5"/>
    <w:rsid w:val="0029799C"/>
    <w:rsid w:val="002A01E7"/>
    <w:rsid w:val="002A0963"/>
    <w:rsid w:val="002A1590"/>
    <w:rsid w:val="002A1CF5"/>
    <w:rsid w:val="002A25C0"/>
    <w:rsid w:val="002A2B67"/>
    <w:rsid w:val="002A3173"/>
    <w:rsid w:val="002A32C0"/>
    <w:rsid w:val="002A457A"/>
    <w:rsid w:val="002A4D2C"/>
    <w:rsid w:val="002A5037"/>
    <w:rsid w:val="002A528F"/>
    <w:rsid w:val="002A5BFF"/>
    <w:rsid w:val="002A71B4"/>
    <w:rsid w:val="002A740E"/>
    <w:rsid w:val="002A7732"/>
    <w:rsid w:val="002B016B"/>
    <w:rsid w:val="002B132F"/>
    <w:rsid w:val="002B15BA"/>
    <w:rsid w:val="002B1C47"/>
    <w:rsid w:val="002B1FA2"/>
    <w:rsid w:val="002B20D0"/>
    <w:rsid w:val="002B280F"/>
    <w:rsid w:val="002B2B06"/>
    <w:rsid w:val="002B3046"/>
    <w:rsid w:val="002B36CD"/>
    <w:rsid w:val="002B3DCB"/>
    <w:rsid w:val="002B3DE4"/>
    <w:rsid w:val="002B4697"/>
    <w:rsid w:val="002B4A94"/>
    <w:rsid w:val="002B4F07"/>
    <w:rsid w:val="002B5286"/>
    <w:rsid w:val="002B53E7"/>
    <w:rsid w:val="002B5921"/>
    <w:rsid w:val="002B5AF8"/>
    <w:rsid w:val="002B5BBB"/>
    <w:rsid w:val="002B5E14"/>
    <w:rsid w:val="002B62BC"/>
    <w:rsid w:val="002B6321"/>
    <w:rsid w:val="002B6713"/>
    <w:rsid w:val="002B6D95"/>
    <w:rsid w:val="002B717A"/>
    <w:rsid w:val="002B7980"/>
    <w:rsid w:val="002C0DD4"/>
    <w:rsid w:val="002C0FFF"/>
    <w:rsid w:val="002C1043"/>
    <w:rsid w:val="002C12F9"/>
    <w:rsid w:val="002C1694"/>
    <w:rsid w:val="002C193F"/>
    <w:rsid w:val="002C19D2"/>
    <w:rsid w:val="002C2025"/>
    <w:rsid w:val="002C3CA6"/>
    <w:rsid w:val="002C4032"/>
    <w:rsid w:val="002C4279"/>
    <w:rsid w:val="002C449D"/>
    <w:rsid w:val="002C50DB"/>
    <w:rsid w:val="002C5A1B"/>
    <w:rsid w:val="002C67D5"/>
    <w:rsid w:val="002C6B26"/>
    <w:rsid w:val="002C71C4"/>
    <w:rsid w:val="002C78DE"/>
    <w:rsid w:val="002C7A8E"/>
    <w:rsid w:val="002D0626"/>
    <w:rsid w:val="002D0747"/>
    <w:rsid w:val="002D1054"/>
    <w:rsid w:val="002D1093"/>
    <w:rsid w:val="002D230E"/>
    <w:rsid w:val="002D2815"/>
    <w:rsid w:val="002D2A2D"/>
    <w:rsid w:val="002D3292"/>
    <w:rsid w:val="002D32D9"/>
    <w:rsid w:val="002D3317"/>
    <w:rsid w:val="002D3542"/>
    <w:rsid w:val="002D3AD3"/>
    <w:rsid w:val="002D3CC4"/>
    <w:rsid w:val="002D3F48"/>
    <w:rsid w:val="002D4A27"/>
    <w:rsid w:val="002D4F8F"/>
    <w:rsid w:val="002D51A9"/>
    <w:rsid w:val="002D550F"/>
    <w:rsid w:val="002D5877"/>
    <w:rsid w:val="002D58C2"/>
    <w:rsid w:val="002D5B4D"/>
    <w:rsid w:val="002D5C80"/>
    <w:rsid w:val="002D6362"/>
    <w:rsid w:val="002D65A6"/>
    <w:rsid w:val="002D6F88"/>
    <w:rsid w:val="002D718F"/>
    <w:rsid w:val="002D7E13"/>
    <w:rsid w:val="002D7EF8"/>
    <w:rsid w:val="002D7FC6"/>
    <w:rsid w:val="002E063C"/>
    <w:rsid w:val="002E070E"/>
    <w:rsid w:val="002E166A"/>
    <w:rsid w:val="002E3CFF"/>
    <w:rsid w:val="002E3FC8"/>
    <w:rsid w:val="002E3FF6"/>
    <w:rsid w:val="002E44A3"/>
    <w:rsid w:val="002E4F66"/>
    <w:rsid w:val="002E505F"/>
    <w:rsid w:val="002E5445"/>
    <w:rsid w:val="002E5BE4"/>
    <w:rsid w:val="002E5EC9"/>
    <w:rsid w:val="002E5EFF"/>
    <w:rsid w:val="002E6573"/>
    <w:rsid w:val="002E6580"/>
    <w:rsid w:val="002E6C1B"/>
    <w:rsid w:val="002E7662"/>
    <w:rsid w:val="002E77BB"/>
    <w:rsid w:val="002E7812"/>
    <w:rsid w:val="002E781F"/>
    <w:rsid w:val="002F03B4"/>
    <w:rsid w:val="002F19BF"/>
    <w:rsid w:val="002F1E20"/>
    <w:rsid w:val="002F1F4B"/>
    <w:rsid w:val="002F1FD6"/>
    <w:rsid w:val="002F24DB"/>
    <w:rsid w:val="002F258F"/>
    <w:rsid w:val="002F265A"/>
    <w:rsid w:val="002F278C"/>
    <w:rsid w:val="002F2B04"/>
    <w:rsid w:val="002F35C5"/>
    <w:rsid w:val="002F3678"/>
    <w:rsid w:val="002F391E"/>
    <w:rsid w:val="002F3C6F"/>
    <w:rsid w:val="002F44E0"/>
    <w:rsid w:val="002F47F4"/>
    <w:rsid w:val="002F5985"/>
    <w:rsid w:val="002F5BF2"/>
    <w:rsid w:val="002F5D1E"/>
    <w:rsid w:val="002F5E5F"/>
    <w:rsid w:val="002F6061"/>
    <w:rsid w:val="002F6DE2"/>
    <w:rsid w:val="002F7290"/>
    <w:rsid w:val="002F7838"/>
    <w:rsid w:val="002F7FAB"/>
    <w:rsid w:val="0030045C"/>
    <w:rsid w:val="003004B1"/>
    <w:rsid w:val="003006D8"/>
    <w:rsid w:val="00300A1D"/>
    <w:rsid w:val="00300B4A"/>
    <w:rsid w:val="003014AC"/>
    <w:rsid w:val="00301983"/>
    <w:rsid w:val="00302A04"/>
    <w:rsid w:val="0030394B"/>
    <w:rsid w:val="00303A4B"/>
    <w:rsid w:val="00303B46"/>
    <w:rsid w:val="00304273"/>
    <w:rsid w:val="00304D74"/>
    <w:rsid w:val="00305AD6"/>
    <w:rsid w:val="00305FF0"/>
    <w:rsid w:val="00306145"/>
    <w:rsid w:val="00306273"/>
    <w:rsid w:val="00306CA1"/>
    <w:rsid w:val="00307970"/>
    <w:rsid w:val="00307C82"/>
    <w:rsid w:val="00307E6F"/>
    <w:rsid w:val="00310123"/>
    <w:rsid w:val="00310155"/>
    <w:rsid w:val="00310700"/>
    <w:rsid w:val="00310971"/>
    <w:rsid w:val="00310B0B"/>
    <w:rsid w:val="00310FC0"/>
    <w:rsid w:val="0031109C"/>
    <w:rsid w:val="00311467"/>
    <w:rsid w:val="003115B7"/>
    <w:rsid w:val="003119DE"/>
    <w:rsid w:val="00311B72"/>
    <w:rsid w:val="00311D67"/>
    <w:rsid w:val="00312306"/>
    <w:rsid w:val="003124CB"/>
    <w:rsid w:val="003124FB"/>
    <w:rsid w:val="00312F8D"/>
    <w:rsid w:val="00313A62"/>
    <w:rsid w:val="00314C68"/>
    <w:rsid w:val="00314D0F"/>
    <w:rsid w:val="003155E0"/>
    <w:rsid w:val="003156A0"/>
    <w:rsid w:val="0031589D"/>
    <w:rsid w:val="003172CF"/>
    <w:rsid w:val="0031783F"/>
    <w:rsid w:val="0031785F"/>
    <w:rsid w:val="00317947"/>
    <w:rsid w:val="00320286"/>
    <w:rsid w:val="003208DA"/>
    <w:rsid w:val="00320F7C"/>
    <w:rsid w:val="0032105C"/>
    <w:rsid w:val="00321448"/>
    <w:rsid w:val="00321E9D"/>
    <w:rsid w:val="00322116"/>
    <w:rsid w:val="00322F76"/>
    <w:rsid w:val="0032304B"/>
    <w:rsid w:val="00323E28"/>
    <w:rsid w:val="00323EFB"/>
    <w:rsid w:val="00323F70"/>
    <w:rsid w:val="00324010"/>
    <w:rsid w:val="003244BA"/>
    <w:rsid w:val="00324BBD"/>
    <w:rsid w:val="00324D1F"/>
    <w:rsid w:val="003251D2"/>
    <w:rsid w:val="00325531"/>
    <w:rsid w:val="00325895"/>
    <w:rsid w:val="00325BCA"/>
    <w:rsid w:val="00326420"/>
    <w:rsid w:val="003266A4"/>
    <w:rsid w:val="00326B59"/>
    <w:rsid w:val="00326F81"/>
    <w:rsid w:val="003270B5"/>
    <w:rsid w:val="00327102"/>
    <w:rsid w:val="003276BC"/>
    <w:rsid w:val="0033185F"/>
    <w:rsid w:val="003319A3"/>
    <w:rsid w:val="00332006"/>
    <w:rsid w:val="00332033"/>
    <w:rsid w:val="003327D5"/>
    <w:rsid w:val="003329CE"/>
    <w:rsid w:val="00332C3B"/>
    <w:rsid w:val="003330F4"/>
    <w:rsid w:val="00333AD4"/>
    <w:rsid w:val="00333B79"/>
    <w:rsid w:val="00333FAA"/>
    <w:rsid w:val="00334333"/>
    <w:rsid w:val="0033435E"/>
    <w:rsid w:val="00334CF7"/>
    <w:rsid w:val="00334DD7"/>
    <w:rsid w:val="00334E70"/>
    <w:rsid w:val="0033521A"/>
    <w:rsid w:val="00335C2A"/>
    <w:rsid w:val="003361DC"/>
    <w:rsid w:val="003365FE"/>
    <w:rsid w:val="00337408"/>
    <w:rsid w:val="0033758A"/>
    <w:rsid w:val="0034039F"/>
    <w:rsid w:val="00340CA5"/>
    <w:rsid w:val="00340FAA"/>
    <w:rsid w:val="003410B9"/>
    <w:rsid w:val="00341198"/>
    <w:rsid w:val="00341217"/>
    <w:rsid w:val="00341707"/>
    <w:rsid w:val="00341C67"/>
    <w:rsid w:val="003424AF"/>
    <w:rsid w:val="00342C58"/>
    <w:rsid w:val="0034354C"/>
    <w:rsid w:val="00343EE6"/>
    <w:rsid w:val="00344523"/>
    <w:rsid w:val="00345242"/>
    <w:rsid w:val="003453D6"/>
    <w:rsid w:val="00345917"/>
    <w:rsid w:val="00345C9F"/>
    <w:rsid w:val="00346342"/>
    <w:rsid w:val="00346B93"/>
    <w:rsid w:val="00347333"/>
    <w:rsid w:val="00350E20"/>
    <w:rsid w:val="00350F2A"/>
    <w:rsid w:val="003517C9"/>
    <w:rsid w:val="00352852"/>
    <w:rsid w:val="00352A72"/>
    <w:rsid w:val="00353A14"/>
    <w:rsid w:val="003549FB"/>
    <w:rsid w:val="00354B27"/>
    <w:rsid w:val="003550B6"/>
    <w:rsid w:val="0035591B"/>
    <w:rsid w:val="0035596A"/>
    <w:rsid w:val="003560FF"/>
    <w:rsid w:val="0035656A"/>
    <w:rsid w:val="00356643"/>
    <w:rsid w:val="0035740B"/>
    <w:rsid w:val="003579E0"/>
    <w:rsid w:val="00357D9C"/>
    <w:rsid w:val="00357DE9"/>
    <w:rsid w:val="0036007B"/>
    <w:rsid w:val="003607BC"/>
    <w:rsid w:val="00360CDD"/>
    <w:rsid w:val="00361377"/>
    <w:rsid w:val="00361705"/>
    <w:rsid w:val="00361EF1"/>
    <w:rsid w:val="00361FE3"/>
    <w:rsid w:val="003624FF"/>
    <w:rsid w:val="003627C5"/>
    <w:rsid w:val="00362A55"/>
    <w:rsid w:val="00362B8E"/>
    <w:rsid w:val="00362CA4"/>
    <w:rsid w:val="0036327B"/>
    <w:rsid w:val="003642F1"/>
    <w:rsid w:val="00364637"/>
    <w:rsid w:val="003648F7"/>
    <w:rsid w:val="003656A2"/>
    <w:rsid w:val="00365909"/>
    <w:rsid w:val="00365911"/>
    <w:rsid w:val="00365C6A"/>
    <w:rsid w:val="00365F16"/>
    <w:rsid w:val="003669D8"/>
    <w:rsid w:val="00367504"/>
    <w:rsid w:val="003677B9"/>
    <w:rsid w:val="00367880"/>
    <w:rsid w:val="00367C5B"/>
    <w:rsid w:val="00367F7B"/>
    <w:rsid w:val="00370F19"/>
    <w:rsid w:val="0037129F"/>
    <w:rsid w:val="00371490"/>
    <w:rsid w:val="00371B73"/>
    <w:rsid w:val="0037239E"/>
    <w:rsid w:val="00372760"/>
    <w:rsid w:val="003727E3"/>
    <w:rsid w:val="00372CA1"/>
    <w:rsid w:val="00373457"/>
    <w:rsid w:val="00373F9D"/>
    <w:rsid w:val="00374BBD"/>
    <w:rsid w:val="00375072"/>
    <w:rsid w:val="003754BD"/>
    <w:rsid w:val="00375809"/>
    <w:rsid w:val="00375875"/>
    <w:rsid w:val="0037634B"/>
    <w:rsid w:val="00376A8D"/>
    <w:rsid w:val="003777B5"/>
    <w:rsid w:val="003779D3"/>
    <w:rsid w:val="00377DC6"/>
    <w:rsid w:val="003804C1"/>
    <w:rsid w:val="0038089B"/>
    <w:rsid w:val="0038145F"/>
    <w:rsid w:val="003815CC"/>
    <w:rsid w:val="00381E8E"/>
    <w:rsid w:val="003824E1"/>
    <w:rsid w:val="003829D7"/>
    <w:rsid w:val="00382A73"/>
    <w:rsid w:val="00382C16"/>
    <w:rsid w:val="00383290"/>
    <w:rsid w:val="0038342B"/>
    <w:rsid w:val="00384634"/>
    <w:rsid w:val="00384CBB"/>
    <w:rsid w:val="0038570A"/>
    <w:rsid w:val="00385BCA"/>
    <w:rsid w:val="00385D44"/>
    <w:rsid w:val="0038609B"/>
    <w:rsid w:val="0038612D"/>
    <w:rsid w:val="0038792C"/>
    <w:rsid w:val="00387D86"/>
    <w:rsid w:val="00387EE0"/>
    <w:rsid w:val="003904B7"/>
    <w:rsid w:val="00390823"/>
    <w:rsid w:val="00391CC6"/>
    <w:rsid w:val="00391EA4"/>
    <w:rsid w:val="00392040"/>
    <w:rsid w:val="00392B40"/>
    <w:rsid w:val="00392D1E"/>
    <w:rsid w:val="00393CED"/>
    <w:rsid w:val="00394BEF"/>
    <w:rsid w:val="00394D72"/>
    <w:rsid w:val="0039565D"/>
    <w:rsid w:val="003958D4"/>
    <w:rsid w:val="003966B4"/>
    <w:rsid w:val="00396CEA"/>
    <w:rsid w:val="003A08AD"/>
    <w:rsid w:val="003A08E5"/>
    <w:rsid w:val="003A0E01"/>
    <w:rsid w:val="003A11FB"/>
    <w:rsid w:val="003A1695"/>
    <w:rsid w:val="003A2776"/>
    <w:rsid w:val="003A2AB3"/>
    <w:rsid w:val="003A2D1B"/>
    <w:rsid w:val="003A2DFC"/>
    <w:rsid w:val="003A3A6F"/>
    <w:rsid w:val="003A3AE0"/>
    <w:rsid w:val="003A3B14"/>
    <w:rsid w:val="003A3B1C"/>
    <w:rsid w:val="003A3B31"/>
    <w:rsid w:val="003A4084"/>
    <w:rsid w:val="003A426F"/>
    <w:rsid w:val="003A439D"/>
    <w:rsid w:val="003A4B35"/>
    <w:rsid w:val="003A544C"/>
    <w:rsid w:val="003A5856"/>
    <w:rsid w:val="003A5867"/>
    <w:rsid w:val="003A5B14"/>
    <w:rsid w:val="003A5FC0"/>
    <w:rsid w:val="003A682B"/>
    <w:rsid w:val="003A6E85"/>
    <w:rsid w:val="003A73A0"/>
    <w:rsid w:val="003A7412"/>
    <w:rsid w:val="003A7CAA"/>
    <w:rsid w:val="003B0874"/>
    <w:rsid w:val="003B088C"/>
    <w:rsid w:val="003B0A31"/>
    <w:rsid w:val="003B1172"/>
    <w:rsid w:val="003B1213"/>
    <w:rsid w:val="003B1357"/>
    <w:rsid w:val="003B1F39"/>
    <w:rsid w:val="003B236E"/>
    <w:rsid w:val="003B2666"/>
    <w:rsid w:val="003B2DAF"/>
    <w:rsid w:val="003B3110"/>
    <w:rsid w:val="003B3781"/>
    <w:rsid w:val="003B3ECF"/>
    <w:rsid w:val="003B3F85"/>
    <w:rsid w:val="003B46DE"/>
    <w:rsid w:val="003B4852"/>
    <w:rsid w:val="003B691F"/>
    <w:rsid w:val="003B6B38"/>
    <w:rsid w:val="003B6C46"/>
    <w:rsid w:val="003B737B"/>
    <w:rsid w:val="003B738C"/>
    <w:rsid w:val="003B73D4"/>
    <w:rsid w:val="003B788B"/>
    <w:rsid w:val="003B7B91"/>
    <w:rsid w:val="003B7C17"/>
    <w:rsid w:val="003C0185"/>
    <w:rsid w:val="003C0881"/>
    <w:rsid w:val="003C0DB4"/>
    <w:rsid w:val="003C0F60"/>
    <w:rsid w:val="003C1B83"/>
    <w:rsid w:val="003C2061"/>
    <w:rsid w:val="003C22F7"/>
    <w:rsid w:val="003C25D4"/>
    <w:rsid w:val="003C2754"/>
    <w:rsid w:val="003C2790"/>
    <w:rsid w:val="003C2871"/>
    <w:rsid w:val="003C295C"/>
    <w:rsid w:val="003C2FB5"/>
    <w:rsid w:val="003C326A"/>
    <w:rsid w:val="003C371B"/>
    <w:rsid w:val="003C3B35"/>
    <w:rsid w:val="003C463A"/>
    <w:rsid w:val="003C4A87"/>
    <w:rsid w:val="003C4C64"/>
    <w:rsid w:val="003C568E"/>
    <w:rsid w:val="003C5733"/>
    <w:rsid w:val="003C5CBF"/>
    <w:rsid w:val="003C5D99"/>
    <w:rsid w:val="003C5DEB"/>
    <w:rsid w:val="003C6257"/>
    <w:rsid w:val="003C6886"/>
    <w:rsid w:val="003C6A33"/>
    <w:rsid w:val="003C785F"/>
    <w:rsid w:val="003C7C9B"/>
    <w:rsid w:val="003C7F34"/>
    <w:rsid w:val="003D01D4"/>
    <w:rsid w:val="003D02CB"/>
    <w:rsid w:val="003D06EF"/>
    <w:rsid w:val="003D1349"/>
    <w:rsid w:val="003D1B4A"/>
    <w:rsid w:val="003D1E1E"/>
    <w:rsid w:val="003D221C"/>
    <w:rsid w:val="003D2F0D"/>
    <w:rsid w:val="003D346B"/>
    <w:rsid w:val="003D42E8"/>
    <w:rsid w:val="003D440A"/>
    <w:rsid w:val="003D4422"/>
    <w:rsid w:val="003D4840"/>
    <w:rsid w:val="003D59DE"/>
    <w:rsid w:val="003D5F5E"/>
    <w:rsid w:val="003D5FCE"/>
    <w:rsid w:val="003D7068"/>
    <w:rsid w:val="003D724D"/>
    <w:rsid w:val="003E02E9"/>
    <w:rsid w:val="003E045D"/>
    <w:rsid w:val="003E053F"/>
    <w:rsid w:val="003E0E47"/>
    <w:rsid w:val="003E1742"/>
    <w:rsid w:val="003E256C"/>
    <w:rsid w:val="003E3059"/>
    <w:rsid w:val="003E3F65"/>
    <w:rsid w:val="003E4A99"/>
    <w:rsid w:val="003E5633"/>
    <w:rsid w:val="003E5E81"/>
    <w:rsid w:val="003E5EDD"/>
    <w:rsid w:val="003E672D"/>
    <w:rsid w:val="003E67B1"/>
    <w:rsid w:val="003E68E4"/>
    <w:rsid w:val="003E6B84"/>
    <w:rsid w:val="003E6B8E"/>
    <w:rsid w:val="003E739A"/>
    <w:rsid w:val="003E75E4"/>
    <w:rsid w:val="003F003C"/>
    <w:rsid w:val="003F02F5"/>
    <w:rsid w:val="003F0438"/>
    <w:rsid w:val="003F0525"/>
    <w:rsid w:val="003F07ED"/>
    <w:rsid w:val="003F0D34"/>
    <w:rsid w:val="003F1672"/>
    <w:rsid w:val="003F1CFB"/>
    <w:rsid w:val="003F1D38"/>
    <w:rsid w:val="003F3129"/>
    <w:rsid w:val="003F3629"/>
    <w:rsid w:val="003F3A52"/>
    <w:rsid w:val="003F4428"/>
    <w:rsid w:val="003F4FC4"/>
    <w:rsid w:val="003F52DE"/>
    <w:rsid w:val="003F5555"/>
    <w:rsid w:val="003F55E5"/>
    <w:rsid w:val="003F5AA5"/>
    <w:rsid w:val="003F62C2"/>
    <w:rsid w:val="003F68D4"/>
    <w:rsid w:val="003F6BF7"/>
    <w:rsid w:val="003F727C"/>
    <w:rsid w:val="003F77C6"/>
    <w:rsid w:val="0040075B"/>
    <w:rsid w:val="0040079A"/>
    <w:rsid w:val="00400ABB"/>
    <w:rsid w:val="004014A5"/>
    <w:rsid w:val="00402561"/>
    <w:rsid w:val="00403240"/>
    <w:rsid w:val="004035A3"/>
    <w:rsid w:val="00403815"/>
    <w:rsid w:val="004038A4"/>
    <w:rsid w:val="00403F08"/>
    <w:rsid w:val="004048BD"/>
    <w:rsid w:val="00404A80"/>
    <w:rsid w:val="00405051"/>
    <w:rsid w:val="004055B4"/>
    <w:rsid w:val="004057F5"/>
    <w:rsid w:val="00405D5D"/>
    <w:rsid w:val="00406332"/>
    <w:rsid w:val="0040648F"/>
    <w:rsid w:val="00406656"/>
    <w:rsid w:val="004070C7"/>
    <w:rsid w:val="00407B40"/>
    <w:rsid w:val="00410454"/>
    <w:rsid w:val="00411501"/>
    <w:rsid w:val="00411921"/>
    <w:rsid w:val="00411FC2"/>
    <w:rsid w:val="00412342"/>
    <w:rsid w:val="00412954"/>
    <w:rsid w:val="00412FA3"/>
    <w:rsid w:val="004136E6"/>
    <w:rsid w:val="0041394A"/>
    <w:rsid w:val="00413D9F"/>
    <w:rsid w:val="00414349"/>
    <w:rsid w:val="004148BA"/>
    <w:rsid w:val="004149BE"/>
    <w:rsid w:val="00414A59"/>
    <w:rsid w:val="0041580A"/>
    <w:rsid w:val="00415B25"/>
    <w:rsid w:val="00416757"/>
    <w:rsid w:val="00416BE1"/>
    <w:rsid w:val="00416D62"/>
    <w:rsid w:val="00416D99"/>
    <w:rsid w:val="004173D9"/>
    <w:rsid w:val="00417432"/>
    <w:rsid w:val="004174A0"/>
    <w:rsid w:val="004176B3"/>
    <w:rsid w:val="00417801"/>
    <w:rsid w:val="00417C8A"/>
    <w:rsid w:val="00417E21"/>
    <w:rsid w:val="00420522"/>
    <w:rsid w:val="00420744"/>
    <w:rsid w:val="00421026"/>
    <w:rsid w:val="004211E6"/>
    <w:rsid w:val="00421345"/>
    <w:rsid w:val="004215DF"/>
    <w:rsid w:val="004216E9"/>
    <w:rsid w:val="00421AA6"/>
    <w:rsid w:val="00421D1C"/>
    <w:rsid w:val="004224D6"/>
    <w:rsid w:val="0042310E"/>
    <w:rsid w:val="0042367D"/>
    <w:rsid w:val="0042389C"/>
    <w:rsid w:val="0042412B"/>
    <w:rsid w:val="00424177"/>
    <w:rsid w:val="0042485B"/>
    <w:rsid w:val="0042494E"/>
    <w:rsid w:val="00425798"/>
    <w:rsid w:val="00425C9A"/>
    <w:rsid w:val="004266E7"/>
    <w:rsid w:val="00426733"/>
    <w:rsid w:val="00426E40"/>
    <w:rsid w:val="00427287"/>
    <w:rsid w:val="00427453"/>
    <w:rsid w:val="004275F9"/>
    <w:rsid w:val="00427DCC"/>
    <w:rsid w:val="00427E52"/>
    <w:rsid w:val="00427E85"/>
    <w:rsid w:val="00430051"/>
    <w:rsid w:val="00430056"/>
    <w:rsid w:val="00430AE8"/>
    <w:rsid w:val="00430FE3"/>
    <w:rsid w:val="004316BC"/>
    <w:rsid w:val="00432172"/>
    <w:rsid w:val="00432241"/>
    <w:rsid w:val="0043227D"/>
    <w:rsid w:val="004333FD"/>
    <w:rsid w:val="00433470"/>
    <w:rsid w:val="00433666"/>
    <w:rsid w:val="00433799"/>
    <w:rsid w:val="00433F26"/>
    <w:rsid w:val="00434180"/>
    <w:rsid w:val="004341E8"/>
    <w:rsid w:val="004341EC"/>
    <w:rsid w:val="004344E6"/>
    <w:rsid w:val="0043457C"/>
    <w:rsid w:val="0043483C"/>
    <w:rsid w:val="00434B36"/>
    <w:rsid w:val="00435000"/>
    <w:rsid w:val="0043523D"/>
    <w:rsid w:val="004354DA"/>
    <w:rsid w:val="004357F8"/>
    <w:rsid w:val="00435E0E"/>
    <w:rsid w:val="00435E26"/>
    <w:rsid w:val="00436859"/>
    <w:rsid w:val="00436A08"/>
    <w:rsid w:val="00437066"/>
    <w:rsid w:val="0043791C"/>
    <w:rsid w:val="00437955"/>
    <w:rsid w:val="00437E22"/>
    <w:rsid w:val="0044068D"/>
    <w:rsid w:val="00440732"/>
    <w:rsid w:val="00441133"/>
    <w:rsid w:val="00441178"/>
    <w:rsid w:val="00441886"/>
    <w:rsid w:val="00441D16"/>
    <w:rsid w:val="00441D23"/>
    <w:rsid w:val="00441EF1"/>
    <w:rsid w:val="004425C9"/>
    <w:rsid w:val="0044284C"/>
    <w:rsid w:val="0044386F"/>
    <w:rsid w:val="00443885"/>
    <w:rsid w:val="004439CE"/>
    <w:rsid w:val="00443DE4"/>
    <w:rsid w:val="00444214"/>
    <w:rsid w:val="00444532"/>
    <w:rsid w:val="004445D6"/>
    <w:rsid w:val="0044561C"/>
    <w:rsid w:val="00445931"/>
    <w:rsid w:val="0044593D"/>
    <w:rsid w:val="00445B6F"/>
    <w:rsid w:val="00445BDF"/>
    <w:rsid w:val="00446502"/>
    <w:rsid w:val="004473C3"/>
    <w:rsid w:val="004473FD"/>
    <w:rsid w:val="0044768C"/>
    <w:rsid w:val="00447700"/>
    <w:rsid w:val="0044782A"/>
    <w:rsid w:val="00447BD2"/>
    <w:rsid w:val="00450436"/>
    <w:rsid w:val="00450C26"/>
    <w:rsid w:val="00450F6C"/>
    <w:rsid w:val="0045104F"/>
    <w:rsid w:val="00451B48"/>
    <w:rsid w:val="0045290C"/>
    <w:rsid w:val="00453963"/>
    <w:rsid w:val="0045417F"/>
    <w:rsid w:val="00454729"/>
    <w:rsid w:val="00454C96"/>
    <w:rsid w:val="00454D96"/>
    <w:rsid w:val="0045506F"/>
    <w:rsid w:val="004551A7"/>
    <w:rsid w:val="004551C5"/>
    <w:rsid w:val="004553D8"/>
    <w:rsid w:val="00455ABB"/>
    <w:rsid w:val="00455FAB"/>
    <w:rsid w:val="00455FB7"/>
    <w:rsid w:val="00455FF8"/>
    <w:rsid w:val="00456107"/>
    <w:rsid w:val="004565C7"/>
    <w:rsid w:val="0045678C"/>
    <w:rsid w:val="00456A34"/>
    <w:rsid w:val="00456DB8"/>
    <w:rsid w:val="00456FE0"/>
    <w:rsid w:val="00457292"/>
    <w:rsid w:val="004572DC"/>
    <w:rsid w:val="0045748E"/>
    <w:rsid w:val="00460143"/>
    <w:rsid w:val="00460373"/>
    <w:rsid w:val="00460685"/>
    <w:rsid w:val="00460955"/>
    <w:rsid w:val="0046114E"/>
    <w:rsid w:val="004619EF"/>
    <w:rsid w:val="00461A21"/>
    <w:rsid w:val="00461A6C"/>
    <w:rsid w:val="00462309"/>
    <w:rsid w:val="0046243D"/>
    <w:rsid w:val="0046295C"/>
    <w:rsid w:val="00462E0A"/>
    <w:rsid w:val="00462E4D"/>
    <w:rsid w:val="00463849"/>
    <w:rsid w:val="004639F0"/>
    <w:rsid w:val="00463EAA"/>
    <w:rsid w:val="004648B6"/>
    <w:rsid w:val="00465282"/>
    <w:rsid w:val="004654FC"/>
    <w:rsid w:val="00465780"/>
    <w:rsid w:val="00465837"/>
    <w:rsid w:val="00465B69"/>
    <w:rsid w:val="0046671D"/>
    <w:rsid w:val="00466A92"/>
    <w:rsid w:val="004677FF"/>
    <w:rsid w:val="00470783"/>
    <w:rsid w:val="0047086E"/>
    <w:rsid w:val="00470A5F"/>
    <w:rsid w:val="004710C4"/>
    <w:rsid w:val="004716A7"/>
    <w:rsid w:val="004747BB"/>
    <w:rsid w:val="00474962"/>
    <w:rsid w:val="004749F9"/>
    <w:rsid w:val="00474D44"/>
    <w:rsid w:val="00475072"/>
    <w:rsid w:val="004750A0"/>
    <w:rsid w:val="00475341"/>
    <w:rsid w:val="00475849"/>
    <w:rsid w:val="004758C4"/>
    <w:rsid w:val="00475AEC"/>
    <w:rsid w:val="00475F0A"/>
    <w:rsid w:val="004762FC"/>
    <w:rsid w:val="0047654E"/>
    <w:rsid w:val="0047669B"/>
    <w:rsid w:val="00476B82"/>
    <w:rsid w:val="00476C8D"/>
    <w:rsid w:val="004776E4"/>
    <w:rsid w:val="004777F9"/>
    <w:rsid w:val="00477A22"/>
    <w:rsid w:val="00477D42"/>
    <w:rsid w:val="00477FDD"/>
    <w:rsid w:val="004808A6"/>
    <w:rsid w:val="004812C5"/>
    <w:rsid w:val="004819DC"/>
    <w:rsid w:val="00481AD7"/>
    <w:rsid w:val="00482529"/>
    <w:rsid w:val="004825DA"/>
    <w:rsid w:val="004828DA"/>
    <w:rsid w:val="0048321F"/>
    <w:rsid w:val="004834AC"/>
    <w:rsid w:val="00483BE3"/>
    <w:rsid w:val="00484562"/>
    <w:rsid w:val="004849B8"/>
    <w:rsid w:val="00484F62"/>
    <w:rsid w:val="00485040"/>
    <w:rsid w:val="004850E6"/>
    <w:rsid w:val="0048521E"/>
    <w:rsid w:val="00485525"/>
    <w:rsid w:val="0048584F"/>
    <w:rsid w:val="00485CEE"/>
    <w:rsid w:val="00485F03"/>
    <w:rsid w:val="00486715"/>
    <w:rsid w:val="0048673C"/>
    <w:rsid w:val="004867EC"/>
    <w:rsid w:val="00486838"/>
    <w:rsid w:val="0048691D"/>
    <w:rsid w:val="00486EC5"/>
    <w:rsid w:val="00487216"/>
    <w:rsid w:val="00487395"/>
    <w:rsid w:val="004904C7"/>
    <w:rsid w:val="004905A5"/>
    <w:rsid w:val="00490666"/>
    <w:rsid w:val="00490A52"/>
    <w:rsid w:val="00490DEC"/>
    <w:rsid w:val="00490F5E"/>
    <w:rsid w:val="004918E4"/>
    <w:rsid w:val="00491F25"/>
    <w:rsid w:val="00492917"/>
    <w:rsid w:val="00492BDB"/>
    <w:rsid w:val="00492F61"/>
    <w:rsid w:val="004934E8"/>
    <w:rsid w:val="004939F3"/>
    <w:rsid w:val="0049454E"/>
    <w:rsid w:val="004947F3"/>
    <w:rsid w:val="00494802"/>
    <w:rsid w:val="00494B14"/>
    <w:rsid w:val="004951D6"/>
    <w:rsid w:val="004953A4"/>
    <w:rsid w:val="00495BD4"/>
    <w:rsid w:val="00495EAA"/>
    <w:rsid w:val="00497B95"/>
    <w:rsid w:val="004A03AC"/>
    <w:rsid w:val="004A05A1"/>
    <w:rsid w:val="004A1292"/>
    <w:rsid w:val="004A1A75"/>
    <w:rsid w:val="004A1C9B"/>
    <w:rsid w:val="004A20A6"/>
    <w:rsid w:val="004A2405"/>
    <w:rsid w:val="004A2842"/>
    <w:rsid w:val="004A2C7A"/>
    <w:rsid w:val="004A2E2D"/>
    <w:rsid w:val="004A3402"/>
    <w:rsid w:val="004A372B"/>
    <w:rsid w:val="004A3DFD"/>
    <w:rsid w:val="004A425B"/>
    <w:rsid w:val="004A475D"/>
    <w:rsid w:val="004A484E"/>
    <w:rsid w:val="004A4AAD"/>
    <w:rsid w:val="004A4E3D"/>
    <w:rsid w:val="004A4F02"/>
    <w:rsid w:val="004A517F"/>
    <w:rsid w:val="004A5612"/>
    <w:rsid w:val="004A5AEC"/>
    <w:rsid w:val="004A5BF2"/>
    <w:rsid w:val="004A5D14"/>
    <w:rsid w:val="004A629C"/>
    <w:rsid w:val="004A7342"/>
    <w:rsid w:val="004A7624"/>
    <w:rsid w:val="004B023C"/>
    <w:rsid w:val="004B0C8C"/>
    <w:rsid w:val="004B0D51"/>
    <w:rsid w:val="004B0FA0"/>
    <w:rsid w:val="004B1FFB"/>
    <w:rsid w:val="004B262D"/>
    <w:rsid w:val="004B27B8"/>
    <w:rsid w:val="004B3C68"/>
    <w:rsid w:val="004B3EF5"/>
    <w:rsid w:val="004B45DD"/>
    <w:rsid w:val="004B5093"/>
    <w:rsid w:val="004B5718"/>
    <w:rsid w:val="004B57D5"/>
    <w:rsid w:val="004B6057"/>
    <w:rsid w:val="004B66DB"/>
    <w:rsid w:val="004B69A9"/>
    <w:rsid w:val="004B6E5D"/>
    <w:rsid w:val="004B6FE0"/>
    <w:rsid w:val="004B783D"/>
    <w:rsid w:val="004B7AD2"/>
    <w:rsid w:val="004B7B8A"/>
    <w:rsid w:val="004B7E5D"/>
    <w:rsid w:val="004C0430"/>
    <w:rsid w:val="004C0766"/>
    <w:rsid w:val="004C092F"/>
    <w:rsid w:val="004C178F"/>
    <w:rsid w:val="004C1CBC"/>
    <w:rsid w:val="004C1FE0"/>
    <w:rsid w:val="004C215E"/>
    <w:rsid w:val="004C2975"/>
    <w:rsid w:val="004C34A3"/>
    <w:rsid w:val="004C3707"/>
    <w:rsid w:val="004C3E23"/>
    <w:rsid w:val="004C4003"/>
    <w:rsid w:val="004C42DA"/>
    <w:rsid w:val="004C4668"/>
    <w:rsid w:val="004C48D2"/>
    <w:rsid w:val="004C4DDD"/>
    <w:rsid w:val="004C517E"/>
    <w:rsid w:val="004C5829"/>
    <w:rsid w:val="004C5F4A"/>
    <w:rsid w:val="004C5F64"/>
    <w:rsid w:val="004C662C"/>
    <w:rsid w:val="004C66BD"/>
    <w:rsid w:val="004C7484"/>
    <w:rsid w:val="004C7FDF"/>
    <w:rsid w:val="004D02A3"/>
    <w:rsid w:val="004D03BE"/>
    <w:rsid w:val="004D1464"/>
    <w:rsid w:val="004D1903"/>
    <w:rsid w:val="004D1DE2"/>
    <w:rsid w:val="004D2C2E"/>
    <w:rsid w:val="004D3708"/>
    <w:rsid w:val="004D379B"/>
    <w:rsid w:val="004D3B43"/>
    <w:rsid w:val="004D3B4A"/>
    <w:rsid w:val="004D41F4"/>
    <w:rsid w:val="004D491E"/>
    <w:rsid w:val="004D4E59"/>
    <w:rsid w:val="004D55CC"/>
    <w:rsid w:val="004D594B"/>
    <w:rsid w:val="004D5A04"/>
    <w:rsid w:val="004D5B8F"/>
    <w:rsid w:val="004D6EA5"/>
    <w:rsid w:val="004D703C"/>
    <w:rsid w:val="004D72DD"/>
    <w:rsid w:val="004D740D"/>
    <w:rsid w:val="004D75F1"/>
    <w:rsid w:val="004D7758"/>
    <w:rsid w:val="004D7906"/>
    <w:rsid w:val="004D79C0"/>
    <w:rsid w:val="004E03ED"/>
    <w:rsid w:val="004E1215"/>
    <w:rsid w:val="004E13B0"/>
    <w:rsid w:val="004E1E01"/>
    <w:rsid w:val="004E20ED"/>
    <w:rsid w:val="004E21AA"/>
    <w:rsid w:val="004E265A"/>
    <w:rsid w:val="004E2903"/>
    <w:rsid w:val="004E3649"/>
    <w:rsid w:val="004E4389"/>
    <w:rsid w:val="004E44F8"/>
    <w:rsid w:val="004E4D34"/>
    <w:rsid w:val="004E4E3E"/>
    <w:rsid w:val="004E5419"/>
    <w:rsid w:val="004E5996"/>
    <w:rsid w:val="004E5AE8"/>
    <w:rsid w:val="004E5B6F"/>
    <w:rsid w:val="004E5FF8"/>
    <w:rsid w:val="004E6045"/>
    <w:rsid w:val="004E63B3"/>
    <w:rsid w:val="004E6858"/>
    <w:rsid w:val="004E68E5"/>
    <w:rsid w:val="004E772A"/>
    <w:rsid w:val="004E778D"/>
    <w:rsid w:val="004E78B6"/>
    <w:rsid w:val="004E7DE0"/>
    <w:rsid w:val="004F0006"/>
    <w:rsid w:val="004F0283"/>
    <w:rsid w:val="004F0696"/>
    <w:rsid w:val="004F0EA6"/>
    <w:rsid w:val="004F128C"/>
    <w:rsid w:val="004F12A5"/>
    <w:rsid w:val="004F13B5"/>
    <w:rsid w:val="004F1596"/>
    <w:rsid w:val="004F189B"/>
    <w:rsid w:val="004F1A10"/>
    <w:rsid w:val="004F1B94"/>
    <w:rsid w:val="004F270A"/>
    <w:rsid w:val="004F2CC5"/>
    <w:rsid w:val="004F3049"/>
    <w:rsid w:val="004F32A9"/>
    <w:rsid w:val="004F3773"/>
    <w:rsid w:val="004F3869"/>
    <w:rsid w:val="004F3CBE"/>
    <w:rsid w:val="004F3E82"/>
    <w:rsid w:val="004F46AC"/>
    <w:rsid w:val="004F46DC"/>
    <w:rsid w:val="004F5A45"/>
    <w:rsid w:val="004F6561"/>
    <w:rsid w:val="004F6B16"/>
    <w:rsid w:val="004F72C7"/>
    <w:rsid w:val="00500477"/>
    <w:rsid w:val="00500709"/>
    <w:rsid w:val="00500B7C"/>
    <w:rsid w:val="00501140"/>
    <w:rsid w:val="0050125F"/>
    <w:rsid w:val="0050240C"/>
    <w:rsid w:val="00502517"/>
    <w:rsid w:val="0050409B"/>
    <w:rsid w:val="00504884"/>
    <w:rsid w:val="00504C57"/>
    <w:rsid w:val="00505497"/>
    <w:rsid w:val="0050600B"/>
    <w:rsid w:val="0050638A"/>
    <w:rsid w:val="00506642"/>
    <w:rsid w:val="00506695"/>
    <w:rsid w:val="0050677C"/>
    <w:rsid w:val="00506911"/>
    <w:rsid w:val="00506BF0"/>
    <w:rsid w:val="00507B7F"/>
    <w:rsid w:val="005100E7"/>
    <w:rsid w:val="00510571"/>
    <w:rsid w:val="00511ADA"/>
    <w:rsid w:val="00511B1B"/>
    <w:rsid w:val="00511FB7"/>
    <w:rsid w:val="00512188"/>
    <w:rsid w:val="0051258B"/>
    <w:rsid w:val="005126BD"/>
    <w:rsid w:val="00512F31"/>
    <w:rsid w:val="005133D2"/>
    <w:rsid w:val="005134E1"/>
    <w:rsid w:val="00513F15"/>
    <w:rsid w:val="00516A73"/>
    <w:rsid w:val="00516B56"/>
    <w:rsid w:val="00516B97"/>
    <w:rsid w:val="005177E7"/>
    <w:rsid w:val="00520448"/>
    <w:rsid w:val="00520C1C"/>
    <w:rsid w:val="00521D40"/>
    <w:rsid w:val="0052249B"/>
    <w:rsid w:val="00522883"/>
    <w:rsid w:val="00522B70"/>
    <w:rsid w:val="00522D2A"/>
    <w:rsid w:val="0052330C"/>
    <w:rsid w:val="00523426"/>
    <w:rsid w:val="005234E6"/>
    <w:rsid w:val="005238BC"/>
    <w:rsid w:val="00523C11"/>
    <w:rsid w:val="00523FE4"/>
    <w:rsid w:val="00524058"/>
    <w:rsid w:val="00524C2C"/>
    <w:rsid w:val="00524DF7"/>
    <w:rsid w:val="005256E0"/>
    <w:rsid w:val="00525752"/>
    <w:rsid w:val="00525BA8"/>
    <w:rsid w:val="00525E9C"/>
    <w:rsid w:val="00525FB1"/>
    <w:rsid w:val="00526028"/>
    <w:rsid w:val="005261FA"/>
    <w:rsid w:val="005269A8"/>
    <w:rsid w:val="00527413"/>
    <w:rsid w:val="00530880"/>
    <w:rsid w:val="0053088B"/>
    <w:rsid w:val="00530D98"/>
    <w:rsid w:val="0053154A"/>
    <w:rsid w:val="0053165F"/>
    <w:rsid w:val="00531993"/>
    <w:rsid w:val="00531C17"/>
    <w:rsid w:val="00531C32"/>
    <w:rsid w:val="005323CB"/>
    <w:rsid w:val="00532579"/>
    <w:rsid w:val="00532809"/>
    <w:rsid w:val="00532FF7"/>
    <w:rsid w:val="005331F0"/>
    <w:rsid w:val="00533B1F"/>
    <w:rsid w:val="00533EA0"/>
    <w:rsid w:val="00533F2E"/>
    <w:rsid w:val="00534276"/>
    <w:rsid w:val="00534872"/>
    <w:rsid w:val="0053506B"/>
    <w:rsid w:val="005357A1"/>
    <w:rsid w:val="005360B2"/>
    <w:rsid w:val="0053624C"/>
    <w:rsid w:val="005367C4"/>
    <w:rsid w:val="00536D1A"/>
    <w:rsid w:val="0053705F"/>
    <w:rsid w:val="005370AB"/>
    <w:rsid w:val="005373CE"/>
    <w:rsid w:val="005373E3"/>
    <w:rsid w:val="00537AEC"/>
    <w:rsid w:val="00537BA7"/>
    <w:rsid w:val="00537E4F"/>
    <w:rsid w:val="00537F5B"/>
    <w:rsid w:val="00537FDB"/>
    <w:rsid w:val="00540050"/>
    <w:rsid w:val="00540AC1"/>
    <w:rsid w:val="005415C3"/>
    <w:rsid w:val="005415D4"/>
    <w:rsid w:val="00541733"/>
    <w:rsid w:val="0054305E"/>
    <w:rsid w:val="005432DF"/>
    <w:rsid w:val="00543370"/>
    <w:rsid w:val="00544044"/>
    <w:rsid w:val="005445F6"/>
    <w:rsid w:val="005446CF"/>
    <w:rsid w:val="00544A28"/>
    <w:rsid w:val="00545051"/>
    <w:rsid w:val="0054509D"/>
    <w:rsid w:val="005453BE"/>
    <w:rsid w:val="005459C6"/>
    <w:rsid w:val="00546027"/>
    <w:rsid w:val="0054603A"/>
    <w:rsid w:val="0054618B"/>
    <w:rsid w:val="0054665C"/>
    <w:rsid w:val="0054687D"/>
    <w:rsid w:val="00546BD0"/>
    <w:rsid w:val="005470F8"/>
    <w:rsid w:val="0054763C"/>
    <w:rsid w:val="00547860"/>
    <w:rsid w:val="00547CF0"/>
    <w:rsid w:val="00547FA0"/>
    <w:rsid w:val="005507A0"/>
    <w:rsid w:val="00550A61"/>
    <w:rsid w:val="00550F3C"/>
    <w:rsid w:val="00551522"/>
    <w:rsid w:val="005517B3"/>
    <w:rsid w:val="00551A96"/>
    <w:rsid w:val="0055293A"/>
    <w:rsid w:val="005531A8"/>
    <w:rsid w:val="005531B6"/>
    <w:rsid w:val="005531BE"/>
    <w:rsid w:val="0055323B"/>
    <w:rsid w:val="005534BC"/>
    <w:rsid w:val="00553F0C"/>
    <w:rsid w:val="00554036"/>
    <w:rsid w:val="005545F3"/>
    <w:rsid w:val="00554B96"/>
    <w:rsid w:val="0055555F"/>
    <w:rsid w:val="005558A0"/>
    <w:rsid w:val="005561A3"/>
    <w:rsid w:val="0055672E"/>
    <w:rsid w:val="00556D15"/>
    <w:rsid w:val="00557061"/>
    <w:rsid w:val="00557103"/>
    <w:rsid w:val="00557634"/>
    <w:rsid w:val="005577FD"/>
    <w:rsid w:val="00560091"/>
    <w:rsid w:val="005606CC"/>
    <w:rsid w:val="005606E6"/>
    <w:rsid w:val="005607E8"/>
    <w:rsid w:val="00561708"/>
    <w:rsid w:val="00561977"/>
    <w:rsid w:val="00561BA7"/>
    <w:rsid w:val="005620E0"/>
    <w:rsid w:val="00562623"/>
    <w:rsid w:val="0056278B"/>
    <w:rsid w:val="00562C86"/>
    <w:rsid w:val="00562CC2"/>
    <w:rsid w:val="00562CD3"/>
    <w:rsid w:val="00562E2A"/>
    <w:rsid w:val="00563289"/>
    <w:rsid w:val="005645A8"/>
    <w:rsid w:val="00564BBB"/>
    <w:rsid w:val="00564C0D"/>
    <w:rsid w:val="00564DA0"/>
    <w:rsid w:val="005652E7"/>
    <w:rsid w:val="005658A2"/>
    <w:rsid w:val="005666DD"/>
    <w:rsid w:val="00566822"/>
    <w:rsid w:val="00566ABF"/>
    <w:rsid w:val="00566BF5"/>
    <w:rsid w:val="00566EE5"/>
    <w:rsid w:val="0056780F"/>
    <w:rsid w:val="00567A88"/>
    <w:rsid w:val="00567B95"/>
    <w:rsid w:val="00570367"/>
    <w:rsid w:val="00571E36"/>
    <w:rsid w:val="00571E6B"/>
    <w:rsid w:val="005724DE"/>
    <w:rsid w:val="005726AD"/>
    <w:rsid w:val="00573185"/>
    <w:rsid w:val="00573D09"/>
    <w:rsid w:val="00573F73"/>
    <w:rsid w:val="005749F7"/>
    <w:rsid w:val="00574AF8"/>
    <w:rsid w:val="00574C8F"/>
    <w:rsid w:val="00574F89"/>
    <w:rsid w:val="0057594D"/>
    <w:rsid w:val="00575DAB"/>
    <w:rsid w:val="0057624D"/>
    <w:rsid w:val="005765F3"/>
    <w:rsid w:val="00576A5B"/>
    <w:rsid w:val="00576CE3"/>
    <w:rsid w:val="00577F47"/>
    <w:rsid w:val="00580286"/>
    <w:rsid w:val="00580467"/>
    <w:rsid w:val="00581554"/>
    <w:rsid w:val="0058163B"/>
    <w:rsid w:val="00581945"/>
    <w:rsid w:val="005819D3"/>
    <w:rsid w:val="005819E4"/>
    <w:rsid w:val="00581D11"/>
    <w:rsid w:val="00581F67"/>
    <w:rsid w:val="00582192"/>
    <w:rsid w:val="005825E5"/>
    <w:rsid w:val="00582610"/>
    <w:rsid w:val="0058296B"/>
    <w:rsid w:val="00582A2B"/>
    <w:rsid w:val="00583E91"/>
    <w:rsid w:val="00585C89"/>
    <w:rsid w:val="00586027"/>
    <w:rsid w:val="0058708E"/>
    <w:rsid w:val="00587417"/>
    <w:rsid w:val="005904BC"/>
    <w:rsid w:val="00590569"/>
    <w:rsid w:val="00590870"/>
    <w:rsid w:val="00591659"/>
    <w:rsid w:val="00591717"/>
    <w:rsid w:val="00591E1C"/>
    <w:rsid w:val="005927DE"/>
    <w:rsid w:val="00593259"/>
    <w:rsid w:val="00593A1C"/>
    <w:rsid w:val="00593AEE"/>
    <w:rsid w:val="00594DB2"/>
    <w:rsid w:val="00594F17"/>
    <w:rsid w:val="005958D2"/>
    <w:rsid w:val="00595F0D"/>
    <w:rsid w:val="00596177"/>
    <w:rsid w:val="0059725E"/>
    <w:rsid w:val="005A05A0"/>
    <w:rsid w:val="005A0A2E"/>
    <w:rsid w:val="005A0BC3"/>
    <w:rsid w:val="005A0FF0"/>
    <w:rsid w:val="005A121C"/>
    <w:rsid w:val="005A14FB"/>
    <w:rsid w:val="005A1695"/>
    <w:rsid w:val="005A1869"/>
    <w:rsid w:val="005A2C0B"/>
    <w:rsid w:val="005A3483"/>
    <w:rsid w:val="005A3801"/>
    <w:rsid w:val="005A3977"/>
    <w:rsid w:val="005A3BD8"/>
    <w:rsid w:val="005A4204"/>
    <w:rsid w:val="005A4A18"/>
    <w:rsid w:val="005A4AE1"/>
    <w:rsid w:val="005A6111"/>
    <w:rsid w:val="005A6625"/>
    <w:rsid w:val="005A73A6"/>
    <w:rsid w:val="005A7D04"/>
    <w:rsid w:val="005A7EAA"/>
    <w:rsid w:val="005B00A6"/>
    <w:rsid w:val="005B00E9"/>
    <w:rsid w:val="005B01D3"/>
    <w:rsid w:val="005B07DF"/>
    <w:rsid w:val="005B0E0B"/>
    <w:rsid w:val="005B0E7B"/>
    <w:rsid w:val="005B0F9F"/>
    <w:rsid w:val="005B1A15"/>
    <w:rsid w:val="005B1DF9"/>
    <w:rsid w:val="005B2235"/>
    <w:rsid w:val="005B2E54"/>
    <w:rsid w:val="005B333D"/>
    <w:rsid w:val="005B359F"/>
    <w:rsid w:val="005B3727"/>
    <w:rsid w:val="005B38E2"/>
    <w:rsid w:val="005B3959"/>
    <w:rsid w:val="005B3BDC"/>
    <w:rsid w:val="005B3C10"/>
    <w:rsid w:val="005B3FE7"/>
    <w:rsid w:val="005B433E"/>
    <w:rsid w:val="005B4591"/>
    <w:rsid w:val="005B47ED"/>
    <w:rsid w:val="005B50BF"/>
    <w:rsid w:val="005B5467"/>
    <w:rsid w:val="005B5773"/>
    <w:rsid w:val="005B5A33"/>
    <w:rsid w:val="005B6454"/>
    <w:rsid w:val="005B6525"/>
    <w:rsid w:val="005B6579"/>
    <w:rsid w:val="005B6B37"/>
    <w:rsid w:val="005B736F"/>
    <w:rsid w:val="005B76A0"/>
    <w:rsid w:val="005B76A7"/>
    <w:rsid w:val="005C0252"/>
    <w:rsid w:val="005C0287"/>
    <w:rsid w:val="005C0EBE"/>
    <w:rsid w:val="005C1A21"/>
    <w:rsid w:val="005C1D14"/>
    <w:rsid w:val="005C1E7B"/>
    <w:rsid w:val="005C27E1"/>
    <w:rsid w:val="005C2906"/>
    <w:rsid w:val="005C3A46"/>
    <w:rsid w:val="005C41A5"/>
    <w:rsid w:val="005C4261"/>
    <w:rsid w:val="005C50BF"/>
    <w:rsid w:val="005C5301"/>
    <w:rsid w:val="005C5A94"/>
    <w:rsid w:val="005C6688"/>
    <w:rsid w:val="005C6BEB"/>
    <w:rsid w:val="005C6CB0"/>
    <w:rsid w:val="005C6D8C"/>
    <w:rsid w:val="005C7226"/>
    <w:rsid w:val="005C737A"/>
    <w:rsid w:val="005C73DE"/>
    <w:rsid w:val="005C7667"/>
    <w:rsid w:val="005D0008"/>
    <w:rsid w:val="005D1221"/>
    <w:rsid w:val="005D1431"/>
    <w:rsid w:val="005D25FF"/>
    <w:rsid w:val="005D2E93"/>
    <w:rsid w:val="005D3116"/>
    <w:rsid w:val="005D315C"/>
    <w:rsid w:val="005D3352"/>
    <w:rsid w:val="005D36EF"/>
    <w:rsid w:val="005D3AD0"/>
    <w:rsid w:val="005D4902"/>
    <w:rsid w:val="005D4D69"/>
    <w:rsid w:val="005D501B"/>
    <w:rsid w:val="005D5052"/>
    <w:rsid w:val="005D558F"/>
    <w:rsid w:val="005D57C6"/>
    <w:rsid w:val="005D622B"/>
    <w:rsid w:val="005D6653"/>
    <w:rsid w:val="005D7E9F"/>
    <w:rsid w:val="005E0150"/>
    <w:rsid w:val="005E033D"/>
    <w:rsid w:val="005E06F6"/>
    <w:rsid w:val="005E218C"/>
    <w:rsid w:val="005E2261"/>
    <w:rsid w:val="005E2575"/>
    <w:rsid w:val="005E2D5C"/>
    <w:rsid w:val="005E3BF0"/>
    <w:rsid w:val="005E3CBD"/>
    <w:rsid w:val="005E411F"/>
    <w:rsid w:val="005E4584"/>
    <w:rsid w:val="005E467A"/>
    <w:rsid w:val="005E48EE"/>
    <w:rsid w:val="005E4D11"/>
    <w:rsid w:val="005E4E0D"/>
    <w:rsid w:val="005E505E"/>
    <w:rsid w:val="005E5858"/>
    <w:rsid w:val="005E5B89"/>
    <w:rsid w:val="005E67C3"/>
    <w:rsid w:val="005E6A3B"/>
    <w:rsid w:val="005E6D63"/>
    <w:rsid w:val="005E7195"/>
    <w:rsid w:val="005E7954"/>
    <w:rsid w:val="005E7E0C"/>
    <w:rsid w:val="005F0216"/>
    <w:rsid w:val="005F0433"/>
    <w:rsid w:val="005F051C"/>
    <w:rsid w:val="005F0679"/>
    <w:rsid w:val="005F06F4"/>
    <w:rsid w:val="005F169F"/>
    <w:rsid w:val="005F1A0E"/>
    <w:rsid w:val="005F1CFB"/>
    <w:rsid w:val="005F1F03"/>
    <w:rsid w:val="005F2893"/>
    <w:rsid w:val="005F2A13"/>
    <w:rsid w:val="005F336A"/>
    <w:rsid w:val="005F33FA"/>
    <w:rsid w:val="005F351E"/>
    <w:rsid w:val="005F35A1"/>
    <w:rsid w:val="005F44C7"/>
    <w:rsid w:val="005F4E35"/>
    <w:rsid w:val="005F6E68"/>
    <w:rsid w:val="005F700C"/>
    <w:rsid w:val="005F704B"/>
    <w:rsid w:val="005F71A7"/>
    <w:rsid w:val="005F7486"/>
    <w:rsid w:val="005F7617"/>
    <w:rsid w:val="0060020E"/>
    <w:rsid w:val="00600338"/>
    <w:rsid w:val="006003FC"/>
    <w:rsid w:val="006007E8"/>
    <w:rsid w:val="0060083B"/>
    <w:rsid w:val="00600FD8"/>
    <w:rsid w:val="006023C7"/>
    <w:rsid w:val="00602459"/>
    <w:rsid w:val="00602C6A"/>
    <w:rsid w:val="006030AE"/>
    <w:rsid w:val="006033CF"/>
    <w:rsid w:val="00603638"/>
    <w:rsid w:val="0060474F"/>
    <w:rsid w:val="00604C8E"/>
    <w:rsid w:val="0060556A"/>
    <w:rsid w:val="006055E6"/>
    <w:rsid w:val="006056B7"/>
    <w:rsid w:val="00605718"/>
    <w:rsid w:val="00605D36"/>
    <w:rsid w:val="00606093"/>
    <w:rsid w:val="00606457"/>
    <w:rsid w:val="00606692"/>
    <w:rsid w:val="00606884"/>
    <w:rsid w:val="00606EDD"/>
    <w:rsid w:val="00607510"/>
    <w:rsid w:val="00607860"/>
    <w:rsid w:val="00610E6F"/>
    <w:rsid w:val="0061164E"/>
    <w:rsid w:val="00612916"/>
    <w:rsid w:val="006133C1"/>
    <w:rsid w:val="0061387B"/>
    <w:rsid w:val="00614DC1"/>
    <w:rsid w:val="00615007"/>
    <w:rsid w:val="006154C6"/>
    <w:rsid w:val="006162E3"/>
    <w:rsid w:val="00616B01"/>
    <w:rsid w:val="0061708A"/>
    <w:rsid w:val="0061725D"/>
    <w:rsid w:val="00617E56"/>
    <w:rsid w:val="00620359"/>
    <w:rsid w:val="006204E6"/>
    <w:rsid w:val="00620DFF"/>
    <w:rsid w:val="00621411"/>
    <w:rsid w:val="00621B12"/>
    <w:rsid w:val="00621DF3"/>
    <w:rsid w:val="0062251F"/>
    <w:rsid w:val="00622590"/>
    <w:rsid w:val="00623195"/>
    <w:rsid w:val="00623242"/>
    <w:rsid w:val="006234DB"/>
    <w:rsid w:val="00623D36"/>
    <w:rsid w:val="0062423E"/>
    <w:rsid w:val="006243C1"/>
    <w:rsid w:val="006248F9"/>
    <w:rsid w:val="00624A3D"/>
    <w:rsid w:val="00624A87"/>
    <w:rsid w:val="00624E86"/>
    <w:rsid w:val="006257D7"/>
    <w:rsid w:val="00625BDD"/>
    <w:rsid w:val="006267BB"/>
    <w:rsid w:val="006267D3"/>
    <w:rsid w:val="00626F3C"/>
    <w:rsid w:val="006271EA"/>
    <w:rsid w:val="00627ABD"/>
    <w:rsid w:val="00627BBF"/>
    <w:rsid w:val="00627CFB"/>
    <w:rsid w:val="006303E3"/>
    <w:rsid w:val="00630EFA"/>
    <w:rsid w:val="006310E8"/>
    <w:rsid w:val="006314C3"/>
    <w:rsid w:val="006316CE"/>
    <w:rsid w:val="006319DF"/>
    <w:rsid w:val="00631CD9"/>
    <w:rsid w:val="00631F89"/>
    <w:rsid w:val="006328FC"/>
    <w:rsid w:val="006329D8"/>
    <w:rsid w:val="00633BF7"/>
    <w:rsid w:val="00634EB5"/>
    <w:rsid w:val="006357F0"/>
    <w:rsid w:val="00635B53"/>
    <w:rsid w:val="00636256"/>
    <w:rsid w:val="00636782"/>
    <w:rsid w:val="00636AA2"/>
    <w:rsid w:val="00637119"/>
    <w:rsid w:val="006379AC"/>
    <w:rsid w:val="00637CC5"/>
    <w:rsid w:val="00637F53"/>
    <w:rsid w:val="006400B6"/>
    <w:rsid w:val="0064065B"/>
    <w:rsid w:val="00640760"/>
    <w:rsid w:val="0064078C"/>
    <w:rsid w:val="00640B6A"/>
    <w:rsid w:val="00641125"/>
    <w:rsid w:val="0064162C"/>
    <w:rsid w:val="006417CA"/>
    <w:rsid w:val="00641D0B"/>
    <w:rsid w:val="00642536"/>
    <w:rsid w:val="00642638"/>
    <w:rsid w:val="0064266D"/>
    <w:rsid w:val="0064292A"/>
    <w:rsid w:val="0064396F"/>
    <w:rsid w:val="00643C5B"/>
    <w:rsid w:val="00643FA9"/>
    <w:rsid w:val="00644709"/>
    <w:rsid w:val="00644B80"/>
    <w:rsid w:val="0064549D"/>
    <w:rsid w:val="006454ED"/>
    <w:rsid w:val="00645D50"/>
    <w:rsid w:val="0064621E"/>
    <w:rsid w:val="00646694"/>
    <w:rsid w:val="00646893"/>
    <w:rsid w:val="00646EA9"/>
    <w:rsid w:val="0064733C"/>
    <w:rsid w:val="00647891"/>
    <w:rsid w:val="0065025B"/>
    <w:rsid w:val="00650557"/>
    <w:rsid w:val="006505DC"/>
    <w:rsid w:val="00650717"/>
    <w:rsid w:val="00650DD2"/>
    <w:rsid w:val="00650E6E"/>
    <w:rsid w:val="00651298"/>
    <w:rsid w:val="006523D4"/>
    <w:rsid w:val="00652649"/>
    <w:rsid w:val="00652A37"/>
    <w:rsid w:val="00652AE1"/>
    <w:rsid w:val="00653ADC"/>
    <w:rsid w:val="00653C53"/>
    <w:rsid w:val="00653E14"/>
    <w:rsid w:val="006553B1"/>
    <w:rsid w:val="00656289"/>
    <w:rsid w:val="006565FF"/>
    <w:rsid w:val="00656A49"/>
    <w:rsid w:val="00656A94"/>
    <w:rsid w:val="00657515"/>
    <w:rsid w:val="00657FF2"/>
    <w:rsid w:val="006604FA"/>
    <w:rsid w:val="00660594"/>
    <w:rsid w:val="00660B6D"/>
    <w:rsid w:val="00660C97"/>
    <w:rsid w:val="00661070"/>
    <w:rsid w:val="0066196D"/>
    <w:rsid w:val="00661D09"/>
    <w:rsid w:val="0066216C"/>
    <w:rsid w:val="0066260B"/>
    <w:rsid w:val="0066278D"/>
    <w:rsid w:val="00662ACB"/>
    <w:rsid w:val="00662F5D"/>
    <w:rsid w:val="006632F6"/>
    <w:rsid w:val="006634D5"/>
    <w:rsid w:val="00663630"/>
    <w:rsid w:val="0066376A"/>
    <w:rsid w:val="00663A14"/>
    <w:rsid w:val="00663AAB"/>
    <w:rsid w:val="00663BFF"/>
    <w:rsid w:val="00663CE7"/>
    <w:rsid w:val="006641BD"/>
    <w:rsid w:val="00664270"/>
    <w:rsid w:val="00664552"/>
    <w:rsid w:val="00664B47"/>
    <w:rsid w:val="00664FE1"/>
    <w:rsid w:val="006653D7"/>
    <w:rsid w:val="006656F2"/>
    <w:rsid w:val="00665CDA"/>
    <w:rsid w:val="00666364"/>
    <w:rsid w:val="00666580"/>
    <w:rsid w:val="006668B8"/>
    <w:rsid w:val="00666EAF"/>
    <w:rsid w:val="00666FA1"/>
    <w:rsid w:val="00667377"/>
    <w:rsid w:val="006705F3"/>
    <w:rsid w:val="00670AAD"/>
    <w:rsid w:val="00670CA3"/>
    <w:rsid w:val="00670D3E"/>
    <w:rsid w:val="006710F9"/>
    <w:rsid w:val="00671545"/>
    <w:rsid w:val="006721C3"/>
    <w:rsid w:val="00672A87"/>
    <w:rsid w:val="00672C68"/>
    <w:rsid w:val="00674115"/>
    <w:rsid w:val="00674C6C"/>
    <w:rsid w:val="006751F7"/>
    <w:rsid w:val="006755EF"/>
    <w:rsid w:val="006765E4"/>
    <w:rsid w:val="006770C0"/>
    <w:rsid w:val="0067736E"/>
    <w:rsid w:val="006773CA"/>
    <w:rsid w:val="006776A8"/>
    <w:rsid w:val="0067794E"/>
    <w:rsid w:val="00677BAF"/>
    <w:rsid w:val="00677EBA"/>
    <w:rsid w:val="006802C7"/>
    <w:rsid w:val="00680444"/>
    <w:rsid w:val="006808F1"/>
    <w:rsid w:val="00680CDE"/>
    <w:rsid w:val="0068117D"/>
    <w:rsid w:val="0068218C"/>
    <w:rsid w:val="0068267E"/>
    <w:rsid w:val="00682680"/>
    <w:rsid w:val="00682EFD"/>
    <w:rsid w:val="00683207"/>
    <w:rsid w:val="00683884"/>
    <w:rsid w:val="00683BC9"/>
    <w:rsid w:val="006847DE"/>
    <w:rsid w:val="00684E4E"/>
    <w:rsid w:val="006853E9"/>
    <w:rsid w:val="00685F42"/>
    <w:rsid w:val="006860A4"/>
    <w:rsid w:val="006860BA"/>
    <w:rsid w:val="00686214"/>
    <w:rsid w:val="006865AF"/>
    <w:rsid w:val="00686707"/>
    <w:rsid w:val="0068682B"/>
    <w:rsid w:val="00686C26"/>
    <w:rsid w:val="00686C97"/>
    <w:rsid w:val="00686C9A"/>
    <w:rsid w:val="00686F85"/>
    <w:rsid w:val="00687452"/>
    <w:rsid w:val="00687CAF"/>
    <w:rsid w:val="00687CBD"/>
    <w:rsid w:val="00687DA9"/>
    <w:rsid w:val="006907C4"/>
    <w:rsid w:val="00690882"/>
    <w:rsid w:val="00690AB2"/>
    <w:rsid w:val="00690EC9"/>
    <w:rsid w:val="00691A7C"/>
    <w:rsid w:val="00691BC5"/>
    <w:rsid w:val="00691C66"/>
    <w:rsid w:val="00691E97"/>
    <w:rsid w:val="0069208B"/>
    <w:rsid w:val="00692238"/>
    <w:rsid w:val="00692C73"/>
    <w:rsid w:val="00693B44"/>
    <w:rsid w:val="00693FEA"/>
    <w:rsid w:val="006946CC"/>
    <w:rsid w:val="00694C81"/>
    <w:rsid w:val="00694F93"/>
    <w:rsid w:val="00695B08"/>
    <w:rsid w:val="00695CD5"/>
    <w:rsid w:val="00695F50"/>
    <w:rsid w:val="00696445"/>
    <w:rsid w:val="0069668B"/>
    <w:rsid w:val="006968A0"/>
    <w:rsid w:val="00696D54"/>
    <w:rsid w:val="00696E9F"/>
    <w:rsid w:val="00697163"/>
    <w:rsid w:val="006977E8"/>
    <w:rsid w:val="0069783F"/>
    <w:rsid w:val="00697ADA"/>
    <w:rsid w:val="00697CD6"/>
    <w:rsid w:val="006A02D7"/>
    <w:rsid w:val="006A0650"/>
    <w:rsid w:val="006A1839"/>
    <w:rsid w:val="006A18F3"/>
    <w:rsid w:val="006A1A3B"/>
    <w:rsid w:val="006A208F"/>
    <w:rsid w:val="006A28E6"/>
    <w:rsid w:val="006A2967"/>
    <w:rsid w:val="006A3111"/>
    <w:rsid w:val="006A3530"/>
    <w:rsid w:val="006A3546"/>
    <w:rsid w:val="006A36ED"/>
    <w:rsid w:val="006A438D"/>
    <w:rsid w:val="006A4608"/>
    <w:rsid w:val="006A46B1"/>
    <w:rsid w:val="006A470E"/>
    <w:rsid w:val="006A4F75"/>
    <w:rsid w:val="006A505D"/>
    <w:rsid w:val="006A5711"/>
    <w:rsid w:val="006A6232"/>
    <w:rsid w:val="006A6CD2"/>
    <w:rsid w:val="006A6EC2"/>
    <w:rsid w:val="006A7164"/>
    <w:rsid w:val="006A7B62"/>
    <w:rsid w:val="006B0371"/>
    <w:rsid w:val="006B0F1E"/>
    <w:rsid w:val="006B17B4"/>
    <w:rsid w:val="006B18B6"/>
    <w:rsid w:val="006B2582"/>
    <w:rsid w:val="006B2F1A"/>
    <w:rsid w:val="006B31C4"/>
    <w:rsid w:val="006B3500"/>
    <w:rsid w:val="006B3AE5"/>
    <w:rsid w:val="006B3B13"/>
    <w:rsid w:val="006B3D8C"/>
    <w:rsid w:val="006B3EF6"/>
    <w:rsid w:val="006B401E"/>
    <w:rsid w:val="006B4625"/>
    <w:rsid w:val="006B47E7"/>
    <w:rsid w:val="006B57DC"/>
    <w:rsid w:val="006B595A"/>
    <w:rsid w:val="006B5DC6"/>
    <w:rsid w:val="006B5EB9"/>
    <w:rsid w:val="006B629E"/>
    <w:rsid w:val="006B6674"/>
    <w:rsid w:val="006B6C3C"/>
    <w:rsid w:val="006C08AD"/>
    <w:rsid w:val="006C0AE0"/>
    <w:rsid w:val="006C1239"/>
    <w:rsid w:val="006C123E"/>
    <w:rsid w:val="006C124A"/>
    <w:rsid w:val="006C17DE"/>
    <w:rsid w:val="006C262C"/>
    <w:rsid w:val="006C2B28"/>
    <w:rsid w:val="006C3197"/>
    <w:rsid w:val="006C3633"/>
    <w:rsid w:val="006C3DEB"/>
    <w:rsid w:val="006C43F2"/>
    <w:rsid w:val="006C44EC"/>
    <w:rsid w:val="006C4821"/>
    <w:rsid w:val="006C552D"/>
    <w:rsid w:val="006C5706"/>
    <w:rsid w:val="006C57C2"/>
    <w:rsid w:val="006C5F16"/>
    <w:rsid w:val="006C6E71"/>
    <w:rsid w:val="006C71BB"/>
    <w:rsid w:val="006C71D8"/>
    <w:rsid w:val="006C7B25"/>
    <w:rsid w:val="006D0344"/>
    <w:rsid w:val="006D08D9"/>
    <w:rsid w:val="006D1089"/>
    <w:rsid w:val="006D10EB"/>
    <w:rsid w:val="006D1242"/>
    <w:rsid w:val="006D1352"/>
    <w:rsid w:val="006D1848"/>
    <w:rsid w:val="006D37A4"/>
    <w:rsid w:val="006D37E4"/>
    <w:rsid w:val="006D417E"/>
    <w:rsid w:val="006D447E"/>
    <w:rsid w:val="006D4830"/>
    <w:rsid w:val="006D50C2"/>
    <w:rsid w:val="006D50CD"/>
    <w:rsid w:val="006D533A"/>
    <w:rsid w:val="006D5639"/>
    <w:rsid w:val="006D5697"/>
    <w:rsid w:val="006D5A05"/>
    <w:rsid w:val="006D6199"/>
    <w:rsid w:val="006D7343"/>
    <w:rsid w:val="006D7754"/>
    <w:rsid w:val="006D7F73"/>
    <w:rsid w:val="006D7FD0"/>
    <w:rsid w:val="006E07F7"/>
    <w:rsid w:val="006E0DD3"/>
    <w:rsid w:val="006E14B3"/>
    <w:rsid w:val="006E15AE"/>
    <w:rsid w:val="006E15D5"/>
    <w:rsid w:val="006E15DD"/>
    <w:rsid w:val="006E1BD8"/>
    <w:rsid w:val="006E2390"/>
    <w:rsid w:val="006E2FF0"/>
    <w:rsid w:val="006E353B"/>
    <w:rsid w:val="006E381D"/>
    <w:rsid w:val="006E3877"/>
    <w:rsid w:val="006E4003"/>
    <w:rsid w:val="006E4273"/>
    <w:rsid w:val="006E49B6"/>
    <w:rsid w:val="006E4C5E"/>
    <w:rsid w:val="006E5659"/>
    <w:rsid w:val="006E56DA"/>
    <w:rsid w:val="006E643F"/>
    <w:rsid w:val="006E6CD6"/>
    <w:rsid w:val="006E77A7"/>
    <w:rsid w:val="006E7E49"/>
    <w:rsid w:val="006F01D7"/>
    <w:rsid w:val="006F15E9"/>
    <w:rsid w:val="006F192C"/>
    <w:rsid w:val="006F1C87"/>
    <w:rsid w:val="006F2677"/>
    <w:rsid w:val="006F2A0A"/>
    <w:rsid w:val="006F2AB8"/>
    <w:rsid w:val="006F3355"/>
    <w:rsid w:val="006F3C6F"/>
    <w:rsid w:val="006F4163"/>
    <w:rsid w:val="006F4539"/>
    <w:rsid w:val="006F470D"/>
    <w:rsid w:val="006F504C"/>
    <w:rsid w:val="006F5884"/>
    <w:rsid w:val="006F6059"/>
    <w:rsid w:val="006F60D4"/>
    <w:rsid w:val="006F6C22"/>
    <w:rsid w:val="006F6D3D"/>
    <w:rsid w:val="006F6FA6"/>
    <w:rsid w:val="006F7316"/>
    <w:rsid w:val="006F7406"/>
    <w:rsid w:val="006F74F9"/>
    <w:rsid w:val="006F7A62"/>
    <w:rsid w:val="006F7FE0"/>
    <w:rsid w:val="00700025"/>
    <w:rsid w:val="00700173"/>
    <w:rsid w:val="007003A0"/>
    <w:rsid w:val="00700B2D"/>
    <w:rsid w:val="0070111B"/>
    <w:rsid w:val="0070169F"/>
    <w:rsid w:val="007017CC"/>
    <w:rsid w:val="00701BAE"/>
    <w:rsid w:val="00701F6F"/>
    <w:rsid w:val="0070218E"/>
    <w:rsid w:val="00702DC0"/>
    <w:rsid w:val="00703545"/>
    <w:rsid w:val="0070450C"/>
    <w:rsid w:val="00705515"/>
    <w:rsid w:val="007067DF"/>
    <w:rsid w:val="00706F75"/>
    <w:rsid w:val="00707254"/>
    <w:rsid w:val="0070767D"/>
    <w:rsid w:val="00707755"/>
    <w:rsid w:val="007078BF"/>
    <w:rsid w:val="007079D0"/>
    <w:rsid w:val="007108AB"/>
    <w:rsid w:val="00710C8E"/>
    <w:rsid w:val="00712046"/>
    <w:rsid w:val="00712F45"/>
    <w:rsid w:val="00712F9C"/>
    <w:rsid w:val="007137C1"/>
    <w:rsid w:val="00713927"/>
    <w:rsid w:val="00713BFF"/>
    <w:rsid w:val="00713CAB"/>
    <w:rsid w:val="007145C4"/>
    <w:rsid w:val="0071478E"/>
    <w:rsid w:val="007160FF"/>
    <w:rsid w:val="0071610E"/>
    <w:rsid w:val="007164D3"/>
    <w:rsid w:val="0071662F"/>
    <w:rsid w:val="0071696C"/>
    <w:rsid w:val="0071750F"/>
    <w:rsid w:val="0071789C"/>
    <w:rsid w:val="00717D44"/>
    <w:rsid w:val="0072017F"/>
    <w:rsid w:val="007203BE"/>
    <w:rsid w:val="007209EA"/>
    <w:rsid w:val="0072165D"/>
    <w:rsid w:val="00721CBC"/>
    <w:rsid w:val="00722AC0"/>
    <w:rsid w:val="00722AE9"/>
    <w:rsid w:val="007234DE"/>
    <w:rsid w:val="00723607"/>
    <w:rsid w:val="0072365A"/>
    <w:rsid w:val="00723748"/>
    <w:rsid w:val="00723BAA"/>
    <w:rsid w:val="00723E42"/>
    <w:rsid w:val="00724106"/>
    <w:rsid w:val="00724BF6"/>
    <w:rsid w:val="0072580F"/>
    <w:rsid w:val="00725849"/>
    <w:rsid w:val="00726351"/>
    <w:rsid w:val="007267EE"/>
    <w:rsid w:val="0072700C"/>
    <w:rsid w:val="00727AAB"/>
    <w:rsid w:val="00727BB3"/>
    <w:rsid w:val="00730117"/>
    <w:rsid w:val="007304E5"/>
    <w:rsid w:val="007306DC"/>
    <w:rsid w:val="00730720"/>
    <w:rsid w:val="007310BE"/>
    <w:rsid w:val="0073136F"/>
    <w:rsid w:val="007314FD"/>
    <w:rsid w:val="0073158C"/>
    <w:rsid w:val="007315A3"/>
    <w:rsid w:val="0073182C"/>
    <w:rsid w:val="00731A7F"/>
    <w:rsid w:val="00731C5D"/>
    <w:rsid w:val="00732661"/>
    <w:rsid w:val="00732680"/>
    <w:rsid w:val="00733B8D"/>
    <w:rsid w:val="007341C4"/>
    <w:rsid w:val="007353A6"/>
    <w:rsid w:val="0073543F"/>
    <w:rsid w:val="00735672"/>
    <w:rsid w:val="00736325"/>
    <w:rsid w:val="007364E4"/>
    <w:rsid w:val="00736503"/>
    <w:rsid w:val="00736C24"/>
    <w:rsid w:val="00740092"/>
    <w:rsid w:val="00740333"/>
    <w:rsid w:val="00740FE1"/>
    <w:rsid w:val="007413A9"/>
    <w:rsid w:val="007414F5"/>
    <w:rsid w:val="0074159B"/>
    <w:rsid w:val="0074168D"/>
    <w:rsid w:val="007416FF"/>
    <w:rsid w:val="00741784"/>
    <w:rsid w:val="00741AC2"/>
    <w:rsid w:val="00741C02"/>
    <w:rsid w:val="00741D9D"/>
    <w:rsid w:val="00741F84"/>
    <w:rsid w:val="007422AA"/>
    <w:rsid w:val="00742720"/>
    <w:rsid w:val="007428CA"/>
    <w:rsid w:val="00742D4E"/>
    <w:rsid w:val="00742DE2"/>
    <w:rsid w:val="0074301D"/>
    <w:rsid w:val="007433AD"/>
    <w:rsid w:val="00744160"/>
    <w:rsid w:val="007449DC"/>
    <w:rsid w:val="00744DF0"/>
    <w:rsid w:val="00745035"/>
    <w:rsid w:val="0074564D"/>
    <w:rsid w:val="0074621F"/>
    <w:rsid w:val="0074646E"/>
    <w:rsid w:val="007471A4"/>
    <w:rsid w:val="00747A0A"/>
    <w:rsid w:val="00747B0C"/>
    <w:rsid w:val="007500AA"/>
    <w:rsid w:val="007515A0"/>
    <w:rsid w:val="007518D8"/>
    <w:rsid w:val="00751D63"/>
    <w:rsid w:val="00751E26"/>
    <w:rsid w:val="007520B6"/>
    <w:rsid w:val="0075299A"/>
    <w:rsid w:val="00752ECF"/>
    <w:rsid w:val="00753F5E"/>
    <w:rsid w:val="0075439F"/>
    <w:rsid w:val="007547F1"/>
    <w:rsid w:val="00754D09"/>
    <w:rsid w:val="00755D03"/>
    <w:rsid w:val="00755DEA"/>
    <w:rsid w:val="007566A0"/>
    <w:rsid w:val="00757241"/>
    <w:rsid w:val="007572B0"/>
    <w:rsid w:val="00757856"/>
    <w:rsid w:val="00760843"/>
    <w:rsid w:val="00760D44"/>
    <w:rsid w:val="007613ED"/>
    <w:rsid w:val="007619AF"/>
    <w:rsid w:val="00761FD5"/>
    <w:rsid w:val="00762967"/>
    <w:rsid w:val="00762D13"/>
    <w:rsid w:val="007632DD"/>
    <w:rsid w:val="007636D9"/>
    <w:rsid w:val="00764284"/>
    <w:rsid w:val="007644FB"/>
    <w:rsid w:val="00764518"/>
    <w:rsid w:val="00764C80"/>
    <w:rsid w:val="007665CB"/>
    <w:rsid w:val="007668EB"/>
    <w:rsid w:val="007670B9"/>
    <w:rsid w:val="0076732B"/>
    <w:rsid w:val="007677F0"/>
    <w:rsid w:val="0077015E"/>
    <w:rsid w:val="0077077E"/>
    <w:rsid w:val="00771568"/>
    <w:rsid w:val="00771B8C"/>
    <w:rsid w:val="00771C33"/>
    <w:rsid w:val="00772DE9"/>
    <w:rsid w:val="0077329B"/>
    <w:rsid w:val="00773A16"/>
    <w:rsid w:val="00773A36"/>
    <w:rsid w:val="00773D42"/>
    <w:rsid w:val="00773F32"/>
    <w:rsid w:val="007742ED"/>
    <w:rsid w:val="0077484B"/>
    <w:rsid w:val="00774B49"/>
    <w:rsid w:val="00774C47"/>
    <w:rsid w:val="00774EFE"/>
    <w:rsid w:val="007751EF"/>
    <w:rsid w:val="00775CD4"/>
    <w:rsid w:val="0077653B"/>
    <w:rsid w:val="00776878"/>
    <w:rsid w:val="007775F0"/>
    <w:rsid w:val="0077788A"/>
    <w:rsid w:val="007779B8"/>
    <w:rsid w:val="00781813"/>
    <w:rsid w:val="0078250F"/>
    <w:rsid w:val="00782AB4"/>
    <w:rsid w:val="00782AEE"/>
    <w:rsid w:val="00782DB8"/>
    <w:rsid w:val="007841C4"/>
    <w:rsid w:val="0078439D"/>
    <w:rsid w:val="007843C4"/>
    <w:rsid w:val="00784F39"/>
    <w:rsid w:val="007855D7"/>
    <w:rsid w:val="00785801"/>
    <w:rsid w:val="0078645F"/>
    <w:rsid w:val="007864EE"/>
    <w:rsid w:val="00786B20"/>
    <w:rsid w:val="00787204"/>
    <w:rsid w:val="0078776E"/>
    <w:rsid w:val="007879F7"/>
    <w:rsid w:val="00787A3B"/>
    <w:rsid w:val="00790028"/>
    <w:rsid w:val="0079013E"/>
    <w:rsid w:val="0079018C"/>
    <w:rsid w:val="00790AC5"/>
    <w:rsid w:val="00791279"/>
    <w:rsid w:val="007914E6"/>
    <w:rsid w:val="00791C5A"/>
    <w:rsid w:val="007925F6"/>
    <w:rsid w:val="00792659"/>
    <w:rsid w:val="0079325F"/>
    <w:rsid w:val="00793289"/>
    <w:rsid w:val="007934EC"/>
    <w:rsid w:val="00793C92"/>
    <w:rsid w:val="00793DA3"/>
    <w:rsid w:val="0079406C"/>
    <w:rsid w:val="00794105"/>
    <w:rsid w:val="0079423E"/>
    <w:rsid w:val="007945F1"/>
    <w:rsid w:val="007949A8"/>
    <w:rsid w:val="00795620"/>
    <w:rsid w:val="00795995"/>
    <w:rsid w:val="00795C60"/>
    <w:rsid w:val="00795FBD"/>
    <w:rsid w:val="007965CC"/>
    <w:rsid w:val="00796726"/>
    <w:rsid w:val="00796CA1"/>
    <w:rsid w:val="00796D40"/>
    <w:rsid w:val="007973AF"/>
    <w:rsid w:val="00797966"/>
    <w:rsid w:val="00797BC9"/>
    <w:rsid w:val="00797E81"/>
    <w:rsid w:val="007A01AC"/>
    <w:rsid w:val="007A0576"/>
    <w:rsid w:val="007A075A"/>
    <w:rsid w:val="007A10FC"/>
    <w:rsid w:val="007A12C1"/>
    <w:rsid w:val="007A172F"/>
    <w:rsid w:val="007A238A"/>
    <w:rsid w:val="007A242A"/>
    <w:rsid w:val="007A2910"/>
    <w:rsid w:val="007A344D"/>
    <w:rsid w:val="007A347C"/>
    <w:rsid w:val="007A4D71"/>
    <w:rsid w:val="007A4DB4"/>
    <w:rsid w:val="007A525D"/>
    <w:rsid w:val="007A5614"/>
    <w:rsid w:val="007A56B1"/>
    <w:rsid w:val="007A5AC4"/>
    <w:rsid w:val="007A6C23"/>
    <w:rsid w:val="007A6C69"/>
    <w:rsid w:val="007A742F"/>
    <w:rsid w:val="007A7EBF"/>
    <w:rsid w:val="007B0728"/>
    <w:rsid w:val="007B09E8"/>
    <w:rsid w:val="007B1194"/>
    <w:rsid w:val="007B20CE"/>
    <w:rsid w:val="007B3119"/>
    <w:rsid w:val="007B339E"/>
    <w:rsid w:val="007B36DD"/>
    <w:rsid w:val="007B37C6"/>
    <w:rsid w:val="007B434F"/>
    <w:rsid w:val="007B4380"/>
    <w:rsid w:val="007B466B"/>
    <w:rsid w:val="007B4AC0"/>
    <w:rsid w:val="007B4BAA"/>
    <w:rsid w:val="007B4EC2"/>
    <w:rsid w:val="007B5560"/>
    <w:rsid w:val="007B5E4C"/>
    <w:rsid w:val="007B670C"/>
    <w:rsid w:val="007B6F59"/>
    <w:rsid w:val="007B7326"/>
    <w:rsid w:val="007B74B8"/>
    <w:rsid w:val="007B7E57"/>
    <w:rsid w:val="007C05A8"/>
    <w:rsid w:val="007C0667"/>
    <w:rsid w:val="007C06F4"/>
    <w:rsid w:val="007C07E4"/>
    <w:rsid w:val="007C11EF"/>
    <w:rsid w:val="007C13E6"/>
    <w:rsid w:val="007C1484"/>
    <w:rsid w:val="007C25FE"/>
    <w:rsid w:val="007C28AE"/>
    <w:rsid w:val="007C2DEE"/>
    <w:rsid w:val="007C32C2"/>
    <w:rsid w:val="007C358B"/>
    <w:rsid w:val="007C35B8"/>
    <w:rsid w:val="007C3A12"/>
    <w:rsid w:val="007C415E"/>
    <w:rsid w:val="007C439D"/>
    <w:rsid w:val="007C4B4B"/>
    <w:rsid w:val="007C4D91"/>
    <w:rsid w:val="007C5136"/>
    <w:rsid w:val="007C530D"/>
    <w:rsid w:val="007C546C"/>
    <w:rsid w:val="007C5B57"/>
    <w:rsid w:val="007C7462"/>
    <w:rsid w:val="007C77F3"/>
    <w:rsid w:val="007C785F"/>
    <w:rsid w:val="007C7A4C"/>
    <w:rsid w:val="007C7C7F"/>
    <w:rsid w:val="007D0B0B"/>
    <w:rsid w:val="007D0DE6"/>
    <w:rsid w:val="007D129C"/>
    <w:rsid w:val="007D1762"/>
    <w:rsid w:val="007D2514"/>
    <w:rsid w:val="007D27BA"/>
    <w:rsid w:val="007D27C4"/>
    <w:rsid w:val="007D2EAB"/>
    <w:rsid w:val="007D37F0"/>
    <w:rsid w:val="007D4075"/>
    <w:rsid w:val="007D45DF"/>
    <w:rsid w:val="007D48BC"/>
    <w:rsid w:val="007D4AC3"/>
    <w:rsid w:val="007D534C"/>
    <w:rsid w:val="007D5751"/>
    <w:rsid w:val="007D5861"/>
    <w:rsid w:val="007D5A8A"/>
    <w:rsid w:val="007D5BAB"/>
    <w:rsid w:val="007D5EBB"/>
    <w:rsid w:val="007D61F3"/>
    <w:rsid w:val="007D6BF4"/>
    <w:rsid w:val="007D6C8A"/>
    <w:rsid w:val="007D6DA0"/>
    <w:rsid w:val="007D6DF5"/>
    <w:rsid w:val="007D70EC"/>
    <w:rsid w:val="007D7791"/>
    <w:rsid w:val="007D7A2D"/>
    <w:rsid w:val="007E07AB"/>
    <w:rsid w:val="007E07DE"/>
    <w:rsid w:val="007E0AD9"/>
    <w:rsid w:val="007E146D"/>
    <w:rsid w:val="007E165E"/>
    <w:rsid w:val="007E18B2"/>
    <w:rsid w:val="007E1D6D"/>
    <w:rsid w:val="007E1F5C"/>
    <w:rsid w:val="007E23C6"/>
    <w:rsid w:val="007E2B77"/>
    <w:rsid w:val="007E34C3"/>
    <w:rsid w:val="007E386C"/>
    <w:rsid w:val="007E38FA"/>
    <w:rsid w:val="007E480C"/>
    <w:rsid w:val="007E4B1E"/>
    <w:rsid w:val="007E4D5B"/>
    <w:rsid w:val="007E5219"/>
    <w:rsid w:val="007E542D"/>
    <w:rsid w:val="007E54FE"/>
    <w:rsid w:val="007E57FF"/>
    <w:rsid w:val="007E5802"/>
    <w:rsid w:val="007E5AA7"/>
    <w:rsid w:val="007E5F30"/>
    <w:rsid w:val="007E60A8"/>
    <w:rsid w:val="007E7862"/>
    <w:rsid w:val="007E7BEE"/>
    <w:rsid w:val="007F028C"/>
    <w:rsid w:val="007F0B56"/>
    <w:rsid w:val="007F0C56"/>
    <w:rsid w:val="007F0E5C"/>
    <w:rsid w:val="007F1DB7"/>
    <w:rsid w:val="007F2AD8"/>
    <w:rsid w:val="007F2B07"/>
    <w:rsid w:val="007F3497"/>
    <w:rsid w:val="007F4041"/>
    <w:rsid w:val="007F48BC"/>
    <w:rsid w:val="007F4BC8"/>
    <w:rsid w:val="007F5110"/>
    <w:rsid w:val="007F5551"/>
    <w:rsid w:val="007F56DB"/>
    <w:rsid w:val="007F5781"/>
    <w:rsid w:val="007F6D74"/>
    <w:rsid w:val="007F6FFC"/>
    <w:rsid w:val="007F72D8"/>
    <w:rsid w:val="007F73C2"/>
    <w:rsid w:val="007F7ABB"/>
    <w:rsid w:val="007F7EFB"/>
    <w:rsid w:val="007F7FB0"/>
    <w:rsid w:val="008008E5"/>
    <w:rsid w:val="00800AC4"/>
    <w:rsid w:val="008011A4"/>
    <w:rsid w:val="00801251"/>
    <w:rsid w:val="00801306"/>
    <w:rsid w:val="00801401"/>
    <w:rsid w:val="00801C28"/>
    <w:rsid w:val="00801D3C"/>
    <w:rsid w:val="0080202E"/>
    <w:rsid w:val="00802CA1"/>
    <w:rsid w:val="00802D2A"/>
    <w:rsid w:val="00803101"/>
    <w:rsid w:val="00803E7E"/>
    <w:rsid w:val="0080486C"/>
    <w:rsid w:val="008048A0"/>
    <w:rsid w:val="0080496A"/>
    <w:rsid w:val="00805A46"/>
    <w:rsid w:val="0080634A"/>
    <w:rsid w:val="00806884"/>
    <w:rsid w:val="00806C76"/>
    <w:rsid w:val="00806C83"/>
    <w:rsid w:val="00806ECE"/>
    <w:rsid w:val="008070BA"/>
    <w:rsid w:val="008070FD"/>
    <w:rsid w:val="00807221"/>
    <w:rsid w:val="00807C8F"/>
    <w:rsid w:val="00807D62"/>
    <w:rsid w:val="00810333"/>
    <w:rsid w:val="008106EF"/>
    <w:rsid w:val="00810A88"/>
    <w:rsid w:val="00810C3C"/>
    <w:rsid w:val="008113EC"/>
    <w:rsid w:val="008116B5"/>
    <w:rsid w:val="00811840"/>
    <w:rsid w:val="00811A0A"/>
    <w:rsid w:val="00812191"/>
    <w:rsid w:val="008121D9"/>
    <w:rsid w:val="0081293C"/>
    <w:rsid w:val="00812CE9"/>
    <w:rsid w:val="00812E77"/>
    <w:rsid w:val="008130D9"/>
    <w:rsid w:val="008132CB"/>
    <w:rsid w:val="0081330A"/>
    <w:rsid w:val="0081330C"/>
    <w:rsid w:val="008138BF"/>
    <w:rsid w:val="00813C48"/>
    <w:rsid w:val="00813DC9"/>
    <w:rsid w:val="00814114"/>
    <w:rsid w:val="0081436C"/>
    <w:rsid w:val="0081508D"/>
    <w:rsid w:val="0081528E"/>
    <w:rsid w:val="00815574"/>
    <w:rsid w:val="008157D5"/>
    <w:rsid w:val="00815C9F"/>
    <w:rsid w:val="00816309"/>
    <w:rsid w:val="00816B47"/>
    <w:rsid w:val="00817728"/>
    <w:rsid w:val="008206AF"/>
    <w:rsid w:val="00821512"/>
    <w:rsid w:val="00821BA5"/>
    <w:rsid w:val="008223B0"/>
    <w:rsid w:val="00822B0D"/>
    <w:rsid w:val="00822C63"/>
    <w:rsid w:val="008233CD"/>
    <w:rsid w:val="008236EF"/>
    <w:rsid w:val="00823EEE"/>
    <w:rsid w:val="00824083"/>
    <w:rsid w:val="008246B6"/>
    <w:rsid w:val="0082476E"/>
    <w:rsid w:val="00824D63"/>
    <w:rsid w:val="0082509A"/>
    <w:rsid w:val="0082530A"/>
    <w:rsid w:val="0082656F"/>
    <w:rsid w:val="0082659F"/>
    <w:rsid w:val="00826BCA"/>
    <w:rsid w:val="00826BE7"/>
    <w:rsid w:val="00826E31"/>
    <w:rsid w:val="00826FE9"/>
    <w:rsid w:val="00827214"/>
    <w:rsid w:val="00827258"/>
    <w:rsid w:val="00827B97"/>
    <w:rsid w:val="00827FCD"/>
    <w:rsid w:val="00830335"/>
    <w:rsid w:val="00830526"/>
    <w:rsid w:val="00830EA1"/>
    <w:rsid w:val="0083103A"/>
    <w:rsid w:val="00831779"/>
    <w:rsid w:val="00831E64"/>
    <w:rsid w:val="00831EC7"/>
    <w:rsid w:val="0083241F"/>
    <w:rsid w:val="008326F4"/>
    <w:rsid w:val="00832E61"/>
    <w:rsid w:val="008337BF"/>
    <w:rsid w:val="008339E6"/>
    <w:rsid w:val="00833C73"/>
    <w:rsid w:val="0083484D"/>
    <w:rsid w:val="00834CBC"/>
    <w:rsid w:val="00834DAD"/>
    <w:rsid w:val="00835562"/>
    <w:rsid w:val="00835613"/>
    <w:rsid w:val="008356AC"/>
    <w:rsid w:val="0083584C"/>
    <w:rsid w:val="0083590A"/>
    <w:rsid w:val="00835956"/>
    <w:rsid w:val="00835CC9"/>
    <w:rsid w:val="00836268"/>
    <w:rsid w:val="008369D4"/>
    <w:rsid w:val="00836B96"/>
    <w:rsid w:val="0083721A"/>
    <w:rsid w:val="0083749C"/>
    <w:rsid w:val="008374EE"/>
    <w:rsid w:val="0083779E"/>
    <w:rsid w:val="008378B8"/>
    <w:rsid w:val="0083798A"/>
    <w:rsid w:val="00837E61"/>
    <w:rsid w:val="00840425"/>
    <w:rsid w:val="00840537"/>
    <w:rsid w:val="0084142F"/>
    <w:rsid w:val="00841605"/>
    <w:rsid w:val="008416F8"/>
    <w:rsid w:val="008419DF"/>
    <w:rsid w:val="00841AD8"/>
    <w:rsid w:val="00841DA4"/>
    <w:rsid w:val="008422A5"/>
    <w:rsid w:val="00842588"/>
    <w:rsid w:val="00843BF8"/>
    <w:rsid w:val="00843CD2"/>
    <w:rsid w:val="00844662"/>
    <w:rsid w:val="00844D52"/>
    <w:rsid w:val="0084575D"/>
    <w:rsid w:val="00845FCD"/>
    <w:rsid w:val="0084681C"/>
    <w:rsid w:val="00846AFA"/>
    <w:rsid w:val="00846C3F"/>
    <w:rsid w:val="008475E6"/>
    <w:rsid w:val="008507B2"/>
    <w:rsid w:val="00850D54"/>
    <w:rsid w:val="008519CA"/>
    <w:rsid w:val="00851A50"/>
    <w:rsid w:val="00851DB7"/>
    <w:rsid w:val="00851E1C"/>
    <w:rsid w:val="00852410"/>
    <w:rsid w:val="0085275C"/>
    <w:rsid w:val="0085328D"/>
    <w:rsid w:val="0085434C"/>
    <w:rsid w:val="0085497B"/>
    <w:rsid w:val="00855687"/>
    <w:rsid w:val="00855813"/>
    <w:rsid w:val="00855E3F"/>
    <w:rsid w:val="00856244"/>
    <w:rsid w:val="0085658C"/>
    <w:rsid w:val="00857735"/>
    <w:rsid w:val="00857D0B"/>
    <w:rsid w:val="00860058"/>
    <w:rsid w:val="0086066B"/>
    <w:rsid w:val="00860DD5"/>
    <w:rsid w:val="00860ED9"/>
    <w:rsid w:val="008624DF"/>
    <w:rsid w:val="008624E6"/>
    <w:rsid w:val="00862CE5"/>
    <w:rsid w:val="00863077"/>
    <w:rsid w:val="00863672"/>
    <w:rsid w:val="00863D8A"/>
    <w:rsid w:val="00863EFF"/>
    <w:rsid w:val="00864698"/>
    <w:rsid w:val="00864705"/>
    <w:rsid w:val="00864854"/>
    <w:rsid w:val="00864973"/>
    <w:rsid w:val="00865064"/>
    <w:rsid w:val="008650F1"/>
    <w:rsid w:val="0086524D"/>
    <w:rsid w:val="008658B8"/>
    <w:rsid w:val="00865D91"/>
    <w:rsid w:val="008662FB"/>
    <w:rsid w:val="00866635"/>
    <w:rsid w:val="0086677F"/>
    <w:rsid w:val="008670E4"/>
    <w:rsid w:val="008671DC"/>
    <w:rsid w:val="0086794B"/>
    <w:rsid w:val="008679C9"/>
    <w:rsid w:val="00870394"/>
    <w:rsid w:val="00870B17"/>
    <w:rsid w:val="008711D9"/>
    <w:rsid w:val="0087159D"/>
    <w:rsid w:val="00871B4D"/>
    <w:rsid w:val="008722E2"/>
    <w:rsid w:val="00872896"/>
    <w:rsid w:val="008728B6"/>
    <w:rsid w:val="008729D7"/>
    <w:rsid w:val="00873C14"/>
    <w:rsid w:val="00874B07"/>
    <w:rsid w:val="00874D99"/>
    <w:rsid w:val="00874FE9"/>
    <w:rsid w:val="00875088"/>
    <w:rsid w:val="008755EC"/>
    <w:rsid w:val="0087567D"/>
    <w:rsid w:val="00875CC7"/>
    <w:rsid w:val="00875F4F"/>
    <w:rsid w:val="0087638E"/>
    <w:rsid w:val="008764F7"/>
    <w:rsid w:val="00876923"/>
    <w:rsid w:val="00877240"/>
    <w:rsid w:val="00877935"/>
    <w:rsid w:val="00877BD4"/>
    <w:rsid w:val="00877F81"/>
    <w:rsid w:val="00880642"/>
    <w:rsid w:val="00880FD5"/>
    <w:rsid w:val="008816CD"/>
    <w:rsid w:val="00881839"/>
    <w:rsid w:val="00882D97"/>
    <w:rsid w:val="00883263"/>
    <w:rsid w:val="00883A8D"/>
    <w:rsid w:val="00883E0D"/>
    <w:rsid w:val="0088452E"/>
    <w:rsid w:val="008848F3"/>
    <w:rsid w:val="00884C58"/>
    <w:rsid w:val="008853E9"/>
    <w:rsid w:val="00885CC9"/>
    <w:rsid w:val="008860EB"/>
    <w:rsid w:val="00886404"/>
    <w:rsid w:val="008869BF"/>
    <w:rsid w:val="00886B38"/>
    <w:rsid w:val="008875D9"/>
    <w:rsid w:val="008875E0"/>
    <w:rsid w:val="0088775F"/>
    <w:rsid w:val="00887963"/>
    <w:rsid w:val="00887D6C"/>
    <w:rsid w:val="008903F0"/>
    <w:rsid w:val="008907D1"/>
    <w:rsid w:val="008908A7"/>
    <w:rsid w:val="008913A3"/>
    <w:rsid w:val="00891F80"/>
    <w:rsid w:val="00892539"/>
    <w:rsid w:val="0089270F"/>
    <w:rsid w:val="00892A36"/>
    <w:rsid w:val="00892C3D"/>
    <w:rsid w:val="0089303B"/>
    <w:rsid w:val="008932AD"/>
    <w:rsid w:val="00893328"/>
    <w:rsid w:val="008942DA"/>
    <w:rsid w:val="008942E8"/>
    <w:rsid w:val="008943FA"/>
    <w:rsid w:val="00894401"/>
    <w:rsid w:val="00894741"/>
    <w:rsid w:val="008948EA"/>
    <w:rsid w:val="00894C62"/>
    <w:rsid w:val="0089509A"/>
    <w:rsid w:val="008952B3"/>
    <w:rsid w:val="008955AE"/>
    <w:rsid w:val="008957A4"/>
    <w:rsid w:val="00895E0E"/>
    <w:rsid w:val="00896397"/>
    <w:rsid w:val="00896894"/>
    <w:rsid w:val="00896B08"/>
    <w:rsid w:val="0089707E"/>
    <w:rsid w:val="00897F8E"/>
    <w:rsid w:val="008A129E"/>
    <w:rsid w:val="008A1466"/>
    <w:rsid w:val="008A1486"/>
    <w:rsid w:val="008A16E3"/>
    <w:rsid w:val="008A1E8C"/>
    <w:rsid w:val="008A1EF8"/>
    <w:rsid w:val="008A1EF9"/>
    <w:rsid w:val="008A205E"/>
    <w:rsid w:val="008A20A1"/>
    <w:rsid w:val="008A2403"/>
    <w:rsid w:val="008A28C7"/>
    <w:rsid w:val="008A30B0"/>
    <w:rsid w:val="008A32DF"/>
    <w:rsid w:val="008A3513"/>
    <w:rsid w:val="008A4FFB"/>
    <w:rsid w:val="008A51BE"/>
    <w:rsid w:val="008A54C7"/>
    <w:rsid w:val="008A6544"/>
    <w:rsid w:val="008A75C0"/>
    <w:rsid w:val="008A7D57"/>
    <w:rsid w:val="008A7E5C"/>
    <w:rsid w:val="008A7FFC"/>
    <w:rsid w:val="008B0284"/>
    <w:rsid w:val="008B0BC3"/>
    <w:rsid w:val="008B1044"/>
    <w:rsid w:val="008B10F8"/>
    <w:rsid w:val="008B1EA0"/>
    <w:rsid w:val="008B250F"/>
    <w:rsid w:val="008B2BA3"/>
    <w:rsid w:val="008B2EE4"/>
    <w:rsid w:val="008B34B7"/>
    <w:rsid w:val="008B3868"/>
    <w:rsid w:val="008B434F"/>
    <w:rsid w:val="008B450E"/>
    <w:rsid w:val="008B4FF1"/>
    <w:rsid w:val="008B57B1"/>
    <w:rsid w:val="008B598F"/>
    <w:rsid w:val="008B6430"/>
    <w:rsid w:val="008B67A4"/>
    <w:rsid w:val="008B6AD1"/>
    <w:rsid w:val="008B6F63"/>
    <w:rsid w:val="008B7395"/>
    <w:rsid w:val="008B794A"/>
    <w:rsid w:val="008C0505"/>
    <w:rsid w:val="008C09FD"/>
    <w:rsid w:val="008C1113"/>
    <w:rsid w:val="008C2372"/>
    <w:rsid w:val="008C2403"/>
    <w:rsid w:val="008C294D"/>
    <w:rsid w:val="008C2B2E"/>
    <w:rsid w:val="008C2DC5"/>
    <w:rsid w:val="008C32CB"/>
    <w:rsid w:val="008C4B45"/>
    <w:rsid w:val="008C516F"/>
    <w:rsid w:val="008C54A3"/>
    <w:rsid w:val="008C579D"/>
    <w:rsid w:val="008C5A35"/>
    <w:rsid w:val="008C618A"/>
    <w:rsid w:val="008C6476"/>
    <w:rsid w:val="008C6F88"/>
    <w:rsid w:val="008C780D"/>
    <w:rsid w:val="008C7A23"/>
    <w:rsid w:val="008C7CC0"/>
    <w:rsid w:val="008C7E0E"/>
    <w:rsid w:val="008D0F73"/>
    <w:rsid w:val="008D1C86"/>
    <w:rsid w:val="008D1D20"/>
    <w:rsid w:val="008D24DC"/>
    <w:rsid w:val="008D24E0"/>
    <w:rsid w:val="008D26E9"/>
    <w:rsid w:val="008D29D1"/>
    <w:rsid w:val="008D2ABF"/>
    <w:rsid w:val="008D3069"/>
    <w:rsid w:val="008D34A1"/>
    <w:rsid w:val="008D3F6F"/>
    <w:rsid w:val="008D431D"/>
    <w:rsid w:val="008D4B3E"/>
    <w:rsid w:val="008D54D7"/>
    <w:rsid w:val="008D5875"/>
    <w:rsid w:val="008D62D3"/>
    <w:rsid w:val="008D6B9B"/>
    <w:rsid w:val="008D6DD0"/>
    <w:rsid w:val="008D6E71"/>
    <w:rsid w:val="008D6F0E"/>
    <w:rsid w:val="008D7033"/>
    <w:rsid w:val="008D7F6F"/>
    <w:rsid w:val="008E1119"/>
    <w:rsid w:val="008E1389"/>
    <w:rsid w:val="008E1C3C"/>
    <w:rsid w:val="008E2168"/>
    <w:rsid w:val="008E2461"/>
    <w:rsid w:val="008E28F2"/>
    <w:rsid w:val="008E2B18"/>
    <w:rsid w:val="008E30F3"/>
    <w:rsid w:val="008E34A5"/>
    <w:rsid w:val="008E352C"/>
    <w:rsid w:val="008E3AB7"/>
    <w:rsid w:val="008E421A"/>
    <w:rsid w:val="008E45AE"/>
    <w:rsid w:val="008E5BC0"/>
    <w:rsid w:val="008E5C96"/>
    <w:rsid w:val="008E6874"/>
    <w:rsid w:val="008E6EA7"/>
    <w:rsid w:val="008E715E"/>
    <w:rsid w:val="008E7924"/>
    <w:rsid w:val="008E7BC2"/>
    <w:rsid w:val="008F0C4E"/>
    <w:rsid w:val="008F0D06"/>
    <w:rsid w:val="008F0F83"/>
    <w:rsid w:val="008F1545"/>
    <w:rsid w:val="008F17FE"/>
    <w:rsid w:val="008F2DA0"/>
    <w:rsid w:val="008F3069"/>
    <w:rsid w:val="008F3726"/>
    <w:rsid w:val="008F4122"/>
    <w:rsid w:val="008F433F"/>
    <w:rsid w:val="008F47D7"/>
    <w:rsid w:val="008F4861"/>
    <w:rsid w:val="008F54BD"/>
    <w:rsid w:val="008F5A3D"/>
    <w:rsid w:val="008F635C"/>
    <w:rsid w:val="008F6AAB"/>
    <w:rsid w:val="008F7716"/>
    <w:rsid w:val="008F78C7"/>
    <w:rsid w:val="008F797B"/>
    <w:rsid w:val="008F7A9F"/>
    <w:rsid w:val="008F7CE1"/>
    <w:rsid w:val="00900B76"/>
    <w:rsid w:val="0090331D"/>
    <w:rsid w:val="00903F1E"/>
    <w:rsid w:val="00904512"/>
    <w:rsid w:val="009046EB"/>
    <w:rsid w:val="00904DCE"/>
    <w:rsid w:val="00905B97"/>
    <w:rsid w:val="009063A5"/>
    <w:rsid w:val="0090643C"/>
    <w:rsid w:val="009064C3"/>
    <w:rsid w:val="00906BDB"/>
    <w:rsid w:val="00906F20"/>
    <w:rsid w:val="009071C1"/>
    <w:rsid w:val="0090730D"/>
    <w:rsid w:val="00907666"/>
    <w:rsid w:val="00907EAF"/>
    <w:rsid w:val="00910091"/>
    <w:rsid w:val="009100BF"/>
    <w:rsid w:val="00910215"/>
    <w:rsid w:val="0091166C"/>
    <w:rsid w:val="009117E4"/>
    <w:rsid w:val="0091282F"/>
    <w:rsid w:val="009133F9"/>
    <w:rsid w:val="009139F6"/>
    <w:rsid w:val="00913FDE"/>
    <w:rsid w:val="00914D98"/>
    <w:rsid w:val="009152AA"/>
    <w:rsid w:val="0091537A"/>
    <w:rsid w:val="0091562A"/>
    <w:rsid w:val="009157A2"/>
    <w:rsid w:val="00915CA0"/>
    <w:rsid w:val="0091641A"/>
    <w:rsid w:val="00916CD8"/>
    <w:rsid w:val="00916FC3"/>
    <w:rsid w:val="00917588"/>
    <w:rsid w:val="009175BC"/>
    <w:rsid w:val="00917666"/>
    <w:rsid w:val="00917EDC"/>
    <w:rsid w:val="009202B6"/>
    <w:rsid w:val="009204E7"/>
    <w:rsid w:val="00920B4E"/>
    <w:rsid w:val="00920F83"/>
    <w:rsid w:val="009210FA"/>
    <w:rsid w:val="009213CC"/>
    <w:rsid w:val="00921540"/>
    <w:rsid w:val="009219FE"/>
    <w:rsid w:val="00921FD6"/>
    <w:rsid w:val="009223AF"/>
    <w:rsid w:val="009223F7"/>
    <w:rsid w:val="0092245C"/>
    <w:rsid w:val="009227A1"/>
    <w:rsid w:val="00922854"/>
    <w:rsid w:val="00922B47"/>
    <w:rsid w:val="00922B92"/>
    <w:rsid w:val="00922BE8"/>
    <w:rsid w:val="0092306A"/>
    <w:rsid w:val="00923077"/>
    <w:rsid w:val="009232A0"/>
    <w:rsid w:val="00923545"/>
    <w:rsid w:val="00923760"/>
    <w:rsid w:val="00923B54"/>
    <w:rsid w:val="00923D8E"/>
    <w:rsid w:val="00923E64"/>
    <w:rsid w:val="0092421C"/>
    <w:rsid w:val="00924A38"/>
    <w:rsid w:val="00924C6C"/>
    <w:rsid w:val="00924CF4"/>
    <w:rsid w:val="009250F8"/>
    <w:rsid w:val="00925A13"/>
    <w:rsid w:val="00925A48"/>
    <w:rsid w:val="00925B55"/>
    <w:rsid w:val="0092684F"/>
    <w:rsid w:val="00926B54"/>
    <w:rsid w:val="00926E50"/>
    <w:rsid w:val="009270B7"/>
    <w:rsid w:val="00927271"/>
    <w:rsid w:val="00930539"/>
    <w:rsid w:val="0093074E"/>
    <w:rsid w:val="00930960"/>
    <w:rsid w:val="00930FC5"/>
    <w:rsid w:val="009315BE"/>
    <w:rsid w:val="00931DB0"/>
    <w:rsid w:val="00931E89"/>
    <w:rsid w:val="00932428"/>
    <w:rsid w:val="00932DB7"/>
    <w:rsid w:val="00932F5D"/>
    <w:rsid w:val="00932F98"/>
    <w:rsid w:val="009339CE"/>
    <w:rsid w:val="0093483C"/>
    <w:rsid w:val="00934AF7"/>
    <w:rsid w:val="00934D10"/>
    <w:rsid w:val="0093500E"/>
    <w:rsid w:val="00935164"/>
    <w:rsid w:val="00935918"/>
    <w:rsid w:val="00935FA6"/>
    <w:rsid w:val="0093630A"/>
    <w:rsid w:val="009363A1"/>
    <w:rsid w:val="0093715E"/>
    <w:rsid w:val="00937792"/>
    <w:rsid w:val="00937A43"/>
    <w:rsid w:val="00937E5B"/>
    <w:rsid w:val="00940C4E"/>
    <w:rsid w:val="009410AA"/>
    <w:rsid w:val="009412FC"/>
    <w:rsid w:val="00941A2D"/>
    <w:rsid w:val="00942D82"/>
    <w:rsid w:val="00943439"/>
    <w:rsid w:val="00943A6E"/>
    <w:rsid w:val="00943AA2"/>
    <w:rsid w:val="00943D41"/>
    <w:rsid w:val="009440D4"/>
    <w:rsid w:val="00944360"/>
    <w:rsid w:val="0094445F"/>
    <w:rsid w:val="00945230"/>
    <w:rsid w:val="00945439"/>
    <w:rsid w:val="009458D5"/>
    <w:rsid w:val="00945FB6"/>
    <w:rsid w:val="00946083"/>
    <w:rsid w:val="00946751"/>
    <w:rsid w:val="00946F3C"/>
    <w:rsid w:val="009471A0"/>
    <w:rsid w:val="009472C4"/>
    <w:rsid w:val="00947816"/>
    <w:rsid w:val="00947AA1"/>
    <w:rsid w:val="00947C7C"/>
    <w:rsid w:val="009503B8"/>
    <w:rsid w:val="00950B21"/>
    <w:rsid w:val="00951008"/>
    <w:rsid w:val="00951699"/>
    <w:rsid w:val="00951D42"/>
    <w:rsid w:val="00952650"/>
    <w:rsid w:val="00952894"/>
    <w:rsid w:val="00952919"/>
    <w:rsid w:val="0095473B"/>
    <w:rsid w:val="009548E0"/>
    <w:rsid w:val="00954EC1"/>
    <w:rsid w:val="0095536E"/>
    <w:rsid w:val="009557D8"/>
    <w:rsid w:val="00955AA3"/>
    <w:rsid w:val="00955AF0"/>
    <w:rsid w:val="00955E87"/>
    <w:rsid w:val="00955FCA"/>
    <w:rsid w:val="00956704"/>
    <w:rsid w:val="00956865"/>
    <w:rsid w:val="0095733A"/>
    <w:rsid w:val="0095734A"/>
    <w:rsid w:val="00957D6B"/>
    <w:rsid w:val="009605F4"/>
    <w:rsid w:val="00960745"/>
    <w:rsid w:val="009611A4"/>
    <w:rsid w:val="0096198B"/>
    <w:rsid w:val="00963FE6"/>
    <w:rsid w:val="009641C3"/>
    <w:rsid w:val="009649D1"/>
    <w:rsid w:val="00964B06"/>
    <w:rsid w:val="00965046"/>
    <w:rsid w:val="009655B0"/>
    <w:rsid w:val="00965879"/>
    <w:rsid w:val="00965B97"/>
    <w:rsid w:val="009661D3"/>
    <w:rsid w:val="00966D73"/>
    <w:rsid w:val="00966F37"/>
    <w:rsid w:val="009672DF"/>
    <w:rsid w:val="009675E9"/>
    <w:rsid w:val="00967638"/>
    <w:rsid w:val="00967686"/>
    <w:rsid w:val="00967922"/>
    <w:rsid w:val="0096795C"/>
    <w:rsid w:val="00967978"/>
    <w:rsid w:val="00967C95"/>
    <w:rsid w:val="009703F5"/>
    <w:rsid w:val="00970CF2"/>
    <w:rsid w:val="0097125D"/>
    <w:rsid w:val="00971518"/>
    <w:rsid w:val="009715E3"/>
    <w:rsid w:val="00971722"/>
    <w:rsid w:val="009717D0"/>
    <w:rsid w:val="00971AF5"/>
    <w:rsid w:val="00971F51"/>
    <w:rsid w:val="0097241D"/>
    <w:rsid w:val="00972687"/>
    <w:rsid w:val="00972756"/>
    <w:rsid w:val="00972AFF"/>
    <w:rsid w:val="00972C3B"/>
    <w:rsid w:val="0097303A"/>
    <w:rsid w:val="00973069"/>
    <w:rsid w:val="00973146"/>
    <w:rsid w:val="0097324E"/>
    <w:rsid w:val="00973577"/>
    <w:rsid w:val="00973D46"/>
    <w:rsid w:val="00973EF7"/>
    <w:rsid w:val="00974989"/>
    <w:rsid w:val="0097507A"/>
    <w:rsid w:val="00975446"/>
    <w:rsid w:val="009758C6"/>
    <w:rsid w:val="00975D26"/>
    <w:rsid w:val="0097644F"/>
    <w:rsid w:val="00976539"/>
    <w:rsid w:val="00976A73"/>
    <w:rsid w:val="00976B03"/>
    <w:rsid w:val="00977554"/>
    <w:rsid w:val="009777B3"/>
    <w:rsid w:val="00977882"/>
    <w:rsid w:val="00977BBF"/>
    <w:rsid w:val="00980624"/>
    <w:rsid w:val="00980C00"/>
    <w:rsid w:val="00981277"/>
    <w:rsid w:val="009819A2"/>
    <w:rsid w:val="00982085"/>
    <w:rsid w:val="00982453"/>
    <w:rsid w:val="00982A62"/>
    <w:rsid w:val="00982B22"/>
    <w:rsid w:val="00982CA8"/>
    <w:rsid w:val="009833FF"/>
    <w:rsid w:val="009836FC"/>
    <w:rsid w:val="00983998"/>
    <w:rsid w:val="00983C34"/>
    <w:rsid w:val="00983F55"/>
    <w:rsid w:val="009844A5"/>
    <w:rsid w:val="00984C78"/>
    <w:rsid w:val="009852B2"/>
    <w:rsid w:val="00985428"/>
    <w:rsid w:val="00985EA5"/>
    <w:rsid w:val="009871C7"/>
    <w:rsid w:val="00987364"/>
    <w:rsid w:val="0098741D"/>
    <w:rsid w:val="009874E9"/>
    <w:rsid w:val="00990543"/>
    <w:rsid w:val="00991766"/>
    <w:rsid w:val="009928F5"/>
    <w:rsid w:val="00992BA0"/>
    <w:rsid w:val="00992DEB"/>
    <w:rsid w:val="009939A9"/>
    <w:rsid w:val="00993B1F"/>
    <w:rsid w:val="009940FF"/>
    <w:rsid w:val="00994217"/>
    <w:rsid w:val="0099499D"/>
    <w:rsid w:val="00994B97"/>
    <w:rsid w:val="00994D65"/>
    <w:rsid w:val="00994E7D"/>
    <w:rsid w:val="009952D3"/>
    <w:rsid w:val="009957BD"/>
    <w:rsid w:val="009959DF"/>
    <w:rsid w:val="00995F36"/>
    <w:rsid w:val="0099636C"/>
    <w:rsid w:val="00996704"/>
    <w:rsid w:val="00996AE7"/>
    <w:rsid w:val="00996C7C"/>
    <w:rsid w:val="00997AF4"/>
    <w:rsid w:val="00997B57"/>
    <w:rsid w:val="00997DCA"/>
    <w:rsid w:val="009A02C6"/>
    <w:rsid w:val="009A0FB6"/>
    <w:rsid w:val="009A10EC"/>
    <w:rsid w:val="009A115B"/>
    <w:rsid w:val="009A155D"/>
    <w:rsid w:val="009A16A3"/>
    <w:rsid w:val="009A224E"/>
    <w:rsid w:val="009A28AD"/>
    <w:rsid w:val="009A2EB4"/>
    <w:rsid w:val="009A3035"/>
    <w:rsid w:val="009A36FC"/>
    <w:rsid w:val="009A37C8"/>
    <w:rsid w:val="009A3B5C"/>
    <w:rsid w:val="009A3DA3"/>
    <w:rsid w:val="009A3DE6"/>
    <w:rsid w:val="009A417E"/>
    <w:rsid w:val="009A42D5"/>
    <w:rsid w:val="009A4785"/>
    <w:rsid w:val="009A571C"/>
    <w:rsid w:val="009A58E8"/>
    <w:rsid w:val="009A6899"/>
    <w:rsid w:val="009A6E99"/>
    <w:rsid w:val="009A70B0"/>
    <w:rsid w:val="009A71EC"/>
    <w:rsid w:val="009A7AAD"/>
    <w:rsid w:val="009B0058"/>
    <w:rsid w:val="009B05F1"/>
    <w:rsid w:val="009B06E0"/>
    <w:rsid w:val="009B0A1E"/>
    <w:rsid w:val="009B0B93"/>
    <w:rsid w:val="009B109E"/>
    <w:rsid w:val="009B10B1"/>
    <w:rsid w:val="009B187B"/>
    <w:rsid w:val="009B298B"/>
    <w:rsid w:val="009B2B9D"/>
    <w:rsid w:val="009B2CA8"/>
    <w:rsid w:val="009B3261"/>
    <w:rsid w:val="009B350C"/>
    <w:rsid w:val="009B376A"/>
    <w:rsid w:val="009B39BB"/>
    <w:rsid w:val="009B3C01"/>
    <w:rsid w:val="009B54FC"/>
    <w:rsid w:val="009B5717"/>
    <w:rsid w:val="009B5835"/>
    <w:rsid w:val="009B5A2D"/>
    <w:rsid w:val="009B5F31"/>
    <w:rsid w:val="009B62D4"/>
    <w:rsid w:val="009B671D"/>
    <w:rsid w:val="009B6A8A"/>
    <w:rsid w:val="009B766C"/>
    <w:rsid w:val="009B77D4"/>
    <w:rsid w:val="009C0329"/>
    <w:rsid w:val="009C058F"/>
    <w:rsid w:val="009C0930"/>
    <w:rsid w:val="009C13D9"/>
    <w:rsid w:val="009C1D37"/>
    <w:rsid w:val="009C1E9D"/>
    <w:rsid w:val="009C2C4B"/>
    <w:rsid w:val="009C3478"/>
    <w:rsid w:val="009C403E"/>
    <w:rsid w:val="009C48CA"/>
    <w:rsid w:val="009C4AE0"/>
    <w:rsid w:val="009C4CCD"/>
    <w:rsid w:val="009C4E6F"/>
    <w:rsid w:val="009C531E"/>
    <w:rsid w:val="009C5DC8"/>
    <w:rsid w:val="009C5E62"/>
    <w:rsid w:val="009C5EC9"/>
    <w:rsid w:val="009C6091"/>
    <w:rsid w:val="009C68DF"/>
    <w:rsid w:val="009C6A1F"/>
    <w:rsid w:val="009C6ABB"/>
    <w:rsid w:val="009C765D"/>
    <w:rsid w:val="009C77FE"/>
    <w:rsid w:val="009C7CAB"/>
    <w:rsid w:val="009D079B"/>
    <w:rsid w:val="009D0979"/>
    <w:rsid w:val="009D0B69"/>
    <w:rsid w:val="009D0F27"/>
    <w:rsid w:val="009D0F7F"/>
    <w:rsid w:val="009D164F"/>
    <w:rsid w:val="009D1A33"/>
    <w:rsid w:val="009D1AAC"/>
    <w:rsid w:val="009D1DD0"/>
    <w:rsid w:val="009D21FB"/>
    <w:rsid w:val="009D2DE9"/>
    <w:rsid w:val="009D3352"/>
    <w:rsid w:val="009D3431"/>
    <w:rsid w:val="009D3B0E"/>
    <w:rsid w:val="009D3C09"/>
    <w:rsid w:val="009D3D91"/>
    <w:rsid w:val="009D46B0"/>
    <w:rsid w:val="009D4F8E"/>
    <w:rsid w:val="009D4FB2"/>
    <w:rsid w:val="009D51C9"/>
    <w:rsid w:val="009D5776"/>
    <w:rsid w:val="009D5E35"/>
    <w:rsid w:val="009D5E6E"/>
    <w:rsid w:val="009D5F97"/>
    <w:rsid w:val="009D620B"/>
    <w:rsid w:val="009D64A4"/>
    <w:rsid w:val="009D6BC7"/>
    <w:rsid w:val="009D6E23"/>
    <w:rsid w:val="009D7806"/>
    <w:rsid w:val="009D7A9C"/>
    <w:rsid w:val="009D7C23"/>
    <w:rsid w:val="009D7E40"/>
    <w:rsid w:val="009E04F4"/>
    <w:rsid w:val="009E085A"/>
    <w:rsid w:val="009E09A6"/>
    <w:rsid w:val="009E0B0B"/>
    <w:rsid w:val="009E0E59"/>
    <w:rsid w:val="009E17EE"/>
    <w:rsid w:val="009E1D87"/>
    <w:rsid w:val="009E1F35"/>
    <w:rsid w:val="009E2178"/>
    <w:rsid w:val="009E234C"/>
    <w:rsid w:val="009E29D4"/>
    <w:rsid w:val="009E2BB3"/>
    <w:rsid w:val="009E2F51"/>
    <w:rsid w:val="009E2FFB"/>
    <w:rsid w:val="009E300A"/>
    <w:rsid w:val="009E3087"/>
    <w:rsid w:val="009E30EB"/>
    <w:rsid w:val="009E3463"/>
    <w:rsid w:val="009E3A31"/>
    <w:rsid w:val="009E4B3F"/>
    <w:rsid w:val="009E4FBE"/>
    <w:rsid w:val="009E520F"/>
    <w:rsid w:val="009E5570"/>
    <w:rsid w:val="009E6132"/>
    <w:rsid w:val="009E6676"/>
    <w:rsid w:val="009E67AF"/>
    <w:rsid w:val="009E7075"/>
    <w:rsid w:val="009E72D3"/>
    <w:rsid w:val="009E75B1"/>
    <w:rsid w:val="009F009F"/>
    <w:rsid w:val="009F051D"/>
    <w:rsid w:val="009F0C0C"/>
    <w:rsid w:val="009F16BC"/>
    <w:rsid w:val="009F194F"/>
    <w:rsid w:val="009F1EA7"/>
    <w:rsid w:val="009F2474"/>
    <w:rsid w:val="009F305D"/>
    <w:rsid w:val="009F32F4"/>
    <w:rsid w:val="009F34D5"/>
    <w:rsid w:val="009F386E"/>
    <w:rsid w:val="009F3E21"/>
    <w:rsid w:val="009F3FB6"/>
    <w:rsid w:val="009F45CF"/>
    <w:rsid w:val="009F477E"/>
    <w:rsid w:val="009F4A67"/>
    <w:rsid w:val="009F530C"/>
    <w:rsid w:val="009F5563"/>
    <w:rsid w:val="009F58AC"/>
    <w:rsid w:val="009F5C40"/>
    <w:rsid w:val="009F6C6F"/>
    <w:rsid w:val="009F6F32"/>
    <w:rsid w:val="009F749A"/>
    <w:rsid w:val="009F7663"/>
    <w:rsid w:val="009F7BBB"/>
    <w:rsid w:val="009F7CE7"/>
    <w:rsid w:val="00A0009D"/>
    <w:rsid w:val="00A001A7"/>
    <w:rsid w:val="00A00920"/>
    <w:rsid w:val="00A00A2A"/>
    <w:rsid w:val="00A00F35"/>
    <w:rsid w:val="00A0191E"/>
    <w:rsid w:val="00A0193D"/>
    <w:rsid w:val="00A01C42"/>
    <w:rsid w:val="00A01C97"/>
    <w:rsid w:val="00A020CE"/>
    <w:rsid w:val="00A02622"/>
    <w:rsid w:val="00A0271E"/>
    <w:rsid w:val="00A02A4D"/>
    <w:rsid w:val="00A02B1B"/>
    <w:rsid w:val="00A03185"/>
    <w:rsid w:val="00A0390C"/>
    <w:rsid w:val="00A03CB6"/>
    <w:rsid w:val="00A03EB7"/>
    <w:rsid w:val="00A0419D"/>
    <w:rsid w:val="00A041D5"/>
    <w:rsid w:val="00A04AF6"/>
    <w:rsid w:val="00A04E18"/>
    <w:rsid w:val="00A05287"/>
    <w:rsid w:val="00A05EBC"/>
    <w:rsid w:val="00A061FB"/>
    <w:rsid w:val="00A0639F"/>
    <w:rsid w:val="00A068EB"/>
    <w:rsid w:val="00A073AB"/>
    <w:rsid w:val="00A07D5B"/>
    <w:rsid w:val="00A07F53"/>
    <w:rsid w:val="00A07FA8"/>
    <w:rsid w:val="00A07FB0"/>
    <w:rsid w:val="00A10116"/>
    <w:rsid w:val="00A10C3E"/>
    <w:rsid w:val="00A10DFC"/>
    <w:rsid w:val="00A1161E"/>
    <w:rsid w:val="00A11B13"/>
    <w:rsid w:val="00A1219F"/>
    <w:rsid w:val="00A1298F"/>
    <w:rsid w:val="00A12AB9"/>
    <w:rsid w:val="00A12BCC"/>
    <w:rsid w:val="00A12CB5"/>
    <w:rsid w:val="00A1327E"/>
    <w:rsid w:val="00A1380F"/>
    <w:rsid w:val="00A13B7E"/>
    <w:rsid w:val="00A13DB2"/>
    <w:rsid w:val="00A141E5"/>
    <w:rsid w:val="00A14617"/>
    <w:rsid w:val="00A153BC"/>
    <w:rsid w:val="00A15406"/>
    <w:rsid w:val="00A15BB0"/>
    <w:rsid w:val="00A1664A"/>
    <w:rsid w:val="00A1697A"/>
    <w:rsid w:val="00A16AD9"/>
    <w:rsid w:val="00A20206"/>
    <w:rsid w:val="00A20736"/>
    <w:rsid w:val="00A20A74"/>
    <w:rsid w:val="00A21B7F"/>
    <w:rsid w:val="00A22860"/>
    <w:rsid w:val="00A22935"/>
    <w:rsid w:val="00A2316F"/>
    <w:rsid w:val="00A23E49"/>
    <w:rsid w:val="00A244C0"/>
    <w:rsid w:val="00A24BA3"/>
    <w:rsid w:val="00A24BEB"/>
    <w:rsid w:val="00A24CED"/>
    <w:rsid w:val="00A24E79"/>
    <w:rsid w:val="00A255A1"/>
    <w:rsid w:val="00A258E9"/>
    <w:rsid w:val="00A25920"/>
    <w:rsid w:val="00A25ADD"/>
    <w:rsid w:val="00A25B21"/>
    <w:rsid w:val="00A25C4C"/>
    <w:rsid w:val="00A25DC1"/>
    <w:rsid w:val="00A2657A"/>
    <w:rsid w:val="00A266D9"/>
    <w:rsid w:val="00A269C8"/>
    <w:rsid w:val="00A27067"/>
    <w:rsid w:val="00A27364"/>
    <w:rsid w:val="00A274C1"/>
    <w:rsid w:val="00A27816"/>
    <w:rsid w:val="00A303FC"/>
    <w:rsid w:val="00A306E1"/>
    <w:rsid w:val="00A30912"/>
    <w:rsid w:val="00A31089"/>
    <w:rsid w:val="00A311EF"/>
    <w:rsid w:val="00A31216"/>
    <w:rsid w:val="00A31428"/>
    <w:rsid w:val="00A31831"/>
    <w:rsid w:val="00A31BF4"/>
    <w:rsid w:val="00A31E1C"/>
    <w:rsid w:val="00A31E1D"/>
    <w:rsid w:val="00A3229F"/>
    <w:rsid w:val="00A32A38"/>
    <w:rsid w:val="00A33026"/>
    <w:rsid w:val="00A337D9"/>
    <w:rsid w:val="00A33976"/>
    <w:rsid w:val="00A340E5"/>
    <w:rsid w:val="00A34109"/>
    <w:rsid w:val="00A342AC"/>
    <w:rsid w:val="00A34589"/>
    <w:rsid w:val="00A3545C"/>
    <w:rsid w:val="00A35B16"/>
    <w:rsid w:val="00A362CD"/>
    <w:rsid w:val="00A3642D"/>
    <w:rsid w:val="00A368F1"/>
    <w:rsid w:val="00A36910"/>
    <w:rsid w:val="00A36F7C"/>
    <w:rsid w:val="00A3757D"/>
    <w:rsid w:val="00A376DD"/>
    <w:rsid w:val="00A377F8"/>
    <w:rsid w:val="00A37DA0"/>
    <w:rsid w:val="00A37E83"/>
    <w:rsid w:val="00A40236"/>
    <w:rsid w:val="00A40281"/>
    <w:rsid w:val="00A40D31"/>
    <w:rsid w:val="00A410DD"/>
    <w:rsid w:val="00A4158F"/>
    <w:rsid w:val="00A418A8"/>
    <w:rsid w:val="00A41904"/>
    <w:rsid w:val="00A41AEF"/>
    <w:rsid w:val="00A42703"/>
    <w:rsid w:val="00A431A0"/>
    <w:rsid w:val="00A43441"/>
    <w:rsid w:val="00A436D0"/>
    <w:rsid w:val="00A4386F"/>
    <w:rsid w:val="00A43A62"/>
    <w:rsid w:val="00A43E97"/>
    <w:rsid w:val="00A440A8"/>
    <w:rsid w:val="00A44354"/>
    <w:rsid w:val="00A443AF"/>
    <w:rsid w:val="00A44529"/>
    <w:rsid w:val="00A45155"/>
    <w:rsid w:val="00A4611C"/>
    <w:rsid w:val="00A46909"/>
    <w:rsid w:val="00A46DA2"/>
    <w:rsid w:val="00A46F33"/>
    <w:rsid w:val="00A47317"/>
    <w:rsid w:val="00A477E8"/>
    <w:rsid w:val="00A47D36"/>
    <w:rsid w:val="00A50050"/>
    <w:rsid w:val="00A50064"/>
    <w:rsid w:val="00A505C7"/>
    <w:rsid w:val="00A5098B"/>
    <w:rsid w:val="00A516BB"/>
    <w:rsid w:val="00A519FA"/>
    <w:rsid w:val="00A51A5A"/>
    <w:rsid w:val="00A51E8F"/>
    <w:rsid w:val="00A5212C"/>
    <w:rsid w:val="00A52193"/>
    <w:rsid w:val="00A52B65"/>
    <w:rsid w:val="00A52C6E"/>
    <w:rsid w:val="00A53001"/>
    <w:rsid w:val="00A53043"/>
    <w:rsid w:val="00A534FF"/>
    <w:rsid w:val="00A537DB"/>
    <w:rsid w:val="00A53FFC"/>
    <w:rsid w:val="00A54B12"/>
    <w:rsid w:val="00A54DFD"/>
    <w:rsid w:val="00A5570A"/>
    <w:rsid w:val="00A55AF3"/>
    <w:rsid w:val="00A55FC9"/>
    <w:rsid w:val="00A560CF"/>
    <w:rsid w:val="00A56100"/>
    <w:rsid w:val="00A56201"/>
    <w:rsid w:val="00A56813"/>
    <w:rsid w:val="00A569DC"/>
    <w:rsid w:val="00A56B65"/>
    <w:rsid w:val="00A5733B"/>
    <w:rsid w:val="00A578DF"/>
    <w:rsid w:val="00A57901"/>
    <w:rsid w:val="00A57A2C"/>
    <w:rsid w:val="00A57D4D"/>
    <w:rsid w:val="00A57FFE"/>
    <w:rsid w:val="00A60817"/>
    <w:rsid w:val="00A60FC8"/>
    <w:rsid w:val="00A61249"/>
    <w:rsid w:val="00A61CE7"/>
    <w:rsid w:val="00A62190"/>
    <w:rsid w:val="00A625AE"/>
    <w:rsid w:val="00A6276A"/>
    <w:rsid w:val="00A62ECE"/>
    <w:rsid w:val="00A637D9"/>
    <w:rsid w:val="00A6398C"/>
    <w:rsid w:val="00A639C2"/>
    <w:rsid w:val="00A63A9C"/>
    <w:rsid w:val="00A63CB5"/>
    <w:rsid w:val="00A640ED"/>
    <w:rsid w:val="00A6460D"/>
    <w:rsid w:val="00A64AC6"/>
    <w:rsid w:val="00A64B0E"/>
    <w:rsid w:val="00A64C11"/>
    <w:rsid w:val="00A64C31"/>
    <w:rsid w:val="00A653D4"/>
    <w:rsid w:val="00A65794"/>
    <w:rsid w:val="00A65861"/>
    <w:rsid w:val="00A65BA6"/>
    <w:rsid w:val="00A65E2F"/>
    <w:rsid w:val="00A664A0"/>
    <w:rsid w:val="00A664E4"/>
    <w:rsid w:val="00A66FCA"/>
    <w:rsid w:val="00A67084"/>
    <w:rsid w:val="00A67636"/>
    <w:rsid w:val="00A67818"/>
    <w:rsid w:val="00A70138"/>
    <w:rsid w:val="00A702BE"/>
    <w:rsid w:val="00A709DD"/>
    <w:rsid w:val="00A70D7C"/>
    <w:rsid w:val="00A71088"/>
    <w:rsid w:val="00A715ED"/>
    <w:rsid w:val="00A71A75"/>
    <w:rsid w:val="00A72153"/>
    <w:rsid w:val="00A72270"/>
    <w:rsid w:val="00A72D0B"/>
    <w:rsid w:val="00A72DDA"/>
    <w:rsid w:val="00A72EE1"/>
    <w:rsid w:val="00A72F36"/>
    <w:rsid w:val="00A73EAC"/>
    <w:rsid w:val="00A744F0"/>
    <w:rsid w:val="00A74723"/>
    <w:rsid w:val="00A748DB"/>
    <w:rsid w:val="00A75087"/>
    <w:rsid w:val="00A7530F"/>
    <w:rsid w:val="00A75709"/>
    <w:rsid w:val="00A762D5"/>
    <w:rsid w:val="00A763CA"/>
    <w:rsid w:val="00A76C89"/>
    <w:rsid w:val="00A77293"/>
    <w:rsid w:val="00A7767A"/>
    <w:rsid w:val="00A7767C"/>
    <w:rsid w:val="00A777AB"/>
    <w:rsid w:val="00A77F16"/>
    <w:rsid w:val="00A803D2"/>
    <w:rsid w:val="00A80A65"/>
    <w:rsid w:val="00A8148B"/>
    <w:rsid w:val="00A81499"/>
    <w:rsid w:val="00A81A09"/>
    <w:rsid w:val="00A822FE"/>
    <w:rsid w:val="00A8252C"/>
    <w:rsid w:val="00A82800"/>
    <w:rsid w:val="00A82B93"/>
    <w:rsid w:val="00A83277"/>
    <w:rsid w:val="00A832F8"/>
    <w:rsid w:val="00A83467"/>
    <w:rsid w:val="00A834FE"/>
    <w:rsid w:val="00A835BB"/>
    <w:rsid w:val="00A83916"/>
    <w:rsid w:val="00A83A6A"/>
    <w:rsid w:val="00A83ACB"/>
    <w:rsid w:val="00A849B8"/>
    <w:rsid w:val="00A84A06"/>
    <w:rsid w:val="00A84A90"/>
    <w:rsid w:val="00A84F13"/>
    <w:rsid w:val="00A85D97"/>
    <w:rsid w:val="00A86254"/>
    <w:rsid w:val="00A86312"/>
    <w:rsid w:val="00A86708"/>
    <w:rsid w:val="00A8704B"/>
    <w:rsid w:val="00A878CB"/>
    <w:rsid w:val="00A90251"/>
    <w:rsid w:val="00A9047B"/>
    <w:rsid w:val="00A90DD7"/>
    <w:rsid w:val="00A91281"/>
    <w:rsid w:val="00A918F1"/>
    <w:rsid w:val="00A9219C"/>
    <w:rsid w:val="00A93637"/>
    <w:rsid w:val="00A93982"/>
    <w:rsid w:val="00A939D0"/>
    <w:rsid w:val="00A93D38"/>
    <w:rsid w:val="00A94A69"/>
    <w:rsid w:val="00A94C01"/>
    <w:rsid w:val="00A959A1"/>
    <w:rsid w:val="00A95A4C"/>
    <w:rsid w:val="00A95D7B"/>
    <w:rsid w:val="00A9654B"/>
    <w:rsid w:val="00A96E2F"/>
    <w:rsid w:val="00A97795"/>
    <w:rsid w:val="00A977B3"/>
    <w:rsid w:val="00A97AC9"/>
    <w:rsid w:val="00A97B87"/>
    <w:rsid w:val="00A97E72"/>
    <w:rsid w:val="00AA045E"/>
    <w:rsid w:val="00AA0BEA"/>
    <w:rsid w:val="00AA0D22"/>
    <w:rsid w:val="00AA1211"/>
    <w:rsid w:val="00AA1269"/>
    <w:rsid w:val="00AA1380"/>
    <w:rsid w:val="00AA1A8A"/>
    <w:rsid w:val="00AA1C80"/>
    <w:rsid w:val="00AA1DE7"/>
    <w:rsid w:val="00AA1E39"/>
    <w:rsid w:val="00AA23DA"/>
    <w:rsid w:val="00AA2602"/>
    <w:rsid w:val="00AA290A"/>
    <w:rsid w:val="00AA2B85"/>
    <w:rsid w:val="00AA2BA8"/>
    <w:rsid w:val="00AA2F3F"/>
    <w:rsid w:val="00AA316A"/>
    <w:rsid w:val="00AA3297"/>
    <w:rsid w:val="00AA4845"/>
    <w:rsid w:val="00AA5B61"/>
    <w:rsid w:val="00AA6003"/>
    <w:rsid w:val="00AA6147"/>
    <w:rsid w:val="00AA62EF"/>
    <w:rsid w:val="00AA781B"/>
    <w:rsid w:val="00AA7AEF"/>
    <w:rsid w:val="00AA7EA9"/>
    <w:rsid w:val="00AB0F3B"/>
    <w:rsid w:val="00AB1492"/>
    <w:rsid w:val="00AB16EA"/>
    <w:rsid w:val="00AB1809"/>
    <w:rsid w:val="00AB19A2"/>
    <w:rsid w:val="00AB1D25"/>
    <w:rsid w:val="00AB1F30"/>
    <w:rsid w:val="00AB1F4B"/>
    <w:rsid w:val="00AB24F6"/>
    <w:rsid w:val="00AB29BE"/>
    <w:rsid w:val="00AB300F"/>
    <w:rsid w:val="00AB315B"/>
    <w:rsid w:val="00AB37EF"/>
    <w:rsid w:val="00AB3B69"/>
    <w:rsid w:val="00AB3DD7"/>
    <w:rsid w:val="00AB43AE"/>
    <w:rsid w:val="00AB4458"/>
    <w:rsid w:val="00AB4BEC"/>
    <w:rsid w:val="00AB52F5"/>
    <w:rsid w:val="00AB5DC0"/>
    <w:rsid w:val="00AB5FB7"/>
    <w:rsid w:val="00AB642D"/>
    <w:rsid w:val="00AB6466"/>
    <w:rsid w:val="00AB6F2F"/>
    <w:rsid w:val="00AB7CF8"/>
    <w:rsid w:val="00AC01B4"/>
    <w:rsid w:val="00AC053E"/>
    <w:rsid w:val="00AC061D"/>
    <w:rsid w:val="00AC0817"/>
    <w:rsid w:val="00AC0A47"/>
    <w:rsid w:val="00AC0DB0"/>
    <w:rsid w:val="00AC10D6"/>
    <w:rsid w:val="00AC15C3"/>
    <w:rsid w:val="00AC1B04"/>
    <w:rsid w:val="00AC1EE4"/>
    <w:rsid w:val="00AC2A97"/>
    <w:rsid w:val="00AC327E"/>
    <w:rsid w:val="00AC4556"/>
    <w:rsid w:val="00AC45DB"/>
    <w:rsid w:val="00AC47CD"/>
    <w:rsid w:val="00AC4B9D"/>
    <w:rsid w:val="00AC5795"/>
    <w:rsid w:val="00AC5A60"/>
    <w:rsid w:val="00AC5C63"/>
    <w:rsid w:val="00AC5FEC"/>
    <w:rsid w:val="00AC6008"/>
    <w:rsid w:val="00AC6875"/>
    <w:rsid w:val="00AC6B48"/>
    <w:rsid w:val="00AC6B92"/>
    <w:rsid w:val="00AC6BB4"/>
    <w:rsid w:val="00AC75D2"/>
    <w:rsid w:val="00AC7978"/>
    <w:rsid w:val="00AC7C4E"/>
    <w:rsid w:val="00AC7CCD"/>
    <w:rsid w:val="00AC7E56"/>
    <w:rsid w:val="00AD031D"/>
    <w:rsid w:val="00AD03FA"/>
    <w:rsid w:val="00AD22E3"/>
    <w:rsid w:val="00AD25E6"/>
    <w:rsid w:val="00AD26FC"/>
    <w:rsid w:val="00AD2D69"/>
    <w:rsid w:val="00AD32C7"/>
    <w:rsid w:val="00AD352E"/>
    <w:rsid w:val="00AD3C0D"/>
    <w:rsid w:val="00AD3D07"/>
    <w:rsid w:val="00AD3F8C"/>
    <w:rsid w:val="00AD4092"/>
    <w:rsid w:val="00AD41DF"/>
    <w:rsid w:val="00AD4365"/>
    <w:rsid w:val="00AD4628"/>
    <w:rsid w:val="00AD5292"/>
    <w:rsid w:val="00AD5BC4"/>
    <w:rsid w:val="00AD6207"/>
    <w:rsid w:val="00AD6374"/>
    <w:rsid w:val="00AD63B0"/>
    <w:rsid w:val="00AD67C4"/>
    <w:rsid w:val="00AD6A87"/>
    <w:rsid w:val="00AD728B"/>
    <w:rsid w:val="00AD7570"/>
    <w:rsid w:val="00AD7DC7"/>
    <w:rsid w:val="00AD7E2E"/>
    <w:rsid w:val="00AD7E60"/>
    <w:rsid w:val="00AE01A7"/>
    <w:rsid w:val="00AE02D9"/>
    <w:rsid w:val="00AE0344"/>
    <w:rsid w:val="00AE06E5"/>
    <w:rsid w:val="00AE0EE2"/>
    <w:rsid w:val="00AE0F28"/>
    <w:rsid w:val="00AE129B"/>
    <w:rsid w:val="00AE15FC"/>
    <w:rsid w:val="00AE16C8"/>
    <w:rsid w:val="00AE18A6"/>
    <w:rsid w:val="00AE1952"/>
    <w:rsid w:val="00AE1E26"/>
    <w:rsid w:val="00AE2CC1"/>
    <w:rsid w:val="00AE2EC0"/>
    <w:rsid w:val="00AE307F"/>
    <w:rsid w:val="00AE37CE"/>
    <w:rsid w:val="00AE3CBF"/>
    <w:rsid w:val="00AE417F"/>
    <w:rsid w:val="00AE57C5"/>
    <w:rsid w:val="00AE5B74"/>
    <w:rsid w:val="00AE62C3"/>
    <w:rsid w:val="00AE65B2"/>
    <w:rsid w:val="00AE66A7"/>
    <w:rsid w:val="00AE67BA"/>
    <w:rsid w:val="00AE68F5"/>
    <w:rsid w:val="00AE7E2F"/>
    <w:rsid w:val="00AF00BF"/>
    <w:rsid w:val="00AF032D"/>
    <w:rsid w:val="00AF050E"/>
    <w:rsid w:val="00AF2808"/>
    <w:rsid w:val="00AF2924"/>
    <w:rsid w:val="00AF2B8A"/>
    <w:rsid w:val="00AF331D"/>
    <w:rsid w:val="00AF3389"/>
    <w:rsid w:val="00AF340E"/>
    <w:rsid w:val="00AF39E2"/>
    <w:rsid w:val="00AF479C"/>
    <w:rsid w:val="00AF5238"/>
    <w:rsid w:val="00AF55EF"/>
    <w:rsid w:val="00AF5E54"/>
    <w:rsid w:val="00AF5F00"/>
    <w:rsid w:val="00AF5F38"/>
    <w:rsid w:val="00AF5F91"/>
    <w:rsid w:val="00AF5FB5"/>
    <w:rsid w:val="00AF74BF"/>
    <w:rsid w:val="00AF7810"/>
    <w:rsid w:val="00AF7C88"/>
    <w:rsid w:val="00AF7F7D"/>
    <w:rsid w:val="00B008D0"/>
    <w:rsid w:val="00B00DA9"/>
    <w:rsid w:val="00B00DC1"/>
    <w:rsid w:val="00B0102B"/>
    <w:rsid w:val="00B01949"/>
    <w:rsid w:val="00B01A21"/>
    <w:rsid w:val="00B025E3"/>
    <w:rsid w:val="00B02914"/>
    <w:rsid w:val="00B02F9A"/>
    <w:rsid w:val="00B032C1"/>
    <w:rsid w:val="00B03BC9"/>
    <w:rsid w:val="00B03EB1"/>
    <w:rsid w:val="00B040E2"/>
    <w:rsid w:val="00B040F9"/>
    <w:rsid w:val="00B04320"/>
    <w:rsid w:val="00B0532E"/>
    <w:rsid w:val="00B05472"/>
    <w:rsid w:val="00B057F6"/>
    <w:rsid w:val="00B05CF8"/>
    <w:rsid w:val="00B05FB2"/>
    <w:rsid w:val="00B06465"/>
    <w:rsid w:val="00B0659D"/>
    <w:rsid w:val="00B06C2A"/>
    <w:rsid w:val="00B07285"/>
    <w:rsid w:val="00B07542"/>
    <w:rsid w:val="00B07711"/>
    <w:rsid w:val="00B07878"/>
    <w:rsid w:val="00B079FA"/>
    <w:rsid w:val="00B07C03"/>
    <w:rsid w:val="00B07CDA"/>
    <w:rsid w:val="00B1034F"/>
    <w:rsid w:val="00B103EB"/>
    <w:rsid w:val="00B1053A"/>
    <w:rsid w:val="00B10CE8"/>
    <w:rsid w:val="00B110B2"/>
    <w:rsid w:val="00B116C4"/>
    <w:rsid w:val="00B11996"/>
    <w:rsid w:val="00B1254A"/>
    <w:rsid w:val="00B130A8"/>
    <w:rsid w:val="00B13CF7"/>
    <w:rsid w:val="00B13DB1"/>
    <w:rsid w:val="00B146DA"/>
    <w:rsid w:val="00B147C3"/>
    <w:rsid w:val="00B14BDD"/>
    <w:rsid w:val="00B15130"/>
    <w:rsid w:val="00B158CB"/>
    <w:rsid w:val="00B158E7"/>
    <w:rsid w:val="00B15CE7"/>
    <w:rsid w:val="00B17E43"/>
    <w:rsid w:val="00B17E50"/>
    <w:rsid w:val="00B17EAD"/>
    <w:rsid w:val="00B17F4E"/>
    <w:rsid w:val="00B206D8"/>
    <w:rsid w:val="00B20739"/>
    <w:rsid w:val="00B20D9A"/>
    <w:rsid w:val="00B20ECD"/>
    <w:rsid w:val="00B21BB5"/>
    <w:rsid w:val="00B21C50"/>
    <w:rsid w:val="00B21DA9"/>
    <w:rsid w:val="00B21F1A"/>
    <w:rsid w:val="00B21FB9"/>
    <w:rsid w:val="00B220E2"/>
    <w:rsid w:val="00B22459"/>
    <w:rsid w:val="00B227F4"/>
    <w:rsid w:val="00B22915"/>
    <w:rsid w:val="00B22941"/>
    <w:rsid w:val="00B22A82"/>
    <w:rsid w:val="00B2327F"/>
    <w:rsid w:val="00B23950"/>
    <w:rsid w:val="00B239C8"/>
    <w:rsid w:val="00B23D3B"/>
    <w:rsid w:val="00B24182"/>
    <w:rsid w:val="00B24655"/>
    <w:rsid w:val="00B246CB"/>
    <w:rsid w:val="00B24A1B"/>
    <w:rsid w:val="00B24C58"/>
    <w:rsid w:val="00B24FF3"/>
    <w:rsid w:val="00B25049"/>
    <w:rsid w:val="00B253EB"/>
    <w:rsid w:val="00B25942"/>
    <w:rsid w:val="00B25D2E"/>
    <w:rsid w:val="00B25D71"/>
    <w:rsid w:val="00B2651C"/>
    <w:rsid w:val="00B26D1A"/>
    <w:rsid w:val="00B27613"/>
    <w:rsid w:val="00B27657"/>
    <w:rsid w:val="00B27F0D"/>
    <w:rsid w:val="00B30261"/>
    <w:rsid w:val="00B308E9"/>
    <w:rsid w:val="00B3116B"/>
    <w:rsid w:val="00B3137E"/>
    <w:rsid w:val="00B31676"/>
    <w:rsid w:val="00B31CDA"/>
    <w:rsid w:val="00B31CEC"/>
    <w:rsid w:val="00B322C5"/>
    <w:rsid w:val="00B32C9B"/>
    <w:rsid w:val="00B3349D"/>
    <w:rsid w:val="00B33B02"/>
    <w:rsid w:val="00B343DD"/>
    <w:rsid w:val="00B34451"/>
    <w:rsid w:val="00B348E4"/>
    <w:rsid w:val="00B35534"/>
    <w:rsid w:val="00B3562E"/>
    <w:rsid w:val="00B3574D"/>
    <w:rsid w:val="00B35B55"/>
    <w:rsid w:val="00B35BD6"/>
    <w:rsid w:val="00B35EDB"/>
    <w:rsid w:val="00B36257"/>
    <w:rsid w:val="00B36962"/>
    <w:rsid w:val="00B36D29"/>
    <w:rsid w:val="00B36D78"/>
    <w:rsid w:val="00B36E46"/>
    <w:rsid w:val="00B36E84"/>
    <w:rsid w:val="00B37CDC"/>
    <w:rsid w:val="00B4040A"/>
    <w:rsid w:val="00B42738"/>
    <w:rsid w:val="00B43979"/>
    <w:rsid w:val="00B44209"/>
    <w:rsid w:val="00B446B7"/>
    <w:rsid w:val="00B44A1F"/>
    <w:rsid w:val="00B44A29"/>
    <w:rsid w:val="00B44B73"/>
    <w:rsid w:val="00B451ED"/>
    <w:rsid w:val="00B45330"/>
    <w:rsid w:val="00B454C9"/>
    <w:rsid w:val="00B45E35"/>
    <w:rsid w:val="00B461AF"/>
    <w:rsid w:val="00B46239"/>
    <w:rsid w:val="00B4753A"/>
    <w:rsid w:val="00B476ED"/>
    <w:rsid w:val="00B4787D"/>
    <w:rsid w:val="00B479B8"/>
    <w:rsid w:val="00B47A8C"/>
    <w:rsid w:val="00B47D78"/>
    <w:rsid w:val="00B500A0"/>
    <w:rsid w:val="00B502E4"/>
    <w:rsid w:val="00B5043B"/>
    <w:rsid w:val="00B508C7"/>
    <w:rsid w:val="00B50E3D"/>
    <w:rsid w:val="00B51A5D"/>
    <w:rsid w:val="00B51CC9"/>
    <w:rsid w:val="00B51CF8"/>
    <w:rsid w:val="00B51DC9"/>
    <w:rsid w:val="00B528B5"/>
    <w:rsid w:val="00B53517"/>
    <w:rsid w:val="00B53ACD"/>
    <w:rsid w:val="00B54004"/>
    <w:rsid w:val="00B5420A"/>
    <w:rsid w:val="00B547DB"/>
    <w:rsid w:val="00B5480D"/>
    <w:rsid w:val="00B54C45"/>
    <w:rsid w:val="00B54D2C"/>
    <w:rsid w:val="00B54FF4"/>
    <w:rsid w:val="00B55068"/>
    <w:rsid w:val="00B55526"/>
    <w:rsid w:val="00B559F7"/>
    <w:rsid w:val="00B5636A"/>
    <w:rsid w:val="00B566C3"/>
    <w:rsid w:val="00B5671F"/>
    <w:rsid w:val="00B56BD6"/>
    <w:rsid w:val="00B6057E"/>
    <w:rsid w:val="00B60962"/>
    <w:rsid w:val="00B60A18"/>
    <w:rsid w:val="00B60AF2"/>
    <w:rsid w:val="00B6117C"/>
    <w:rsid w:val="00B611A2"/>
    <w:rsid w:val="00B6188F"/>
    <w:rsid w:val="00B628A4"/>
    <w:rsid w:val="00B62A3D"/>
    <w:rsid w:val="00B6452F"/>
    <w:rsid w:val="00B647E5"/>
    <w:rsid w:val="00B64A02"/>
    <w:rsid w:val="00B64AAA"/>
    <w:rsid w:val="00B659D8"/>
    <w:rsid w:val="00B65C91"/>
    <w:rsid w:val="00B65D4D"/>
    <w:rsid w:val="00B673CF"/>
    <w:rsid w:val="00B7038A"/>
    <w:rsid w:val="00B704E3"/>
    <w:rsid w:val="00B70AA0"/>
    <w:rsid w:val="00B71078"/>
    <w:rsid w:val="00B718B8"/>
    <w:rsid w:val="00B71FFF"/>
    <w:rsid w:val="00B72287"/>
    <w:rsid w:val="00B7259A"/>
    <w:rsid w:val="00B727D8"/>
    <w:rsid w:val="00B72A4E"/>
    <w:rsid w:val="00B72E09"/>
    <w:rsid w:val="00B73698"/>
    <w:rsid w:val="00B73B01"/>
    <w:rsid w:val="00B74007"/>
    <w:rsid w:val="00B76DC5"/>
    <w:rsid w:val="00B7701E"/>
    <w:rsid w:val="00B77139"/>
    <w:rsid w:val="00B77980"/>
    <w:rsid w:val="00B80168"/>
    <w:rsid w:val="00B806AC"/>
    <w:rsid w:val="00B80CA0"/>
    <w:rsid w:val="00B80D75"/>
    <w:rsid w:val="00B8172B"/>
    <w:rsid w:val="00B81D69"/>
    <w:rsid w:val="00B821AF"/>
    <w:rsid w:val="00B822A3"/>
    <w:rsid w:val="00B8237C"/>
    <w:rsid w:val="00B82BAB"/>
    <w:rsid w:val="00B830E5"/>
    <w:rsid w:val="00B83B9B"/>
    <w:rsid w:val="00B83D8B"/>
    <w:rsid w:val="00B841C3"/>
    <w:rsid w:val="00B84793"/>
    <w:rsid w:val="00B849AC"/>
    <w:rsid w:val="00B84C70"/>
    <w:rsid w:val="00B84F52"/>
    <w:rsid w:val="00B850DA"/>
    <w:rsid w:val="00B85446"/>
    <w:rsid w:val="00B8558D"/>
    <w:rsid w:val="00B861D3"/>
    <w:rsid w:val="00B868B5"/>
    <w:rsid w:val="00B86BA4"/>
    <w:rsid w:val="00B87769"/>
    <w:rsid w:val="00B909FC"/>
    <w:rsid w:val="00B91441"/>
    <w:rsid w:val="00B916B9"/>
    <w:rsid w:val="00B918E2"/>
    <w:rsid w:val="00B91BB1"/>
    <w:rsid w:val="00B91CB0"/>
    <w:rsid w:val="00B91E67"/>
    <w:rsid w:val="00B9200B"/>
    <w:rsid w:val="00B92474"/>
    <w:rsid w:val="00B92993"/>
    <w:rsid w:val="00B9344C"/>
    <w:rsid w:val="00B958D1"/>
    <w:rsid w:val="00B95929"/>
    <w:rsid w:val="00B959DA"/>
    <w:rsid w:val="00B95C79"/>
    <w:rsid w:val="00B95D4F"/>
    <w:rsid w:val="00B9639B"/>
    <w:rsid w:val="00B96846"/>
    <w:rsid w:val="00B968E3"/>
    <w:rsid w:val="00B96D41"/>
    <w:rsid w:val="00B97096"/>
    <w:rsid w:val="00B9786A"/>
    <w:rsid w:val="00B97DA0"/>
    <w:rsid w:val="00BA0266"/>
    <w:rsid w:val="00BA07FF"/>
    <w:rsid w:val="00BA140C"/>
    <w:rsid w:val="00BA1615"/>
    <w:rsid w:val="00BA1B93"/>
    <w:rsid w:val="00BA1CFA"/>
    <w:rsid w:val="00BA1EF8"/>
    <w:rsid w:val="00BA272B"/>
    <w:rsid w:val="00BA29ED"/>
    <w:rsid w:val="00BA35B2"/>
    <w:rsid w:val="00BA3ABF"/>
    <w:rsid w:val="00BA3E95"/>
    <w:rsid w:val="00BA4027"/>
    <w:rsid w:val="00BA406D"/>
    <w:rsid w:val="00BA44C3"/>
    <w:rsid w:val="00BA47D0"/>
    <w:rsid w:val="00BA4BB3"/>
    <w:rsid w:val="00BA4D5F"/>
    <w:rsid w:val="00BA6669"/>
    <w:rsid w:val="00BA683E"/>
    <w:rsid w:val="00BA7015"/>
    <w:rsid w:val="00BA7097"/>
    <w:rsid w:val="00BA7341"/>
    <w:rsid w:val="00BB0031"/>
    <w:rsid w:val="00BB00A5"/>
    <w:rsid w:val="00BB0661"/>
    <w:rsid w:val="00BB07B7"/>
    <w:rsid w:val="00BB08D5"/>
    <w:rsid w:val="00BB1A7A"/>
    <w:rsid w:val="00BB1E3B"/>
    <w:rsid w:val="00BB2665"/>
    <w:rsid w:val="00BB2780"/>
    <w:rsid w:val="00BB2E14"/>
    <w:rsid w:val="00BB2EF0"/>
    <w:rsid w:val="00BB30D1"/>
    <w:rsid w:val="00BB3BA8"/>
    <w:rsid w:val="00BB406D"/>
    <w:rsid w:val="00BB40F1"/>
    <w:rsid w:val="00BB4155"/>
    <w:rsid w:val="00BB448F"/>
    <w:rsid w:val="00BB4B0C"/>
    <w:rsid w:val="00BB5015"/>
    <w:rsid w:val="00BB5135"/>
    <w:rsid w:val="00BB5992"/>
    <w:rsid w:val="00BB5C9B"/>
    <w:rsid w:val="00BB6046"/>
    <w:rsid w:val="00BB6A47"/>
    <w:rsid w:val="00BB6C0D"/>
    <w:rsid w:val="00BB6D99"/>
    <w:rsid w:val="00BB729B"/>
    <w:rsid w:val="00BB74B5"/>
    <w:rsid w:val="00BB77F6"/>
    <w:rsid w:val="00BB78E4"/>
    <w:rsid w:val="00BB7FF7"/>
    <w:rsid w:val="00BC0208"/>
    <w:rsid w:val="00BC0402"/>
    <w:rsid w:val="00BC23C9"/>
    <w:rsid w:val="00BC2F73"/>
    <w:rsid w:val="00BC2F8A"/>
    <w:rsid w:val="00BC3991"/>
    <w:rsid w:val="00BC3AA9"/>
    <w:rsid w:val="00BC3C97"/>
    <w:rsid w:val="00BC4100"/>
    <w:rsid w:val="00BC42A7"/>
    <w:rsid w:val="00BC4683"/>
    <w:rsid w:val="00BC4C5A"/>
    <w:rsid w:val="00BC4CAC"/>
    <w:rsid w:val="00BC4D5D"/>
    <w:rsid w:val="00BC4D96"/>
    <w:rsid w:val="00BC4FE4"/>
    <w:rsid w:val="00BC5497"/>
    <w:rsid w:val="00BC57D2"/>
    <w:rsid w:val="00BC592F"/>
    <w:rsid w:val="00BC5E23"/>
    <w:rsid w:val="00BC6032"/>
    <w:rsid w:val="00BC6584"/>
    <w:rsid w:val="00BC6707"/>
    <w:rsid w:val="00BC7A91"/>
    <w:rsid w:val="00BC7ED8"/>
    <w:rsid w:val="00BD0189"/>
    <w:rsid w:val="00BD018D"/>
    <w:rsid w:val="00BD0C69"/>
    <w:rsid w:val="00BD173B"/>
    <w:rsid w:val="00BD1838"/>
    <w:rsid w:val="00BD1CFB"/>
    <w:rsid w:val="00BD259A"/>
    <w:rsid w:val="00BD2F9A"/>
    <w:rsid w:val="00BD3602"/>
    <w:rsid w:val="00BD3FAB"/>
    <w:rsid w:val="00BD411A"/>
    <w:rsid w:val="00BD501B"/>
    <w:rsid w:val="00BD509C"/>
    <w:rsid w:val="00BD5347"/>
    <w:rsid w:val="00BD559D"/>
    <w:rsid w:val="00BD563F"/>
    <w:rsid w:val="00BD5E57"/>
    <w:rsid w:val="00BD6313"/>
    <w:rsid w:val="00BD69A3"/>
    <w:rsid w:val="00BD6C73"/>
    <w:rsid w:val="00BD6E46"/>
    <w:rsid w:val="00BE005E"/>
    <w:rsid w:val="00BE0C47"/>
    <w:rsid w:val="00BE12B3"/>
    <w:rsid w:val="00BE1783"/>
    <w:rsid w:val="00BE1D5B"/>
    <w:rsid w:val="00BE2D22"/>
    <w:rsid w:val="00BE39F3"/>
    <w:rsid w:val="00BE43A9"/>
    <w:rsid w:val="00BE449E"/>
    <w:rsid w:val="00BE4963"/>
    <w:rsid w:val="00BE4BD7"/>
    <w:rsid w:val="00BE54D3"/>
    <w:rsid w:val="00BE6082"/>
    <w:rsid w:val="00BE67B3"/>
    <w:rsid w:val="00BE69C7"/>
    <w:rsid w:val="00BE77C8"/>
    <w:rsid w:val="00BE7BD4"/>
    <w:rsid w:val="00BF0087"/>
    <w:rsid w:val="00BF0395"/>
    <w:rsid w:val="00BF0E75"/>
    <w:rsid w:val="00BF2493"/>
    <w:rsid w:val="00BF27EA"/>
    <w:rsid w:val="00BF294E"/>
    <w:rsid w:val="00BF32D3"/>
    <w:rsid w:val="00BF35AE"/>
    <w:rsid w:val="00BF3782"/>
    <w:rsid w:val="00BF3A63"/>
    <w:rsid w:val="00BF3C20"/>
    <w:rsid w:val="00BF3D4F"/>
    <w:rsid w:val="00BF4234"/>
    <w:rsid w:val="00BF4489"/>
    <w:rsid w:val="00BF45E8"/>
    <w:rsid w:val="00BF490D"/>
    <w:rsid w:val="00BF4FC1"/>
    <w:rsid w:val="00BF62FC"/>
    <w:rsid w:val="00BF65F2"/>
    <w:rsid w:val="00BF713B"/>
    <w:rsid w:val="00BF72E4"/>
    <w:rsid w:val="00BF768B"/>
    <w:rsid w:val="00BF7F0E"/>
    <w:rsid w:val="00C000F0"/>
    <w:rsid w:val="00C003EA"/>
    <w:rsid w:val="00C007EB"/>
    <w:rsid w:val="00C01181"/>
    <w:rsid w:val="00C01674"/>
    <w:rsid w:val="00C01A0B"/>
    <w:rsid w:val="00C01BD8"/>
    <w:rsid w:val="00C0201C"/>
    <w:rsid w:val="00C0242D"/>
    <w:rsid w:val="00C02DD1"/>
    <w:rsid w:val="00C03350"/>
    <w:rsid w:val="00C0357A"/>
    <w:rsid w:val="00C03884"/>
    <w:rsid w:val="00C03FC6"/>
    <w:rsid w:val="00C0445A"/>
    <w:rsid w:val="00C0485D"/>
    <w:rsid w:val="00C04C87"/>
    <w:rsid w:val="00C05757"/>
    <w:rsid w:val="00C065B1"/>
    <w:rsid w:val="00C065D0"/>
    <w:rsid w:val="00C077FF"/>
    <w:rsid w:val="00C07909"/>
    <w:rsid w:val="00C104C1"/>
    <w:rsid w:val="00C1058C"/>
    <w:rsid w:val="00C10607"/>
    <w:rsid w:val="00C112F0"/>
    <w:rsid w:val="00C11722"/>
    <w:rsid w:val="00C1175A"/>
    <w:rsid w:val="00C1252C"/>
    <w:rsid w:val="00C12E6C"/>
    <w:rsid w:val="00C13033"/>
    <w:rsid w:val="00C132F4"/>
    <w:rsid w:val="00C13414"/>
    <w:rsid w:val="00C137B5"/>
    <w:rsid w:val="00C13DBC"/>
    <w:rsid w:val="00C14B30"/>
    <w:rsid w:val="00C155DA"/>
    <w:rsid w:val="00C15648"/>
    <w:rsid w:val="00C16786"/>
    <w:rsid w:val="00C1679C"/>
    <w:rsid w:val="00C16988"/>
    <w:rsid w:val="00C16DB3"/>
    <w:rsid w:val="00C1765F"/>
    <w:rsid w:val="00C17C41"/>
    <w:rsid w:val="00C20094"/>
    <w:rsid w:val="00C20318"/>
    <w:rsid w:val="00C206EF"/>
    <w:rsid w:val="00C21127"/>
    <w:rsid w:val="00C21187"/>
    <w:rsid w:val="00C21556"/>
    <w:rsid w:val="00C21584"/>
    <w:rsid w:val="00C219DF"/>
    <w:rsid w:val="00C23361"/>
    <w:rsid w:val="00C23677"/>
    <w:rsid w:val="00C24233"/>
    <w:rsid w:val="00C24FA2"/>
    <w:rsid w:val="00C2522E"/>
    <w:rsid w:val="00C2595E"/>
    <w:rsid w:val="00C25A13"/>
    <w:rsid w:val="00C261D1"/>
    <w:rsid w:val="00C266D1"/>
    <w:rsid w:val="00C26B1F"/>
    <w:rsid w:val="00C26B36"/>
    <w:rsid w:val="00C26D22"/>
    <w:rsid w:val="00C270D2"/>
    <w:rsid w:val="00C27126"/>
    <w:rsid w:val="00C274F1"/>
    <w:rsid w:val="00C275A3"/>
    <w:rsid w:val="00C300A0"/>
    <w:rsid w:val="00C30527"/>
    <w:rsid w:val="00C30A67"/>
    <w:rsid w:val="00C30E8D"/>
    <w:rsid w:val="00C30F10"/>
    <w:rsid w:val="00C31811"/>
    <w:rsid w:val="00C31EF9"/>
    <w:rsid w:val="00C3275D"/>
    <w:rsid w:val="00C327CA"/>
    <w:rsid w:val="00C32B31"/>
    <w:rsid w:val="00C333B8"/>
    <w:rsid w:val="00C33603"/>
    <w:rsid w:val="00C3379D"/>
    <w:rsid w:val="00C338DA"/>
    <w:rsid w:val="00C33960"/>
    <w:rsid w:val="00C33D54"/>
    <w:rsid w:val="00C33FD7"/>
    <w:rsid w:val="00C35393"/>
    <w:rsid w:val="00C359B2"/>
    <w:rsid w:val="00C3675E"/>
    <w:rsid w:val="00C37011"/>
    <w:rsid w:val="00C370E7"/>
    <w:rsid w:val="00C37C9A"/>
    <w:rsid w:val="00C37FF8"/>
    <w:rsid w:val="00C40AB7"/>
    <w:rsid w:val="00C40E18"/>
    <w:rsid w:val="00C40EDB"/>
    <w:rsid w:val="00C415F7"/>
    <w:rsid w:val="00C421F8"/>
    <w:rsid w:val="00C4257E"/>
    <w:rsid w:val="00C426F7"/>
    <w:rsid w:val="00C42C75"/>
    <w:rsid w:val="00C42ECD"/>
    <w:rsid w:val="00C42FE7"/>
    <w:rsid w:val="00C431AE"/>
    <w:rsid w:val="00C43317"/>
    <w:rsid w:val="00C43345"/>
    <w:rsid w:val="00C44762"/>
    <w:rsid w:val="00C447B9"/>
    <w:rsid w:val="00C44860"/>
    <w:rsid w:val="00C44C97"/>
    <w:rsid w:val="00C44ED0"/>
    <w:rsid w:val="00C45276"/>
    <w:rsid w:val="00C455D6"/>
    <w:rsid w:val="00C45885"/>
    <w:rsid w:val="00C45B90"/>
    <w:rsid w:val="00C46444"/>
    <w:rsid w:val="00C464AE"/>
    <w:rsid w:val="00C4655F"/>
    <w:rsid w:val="00C46702"/>
    <w:rsid w:val="00C46759"/>
    <w:rsid w:val="00C46BE8"/>
    <w:rsid w:val="00C470F5"/>
    <w:rsid w:val="00C473FA"/>
    <w:rsid w:val="00C47582"/>
    <w:rsid w:val="00C4761C"/>
    <w:rsid w:val="00C4793C"/>
    <w:rsid w:val="00C47BC2"/>
    <w:rsid w:val="00C50EF4"/>
    <w:rsid w:val="00C5107C"/>
    <w:rsid w:val="00C51092"/>
    <w:rsid w:val="00C513BF"/>
    <w:rsid w:val="00C52582"/>
    <w:rsid w:val="00C52E4E"/>
    <w:rsid w:val="00C52EC5"/>
    <w:rsid w:val="00C53B8D"/>
    <w:rsid w:val="00C53F2C"/>
    <w:rsid w:val="00C54057"/>
    <w:rsid w:val="00C546AF"/>
    <w:rsid w:val="00C54853"/>
    <w:rsid w:val="00C5571F"/>
    <w:rsid w:val="00C55EDE"/>
    <w:rsid w:val="00C5612B"/>
    <w:rsid w:val="00C570E4"/>
    <w:rsid w:val="00C5727C"/>
    <w:rsid w:val="00C57293"/>
    <w:rsid w:val="00C577C0"/>
    <w:rsid w:val="00C57CB9"/>
    <w:rsid w:val="00C60752"/>
    <w:rsid w:val="00C609A5"/>
    <w:rsid w:val="00C60B91"/>
    <w:rsid w:val="00C60DD5"/>
    <w:rsid w:val="00C610D2"/>
    <w:rsid w:val="00C619E0"/>
    <w:rsid w:val="00C62838"/>
    <w:rsid w:val="00C62CB5"/>
    <w:rsid w:val="00C62E2F"/>
    <w:rsid w:val="00C62E3B"/>
    <w:rsid w:val="00C63BDA"/>
    <w:rsid w:val="00C63DD7"/>
    <w:rsid w:val="00C6417D"/>
    <w:rsid w:val="00C64FC1"/>
    <w:rsid w:val="00C6512E"/>
    <w:rsid w:val="00C6536E"/>
    <w:rsid w:val="00C65471"/>
    <w:rsid w:val="00C657E6"/>
    <w:rsid w:val="00C657E8"/>
    <w:rsid w:val="00C65F06"/>
    <w:rsid w:val="00C65FDA"/>
    <w:rsid w:val="00C701AA"/>
    <w:rsid w:val="00C70A59"/>
    <w:rsid w:val="00C70EEA"/>
    <w:rsid w:val="00C70FCE"/>
    <w:rsid w:val="00C71118"/>
    <w:rsid w:val="00C7133E"/>
    <w:rsid w:val="00C728B0"/>
    <w:rsid w:val="00C72E5C"/>
    <w:rsid w:val="00C7421F"/>
    <w:rsid w:val="00C74C46"/>
    <w:rsid w:val="00C755AE"/>
    <w:rsid w:val="00C75B64"/>
    <w:rsid w:val="00C75E45"/>
    <w:rsid w:val="00C7705D"/>
    <w:rsid w:val="00C77209"/>
    <w:rsid w:val="00C772CA"/>
    <w:rsid w:val="00C7730F"/>
    <w:rsid w:val="00C7778F"/>
    <w:rsid w:val="00C77B08"/>
    <w:rsid w:val="00C80318"/>
    <w:rsid w:val="00C803E9"/>
    <w:rsid w:val="00C80A55"/>
    <w:rsid w:val="00C81BD0"/>
    <w:rsid w:val="00C81CFC"/>
    <w:rsid w:val="00C82A9D"/>
    <w:rsid w:val="00C82ACE"/>
    <w:rsid w:val="00C82B94"/>
    <w:rsid w:val="00C82C67"/>
    <w:rsid w:val="00C83C83"/>
    <w:rsid w:val="00C84083"/>
    <w:rsid w:val="00C840CA"/>
    <w:rsid w:val="00C8459B"/>
    <w:rsid w:val="00C84610"/>
    <w:rsid w:val="00C84C38"/>
    <w:rsid w:val="00C84D25"/>
    <w:rsid w:val="00C853D0"/>
    <w:rsid w:val="00C86158"/>
    <w:rsid w:val="00C8648A"/>
    <w:rsid w:val="00C8673E"/>
    <w:rsid w:val="00C86E9F"/>
    <w:rsid w:val="00C87DF0"/>
    <w:rsid w:val="00C90264"/>
    <w:rsid w:val="00C904A3"/>
    <w:rsid w:val="00C90BC2"/>
    <w:rsid w:val="00C90FF1"/>
    <w:rsid w:val="00C92A1B"/>
    <w:rsid w:val="00C92EF9"/>
    <w:rsid w:val="00C93F1E"/>
    <w:rsid w:val="00C944F7"/>
    <w:rsid w:val="00C946C7"/>
    <w:rsid w:val="00C94B46"/>
    <w:rsid w:val="00C95481"/>
    <w:rsid w:val="00C95AFA"/>
    <w:rsid w:val="00C95B4A"/>
    <w:rsid w:val="00C96083"/>
    <w:rsid w:val="00C960C7"/>
    <w:rsid w:val="00C96DB6"/>
    <w:rsid w:val="00C9774E"/>
    <w:rsid w:val="00C97B74"/>
    <w:rsid w:val="00C97C11"/>
    <w:rsid w:val="00C97FC3"/>
    <w:rsid w:val="00CA016C"/>
    <w:rsid w:val="00CA0282"/>
    <w:rsid w:val="00CA069B"/>
    <w:rsid w:val="00CA0772"/>
    <w:rsid w:val="00CA0910"/>
    <w:rsid w:val="00CA1223"/>
    <w:rsid w:val="00CA134C"/>
    <w:rsid w:val="00CA2017"/>
    <w:rsid w:val="00CA21E4"/>
    <w:rsid w:val="00CA4190"/>
    <w:rsid w:val="00CA44CD"/>
    <w:rsid w:val="00CA5498"/>
    <w:rsid w:val="00CA63B4"/>
    <w:rsid w:val="00CA69A7"/>
    <w:rsid w:val="00CA6A46"/>
    <w:rsid w:val="00CA7009"/>
    <w:rsid w:val="00CA7568"/>
    <w:rsid w:val="00CA7A31"/>
    <w:rsid w:val="00CA7DBE"/>
    <w:rsid w:val="00CB1A04"/>
    <w:rsid w:val="00CB1CE2"/>
    <w:rsid w:val="00CB2276"/>
    <w:rsid w:val="00CB329D"/>
    <w:rsid w:val="00CB334D"/>
    <w:rsid w:val="00CB360F"/>
    <w:rsid w:val="00CB3904"/>
    <w:rsid w:val="00CB3AF3"/>
    <w:rsid w:val="00CB3FAA"/>
    <w:rsid w:val="00CB4244"/>
    <w:rsid w:val="00CB457C"/>
    <w:rsid w:val="00CB46CB"/>
    <w:rsid w:val="00CB4800"/>
    <w:rsid w:val="00CB5674"/>
    <w:rsid w:val="00CB568F"/>
    <w:rsid w:val="00CB5E03"/>
    <w:rsid w:val="00CB5EC4"/>
    <w:rsid w:val="00CB60B4"/>
    <w:rsid w:val="00CB6860"/>
    <w:rsid w:val="00CB6A5B"/>
    <w:rsid w:val="00CB7BD0"/>
    <w:rsid w:val="00CC0022"/>
    <w:rsid w:val="00CC0231"/>
    <w:rsid w:val="00CC0565"/>
    <w:rsid w:val="00CC06F7"/>
    <w:rsid w:val="00CC0882"/>
    <w:rsid w:val="00CC097F"/>
    <w:rsid w:val="00CC0EB9"/>
    <w:rsid w:val="00CC0FB4"/>
    <w:rsid w:val="00CC0FFB"/>
    <w:rsid w:val="00CC12FF"/>
    <w:rsid w:val="00CC191B"/>
    <w:rsid w:val="00CC1AD7"/>
    <w:rsid w:val="00CC1AF8"/>
    <w:rsid w:val="00CC1E70"/>
    <w:rsid w:val="00CC20FC"/>
    <w:rsid w:val="00CC24BF"/>
    <w:rsid w:val="00CC2EAF"/>
    <w:rsid w:val="00CC3ABD"/>
    <w:rsid w:val="00CC3BB1"/>
    <w:rsid w:val="00CC42B3"/>
    <w:rsid w:val="00CC42B8"/>
    <w:rsid w:val="00CC4CB1"/>
    <w:rsid w:val="00CC5170"/>
    <w:rsid w:val="00CC60AA"/>
    <w:rsid w:val="00CC60B7"/>
    <w:rsid w:val="00CC7083"/>
    <w:rsid w:val="00CC72A9"/>
    <w:rsid w:val="00CC75F1"/>
    <w:rsid w:val="00CC77BE"/>
    <w:rsid w:val="00CC7E05"/>
    <w:rsid w:val="00CD00C6"/>
    <w:rsid w:val="00CD05B8"/>
    <w:rsid w:val="00CD074D"/>
    <w:rsid w:val="00CD0790"/>
    <w:rsid w:val="00CD0974"/>
    <w:rsid w:val="00CD1296"/>
    <w:rsid w:val="00CD18ED"/>
    <w:rsid w:val="00CD1B0A"/>
    <w:rsid w:val="00CD1C91"/>
    <w:rsid w:val="00CD23C5"/>
    <w:rsid w:val="00CD265C"/>
    <w:rsid w:val="00CD297C"/>
    <w:rsid w:val="00CD2CBC"/>
    <w:rsid w:val="00CD2EA8"/>
    <w:rsid w:val="00CD34F5"/>
    <w:rsid w:val="00CD3D4B"/>
    <w:rsid w:val="00CD3F56"/>
    <w:rsid w:val="00CD44C8"/>
    <w:rsid w:val="00CD45B3"/>
    <w:rsid w:val="00CD462E"/>
    <w:rsid w:val="00CD480E"/>
    <w:rsid w:val="00CD5443"/>
    <w:rsid w:val="00CD583C"/>
    <w:rsid w:val="00CD5A09"/>
    <w:rsid w:val="00CD60BC"/>
    <w:rsid w:val="00CD6271"/>
    <w:rsid w:val="00CD7759"/>
    <w:rsid w:val="00CE09F2"/>
    <w:rsid w:val="00CE0C58"/>
    <w:rsid w:val="00CE0FFB"/>
    <w:rsid w:val="00CE1495"/>
    <w:rsid w:val="00CE18C8"/>
    <w:rsid w:val="00CE195C"/>
    <w:rsid w:val="00CE1CCD"/>
    <w:rsid w:val="00CE2CAE"/>
    <w:rsid w:val="00CE2CD9"/>
    <w:rsid w:val="00CE2EAA"/>
    <w:rsid w:val="00CE3032"/>
    <w:rsid w:val="00CE303C"/>
    <w:rsid w:val="00CE434A"/>
    <w:rsid w:val="00CE455E"/>
    <w:rsid w:val="00CE47AC"/>
    <w:rsid w:val="00CE5056"/>
    <w:rsid w:val="00CE5523"/>
    <w:rsid w:val="00CE58B5"/>
    <w:rsid w:val="00CE5CC9"/>
    <w:rsid w:val="00CE6028"/>
    <w:rsid w:val="00CE6729"/>
    <w:rsid w:val="00CE69B1"/>
    <w:rsid w:val="00CE6F0E"/>
    <w:rsid w:val="00CE74A7"/>
    <w:rsid w:val="00CE7D0C"/>
    <w:rsid w:val="00CE7D4B"/>
    <w:rsid w:val="00CF0E63"/>
    <w:rsid w:val="00CF1859"/>
    <w:rsid w:val="00CF18C4"/>
    <w:rsid w:val="00CF245E"/>
    <w:rsid w:val="00CF24F2"/>
    <w:rsid w:val="00CF24F6"/>
    <w:rsid w:val="00CF348B"/>
    <w:rsid w:val="00CF37F1"/>
    <w:rsid w:val="00CF383D"/>
    <w:rsid w:val="00CF3A09"/>
    <w:rsid w:val="00CF3CD6"/>
    <w:rsid w:val="00CF45AC"/>
    <w:rsid w:val="00CF4B59"/>
    <w:rsid w:val="00CF4E71"/>
    <w:rsid w:val="00CF528C"/>
    <w:rsid w:val="00CF6166"/>
    <w:rsid w:val="00CF62D8"/>
    <w:rsid w:val="00CF6393"/>
    <w:rsid w:val="00CF6B18"/>
    <w:rsid w:val="00CF6CFC"/>
    <w:rsid w:val="00CF70FA"/>
    <w:rsid w:val="00CF752C"/>
    <w:rsid w:val="00D006CB"/>
    <w:rsid w:val="00D00FE7"/>
    <w:rsid w:val="00D01473"/>
    <w:rsid w:val="00D016CA"/>
    <w:rsid w:val="00D018C1"/>
    <w:rsid w:val="00D027D4"/>
    <w:rsid w:val="00D02CB4"/>
    <w:rsid w:val="00D0342F"/>
    <w:rsid w:val="00D0379B"/>
    <w:rsid w:val="00D03C05"/>
    <w:rsid w:val="00D03C32"/>
    <w:rsid w:val="00D03C98"/>
    <w:rsid w:val="00D04397"/>
    <w:rsid w:val="00D0465D"/>
    <w:rsid w:val="00D04D2C"/>
    <w:rsid w:val="00D05461"/>
    <w:rsid w:val="00D05A4E"/>
    <w:rsid w:val="00D05B1B"/>
    <w:rsid w:val="00D05D6F"/>
    <w:rsid w:val="00D06136"/>
    <w:rsid w:val="00D06926"/>
    <w:rsid w:val="00D06E22"/>
    <w:rsid w:val="00D06E72"/>
    <w:rsid w:val="00D07681"/>
    <w:rsid w:val="00D07A3E"/>
    <w:rsid w:val="00D07F2D"/>
    <w:rsid w:val="00D10410"/>
    <w:rsid w:val="00D1090F"/>
    <w:rsid w:val="00D10CF1"/>
    <w:rsid w:val="00D10DF6"/>
    <w:rsid w:val="00D10F14"/>
    <w:rsid w:val="00D10FAC"/>
    <w:rsid w:val="00D113F5"/>
    <w:rsid w:val="00D11B85"/>
    <w:rsid w:val="00D13B7D"/>
    <w:rsid w:val="00D140B0"/>
    <w:rsid w:val="00D144AD"/>
    <w:rsid w:val="00D14C04"/>
    <w:rsid w:val="00D15077"/>
    <w:rsid w:val="00D152F8"/>
    <w:rsid w:val="00D15C29"/>
    <w:rsid w:val="00D1628A"/>
    <w:rsid w:val="00D16949"/>
    <w:rsid w:val="00D17092"/>
    <w:rsid w:val="00D172C6"/>
    <w:rsid w:val="00D175D8"/>
    <w:rsid w:val="00D1761A"/>
    <w:rsid w:val="00D1792E"/>
    <w:rsid w:val="00D17BF3"/>
    <w:rsid w:val="00D17DC8"/>
    <w:rsid w:val="00D2011C"/>
    <w:rsid w:val="00D201D8"/>
    <w:rsid w:val="00D20661"/>
    <w:rsid w:val="00D2084D"/>
    <w:rsid w:val="00D21066"/>
    <w:rsid w:val="00D21156"/>
    <w:rsid w:val="00D2136E"/>
    <w:rsid w:val="00D21598"/>
    <w:rsid w:val="00D21ABB"/>
    <w:rsid w:val="00D21BF7"/>
    <w:rsid w:val="00D21CE1"/>
    <w:rsid w:val="00D222E5"/>
    <w:rsid w:val="00D2241F"/>
    <w:rsid w:val="00D22900"/>
    <w:rsid w:val="00D22AE2"/>
    <w:rsid w:val="00D23AFE"/>
    <w:rsid w:val="00D23F69"/>
    <w:rsid w:val="00D247DA"/>
    <w:rsid w:val="00D24BE9"/>
    <w:rsid w:val="00D24F03"/>
    <w:rsid w:val="00D25B6F"/>
    <w:rsid w:val="00D25B77"/>
    <w:rsid w:val="00D25F14"/>
    <w:rsid w:val="00D2632D"/>
    <w:rsid w:val="00D26629"/>
    <w:rsid w:val="00D26DD4"/>
    <w:rsid w:val="00D26E43"/>
    <w:rsid w:val="00D272EF"/>
    <w:rsid w:val="00D30502"/>
    <w:rsid w:val="00D310A4"/>
    <w:rsid w:val="00D31A34"/>
    <w:rsid w:val="00D3209B"/>
    <w:rsid w:val="00D3214C"/>
    <w:rsid w:val="00D32396"/>
    <w:rsid w:val="00D32923"/>
    <w:rsid w:val="00D32F61"/>
    <w:rsid w:val="00D33341"/>
    <w:rsid w:val="00D3388F"/>
    <w:rsid w:val="00D34241"/>
    <w:rsid w:val="00D347A0"/>
    <w:rsid w:val="00D34959"/>
    <w:rsid w:val="00D34EDA"/>
    <w:rsid w:val="00D35E4A"/>
    <w:rsid w:val="00D3672A"/>
    <w:rsid w:val="00D3725D"/>
    <w:rsid w:val="00D37880"/>
    <w:rsid w:val="00D408DE"/>
    <w:rsid w:val="00D41838"/>
    <w:rsid w:val="00D41A20"/>
    <w:rsid w:val="00D41ECF"/>
    <w:rsid w:val="00D41F4D"/>
    <w:rsid w:val="00D42730"/>
    <w:rsid w:val="00D42A57"/>
    <w:rsid w:val="00D42C81"/>
    <w:rsid w:val="00D42FF8"/>
    <w:rsid w:val="00D43077"/>
    <w:rsid w:val="00D432C4"/>
    <w:rsid w:val="00D43A89"/>
    <w:rsid w:val="00D43C00"/>
    <w:rsid w:val="00D43C44"/>
    <w:rsid w:val="00D43D3C"/>
    <w:rsid w:val="00D43E53"/>
    <w:rsid w:val="00D44830"/>
    <w:rsid w:val="00D4498A"/>
    <w:rsid w:val="00D44B17"/>
    <w:rsid w:val="00D44D51"/>
    <w:rsid w:val="00D451CB"/>
    <w:rsid w:val="00D455F9"/>
    <w:rsid w:val="00D45BE2"/>
    <w:rsid w:val="00D45C0C"/>
    <w:rsid w:val="00D46370"/>
    <w:rsid w:val="00D46536"/>
    <w:rsid w:val="00D4679F"/>
    <w:rsid w:val="00D46C41"/>
    <w:rsid w:val="00D47182"/>
    <w:rsid w:val="00D474A3"/>
    <w:rsid w:val="00D474C9"/>
    <w:rsid w:val="00D4756A"/>
    <w:rsid w:val="00D476AB"/>
    <w:rsid w:val="00D47A02"/>
    <w:rsid w:val="00D47C7B"/>
    <w:rsid w:val="00D5001E"/>
    <w:rsid w:val="00D5003F"/>
    <w:rsid w:val="00D50216"/>
    <w:rsid w:val="00D502C8"/>
    <w:rsid w:val="00D506A2"/>
    <w:rsid w:val="00D50847"/>
    <w:rsid w:val="00D50BCA"/>
    <w:rsid w:val="00D50C04"/>
    <w:rsid w:val="00D51538"/>
    <w:rsid w:val="00D51609"/>
    <w:rsid w:val="00D520FF"/>
    <w:rsid w:val="00D542B6"/>
    <w:rsid w:val="00D5431C"/>
    <w:rsid w:val="00D54FDC"/>
    <w:rsid w:val="00D55307"/>
    <w:rsid w:val="00D55575"/>
    <w:rsid w:val="00D5582E"/>
    <w:rsid w:val="00D558DE"/>
    <w:rsid w:val="00D55E91"/>
    <w:rsid w:val="00D56194"/>
    <w:rsid w:val="00D562FB"/>
    <w:rsid w:val="00D5652C"/>
    <w:rsid w:val="00D56ECB"/>
    <w:rsid w:val="00D578F5"/>
    <w:rsid w:val="00D57901"/>
    <w:rsid w:val="00D57CB2"/>
    <w:rsid w:val="00D600B5"/>
    <w:rsid w:val="00D602DB"/>
    <w:rsid w:val="00D60CA5"/>
    <w:rsid w:val="00D60D4D"/>
    <w:rsid w:val="00D61D1F"/>
    <w:rsid w:val="00D62533"/>
    <w:rsid w:val="00D62587"/>
    <w:rsid w:val="00D628BE"/>
    <w:rsid w:val="00D62A36"/>
    <w:rsid w:val="00D62C68"/>
    <w:rsid w:val="00D62D43"/>
    <w:rsid w:val="00D62EFE"/>
    <w:rsid w:val="00D63862"/>
    <w:rsid w:val="00D639FF"/>
    <w:rsid w:val="00D63FBC"/>
    <w:rsid w:val="00D642DA"/>
    <w:rsid w:val="00D642FD"/>
    <w:rsid w:val="00D64CB9"/>
    <w:rsid w:val="00D6539C"/>
    <w:rsid w:val="00D65BFC"/>
    <w:rsid w:val="00D65F0E"/>
    <w:rsid w:val="00D660C7"/>
    <w:rsid w:val="00D6660C"/>
    <w:rsid w:val="00D668C5"/>
    <w:rsid w:val="00D66CA8"/>
    <w:rsid w:val="00D675D1"/>
    <w:rsid w:val="00D70152"/>
    <w:rsid w:val="00D70464"/>
    <w:rsid w:val="00D7142F"/>
    <w:rsid w:val="00D7160D"/>
    <w:rsid w:val="00D71BEB"/>
    <w:rsid w:val="00D72117"/>
    <w:rsid w:val="00D727F8"/>
    <w:rsid w:val="00D7365B"/>
    <w:rsid w:val="00D7401C"/>
    <w:rsid w:val="00D74F74"/>
    <w:rsid w:val="00D750BB"/>
    <w:rsid w:val="00D75393"/>
    <w:rsid w:val="00D75409"/>
    <w:rsid w:val="00D76551"/>
    <w:rsid w:val="00D7682D"/>
    <w:rsid w:val="00D76A56"/>
    <w:rsid w:val="00D772F2"/>
    <w:rsid w:val="00D774E1"/>
    <w:rsid w:val="00D77788"/>
    <w:rsid w:val="00D800E3"/>
    <w:rsid w:val="00D80FF6"/>
    <w:rsid w:val="00D8105B"/>
    <w:rsid w:val="00D81391"/>
    <w:rsid w:val="00D813CE"/>
    <w:rsid w:val="00D816CA"/>
    <w:rsid w:val="00D817CC"/>
    <w:rsid w:val="00D82863"/>
    <w:rsid w:val="00D832C2"/>
    <w:rsid w:val="00D83E14"/>
    <w:rsid w:val="00D83FC0"/>
    <w:rsid w:val="00D848B8"/>
    <w:rsid w:val="00D84E4D"/>
    <w:rsid w:val="00D8519B"/>
    <w:rsid w:val="00D8524E"/>
    <w:rsid w:val="00D8536C"/>
    <w:rsid w:val="00D8582A"/>
    <w:rsid w:val="00D86095"/>
    <w:rsid w:val="00D86B80"/>
    <w:rsid w:val="00D87B31"/>
    <w:rsid w:val="00D901E2"/>
    <w:rsid w:val="00D90295"/>
    <w:rsid w:val="00D9055B"/>
    <w:rsid w:val="00D9097F"/>
    <w:rsid w:val="00D90E2C"/>
    <w:rsid w:val="00D91235"/>
    <w:rsid w:val="00D91261"/>
    <w:rsid w:val="00D9134D"/>
    <w:rsid w:val="00D92255"/>
    <w:rsid w:val="00D9256E"/>
    <w:rsid w:val="00D92A86"/>
    <w:rsid w:val="00D92D0C"/>
    <w:rsid w:val="00D92D3A"/>
    <w:rsid w:val="00D93797"/>
    <w:rsid w:val="00D93AA7"/>
    <w:rsid w:val="00D942CB"/>
    <w:rsid w:val="00D9437F"/>
    <w:rsid w:val="00D94E4F"/>
    <w:rsid w:val="00D952F0"/>
    <w:rsid w:val="00D958FA"/>
    <w:rsid w:val="00D9594B"/>
    <w:rsid w:val="00D964BD"/>
    <w:rsid w:val="00D9659A"/>
    <w:rsid w:val="00D9662D"/>
    <w:rsid w:val="00D96C50"/>
    <w:rsid w:val="00D972B1"/>
    <w:rsid w:val="00D97391"/>
    <w:rsid w:val="00D973D0"/>
    <w:rsid w:val="00D974C7"/>
    <w:rsid w:val="00D9761D"/>
    <w:rsid w:val="00D97CA3"/>
    <w:rsid w:val="00D97F85"/>
    <w:rsid w:val="00DA0504"/>
    <w:rsid w:val="00DA055F"/>
    <w:rsid w:val="00DA05ED"/>
    <w:rsid w:val="00DA084F"/>
    <w:rsid w:val="00DA0D70"/>
    <w:rsid w:val="00DA142D"/>
    <w:rsid w:val="00DA1A5C"/>
    <w:rsid w:val="00DA2548"/>
    <w:rsid w:val="00DA2A0E"/>
    <w:rsid w:val="00DA2D9D"/>
    <w:rsid w:val="00DA31FF"/>
    <w:rsid w:val="00DA3353"/>
    <w:rsid w:val="00DA3386"/>
    <w:rsid w:val="00DA359D"/>
    <w:rsid w:val="00DA367F"/>
    <w:rsid w:val="00DA4614"/>
    <w:rsid w:val="00DA5BA2"/>
    <w:rsid w:val="00DA5E9B"/>
    <w:rsid w:val="00DA601C"/>
    <w:rsid w:val="00DA6BE5"/>
    <w:rsid w:val="00DA6C40"/>
    <w:rsid w:val="00DA6CE0"/>
    <w:rsid w:val="00DA6DF6"/>
    <w:rsid w:val="00DA720E"/>
    <w:rsid w:val="00DA797B"/>
    <w:rsid w:val="00DA7E9D"/>
    <w:rsid w:val="00DA7F9D"/>
    <w:rsid w:val="00DB09EA"/>
    <w:rsid w:val="00DB0ED5"/>
    <w:rsid w:val="00DB1477"/>
    <w:rsid w:val="00DB1C11"/>
    <w:rsid w:val="00DB207F"/>
    <w:rsid w:val="00DB2189"/>
    <w:rsid w:val="00DB2590"/>
    <w:rsid w:val="00DB25AC"/>
    <w:rsid w:val="00DB38A8"/>
    <w:rsid w:val="00DB3B93"/>
    <w:rsid w:val="00DB49B6"/>
    <w:rsid w:val="00DB5259"/>
    <w:rsid w:val="00DB6076"/>
    <w:rsid w:val="00DB6335"/>
    <w:rsid w:val="00DB701F"/>
    <w:rsid w:val="00DB711D"/>
    <w:rsid w:val="00DB74D1"/>
    <w:rsid w:val="00DB7C11"/>
    <w:rsid w:val="00DC046B"/>
    <w:rsid w:val="00DC0A5C"/>
    <w:rsid w:val="00DC0B91"/>
    <w:rsid w:val="00DC0CE5"/>
    <w:rsid w:val="00DC10F3"/>
    <w:rsid w:val="00DC115E"/>
    <w:rsid w:val="00DC14ED"/>
    <w:rsid w:val="00DC246E"/>
    <w:rsid w:val="00DC264E"/>
    <w:rsid w:val="00DC28FD"/>
    <w:rsid w:val="00DC2CDF"/>
    <w:rsid w:val="00DC31A9"/>
    <w:rsid w:val="00DC3963"/>
    <w:rsid w:val="00DC3FDD"/>
    <w:rsid w:val="00DC45ED"/>
    <w:rsid w:val="00DC48A8"/>
    <w:rsid w:val="00DC4DFE"/>
    <w:rsid w:val="00DC4F48"/>
    <w:rsid w:val="00DC523C"/>
    <w:rsid w:val="00DC53B6"/>
    <w:rsid w:val="00DC5748"/>
    <w:rsid w:val="00DC59DB"/>
    <w:rsid w:val="00DC5C04"/>
    <w:rsid w:val="00DC5C39"/>
    <w:rsid w:val="00DC5F3F"/>
    <w:rsid w:val="00DC63C2"/>
    <w:rsid w:val="00DC6710"/>
    <w:rsid w:val="00DC6880"/>
    <w:rsid w:val="00DC6CEC"/>
    <w:rsid w:val="00DC72D7"/>
    <w:rsid w:val="00DD0B6D"/>
    <w:rsid w:val="00DD0DB8"/>
    <w:rsid w:val="00DD0EB9"/>
    <w:rsid w:val="00DD0F12"/>
    <w:rsid w:val="00DD1304"/>
    <w:rsid w:val="00DD175B"/>
    <w:rsid w:val="00DD23A6"/>
    <w:rsid w:val="00DD27E1"/>
    <w:rsid w:val="00DD2F27"/>
    <w:rsid w:val="00DD3C13"/>
    <w:rsid w:val="00DD438C"/>
    <w:rsid w:val="00DD45C2"/>
    <w:rsid w:val="00DD4A59"/>
    <w:rsid w:val="00DD5422"/>
    <w:rsid w:val="00DD54A6"/>
    <w:rsid w:val="00DD5636"/>
    <w:rsid w:val="00DD5A4A"/>
    <w:rsid w:val="00DD5F17"/>
    <w:rsid w:val="00DD633D"/>
    <w:rsid w:val="00DD6F49"/>
    <w:rsid w:val="00DD722F"/>
    <w:rsid w:val="00DD760F"/>
    <w:rsid w:val="00DD79F8"/>
    <w:rsid w:val="00DD7F46"/>
    <w:rsid w:val="00DE093F"/>
    <w:rsid w:val="00DE1296"/>
    <w:rsid w:val="00DE129A"/>
    <w:rsid w:val="00DE1A91"/>
    <w:rsid w:val="00DE1C69"/>
    <w:rsid w:val="00DE2460"/>
    <w:rsid w:val="00DE2703"/>
    <w:rsid w:val="00DE2C10"/>
    <w:rsid w:val="00DE2F5A"/>
    <w:rsid w:val="00DE31B2"/>
    <w:rsid w:val="00DE42CD"/>
    <w:rsid w:val="00DE4D0E"/>
    <w:rsid w:val="00DE4FFA"/>
    <w:rsid w:val="00DE530F"/>
    <w:rsid w:val="00DE5F7C"/>
    <w:rsid w:val="00DE63C9"/>
    <w:rsid w:val="00DE6698"/>
    <w:rsid w:val="00DE7902"/>
    <w:rsid w:val="00DE7CD9"/>
    <w:rsid w:val="00DF0AB6"/>
    <w:rsid w:val="00DF0F5E"/>
    <w:rsid w:val="00DF1177"/>
    <w:rsid w:val="00DF2A54"/>
    <w:rsid w:val="00DF2EEE"/>
    <w:rsid w:val="00DF31D6"/>
    <w:rsid w:val="00DF324C"/>
    <w:rsid w:val="00DF33EC"/>
    <w:rsid w:val="00DF3760"/>
    <w:rsid w:val="00DF37A4"/>
    <w:rsid w:val="00DF4121"/>
    <w:rsid w:val="00DF68C1"/>
    <w:rsid w:val="00DF7009"/>
    <w:rsid w:val="00DF7663"/>
    <w:rsid w:val="00DF776F"/>
    <w:rsid w:val="00DF77DE"/>
    <w:rsid w:val="00DF7C01"/>
    <w:rsid w:val="00DF7D2D"/>
    <w:rsid w:val="00E0046B"/>
    <w:rsid w:val="00E004BB"/>
    <w:rsid w:val="00E009EA"/>
    <w:rsid w:val="00E01916"/>
    <w:rsid w:val="00E01BB5"/>
    <w:rsid w:val="00E01C42"/>
    <w:rsid w:val="00E01CA0"/>
    <w:rsid w:val="00E02703"/>
    <w:rsid w:val="00E02A01"/>
    <w:rsid w:val="00E0311B"/>
    <w:rsid w:val="00E03479"/>
    <w:rsid w:val="00E03594"/>
    <w:rsid w:val="00E046DF"/>
    <w:rsid w:val="00E0482C"/>
    <w:rsid w:val="00E0515E"/>
    <w:rsid w:val="00E05245"/>
    <w:rsid w:val="00E052F5"/>
    <w:rsid w:val="00E05301"/>
    <w:rsid w:val="00E05633"/>
    <w:rsid w:val="00E05E2F"/>
    <w:rsid w:val="00E066BC"/>
    <w:rsid w:val="00E069F1"/>
    <w:rsid w:val="00E06DBF"/>
    <w:rsid w:val="00E072B6"/>
    <w:rsid w:val="00E07762"/>
    <w:rsid w:val="00E07A52"/>
    <w:rsid w:val="00E100DA"/>
    <w:rsid w:val="00E107B8"/>
    <w:rsid w:val="00E1205C"/>
    <w:rsid w:val="00E12074"/>
    <w:rsid w:val="00E1219B"/>
    <w:rsid w:val="00E135D9"/>
    <w:rsid w:val="00E1388B"/>
    <w:rsid w:val="00E13EB2"/>
    <w:rsid w:val="00E14796"/>
    <w:rsid w:val="00E149E9"/>
    <w:rsid w:val="00E157EE"/>
    <w:rsid w:val="00E1583A"/>
    <w:rsid w:val="00E16198"/>
    <w:rsid w:val="00E1620B"/>
    <w:rsid w:val="00E167DE"/>
    <w:rsid w:val="00E16A32"/>
    <w:rsid w:val="00E16B82"/>
    <w:rsid w:val="00E17169"/>
    <w:rsid w:val="00E17880"/>
    <w:rsid w:val="00E17A9D"/>
    <w:rsid w:val="00E17B89"/>
    <w:rsid w:val="00E209FF"/>
    <w:rsid w:val="00E20E12"/>
    <w:rsid w:val="00E216F9"/>
    <w:rsid w:val="00E21A54"/>
    <w:rsid w:val="00E22255"/>
    <w:rsid w:val="00E22929"/>
    <w:rsid w:val="00E23B27"/>
    <w:rsid w:val="00E2441A"/>
    <w:rsid w:val="00E2463D"/>
    <w:rsid w:val="00E2493B"/>
    <w:rsid w:val="00E249CB"/>
    <w:rsid w:val="00E25E6D"/>
    <w:rsid w:val="00E272A6"/>
    <w:rsid w:val="00E27392"/>
    <w:rsid w:val="00E3058B"/>
    <w:rsid w:val="00E30778"/>
    <w:rsid w:val="00E3086C"/>
    <w:rsid w:val="00E310C5"/>
    <w:rsid w:val="00E31558"/>
    <w:rsid w:val="00E31AE7"/>
    <w:rsid w:val="00E3272F"/>
    <w:rsid w:val="00E338C8"/>
    <w:rsid w:val="00E33F55"/>
    <w:rsid w:val="00E33FDC"/>
    <w:rsid w:val="00E340A5"/>
    <w:rsid w:val="00E340E3"/>
    <w:rsid w:val="00E342EF"/>
    <w:rsid w:val="00E347B9"/>
    <w:rsid w:val="00E3494F"/>
    <w:rsid w:val="00E34EBC"/>
    <w:rsid w:val="00E35431"/>
    <w:rsid w:val="00E36FDF"/>
    <w:rsid w:val="00E37049"/>
    <w:rsid w:val="00E37365"/>
    <w:rsid w:val="00E40277"/>
    <w:rsid w:val="00E40D75"/>
    <w:rsid w:val="00E41157"/>
    <w:rsid w:val="00E4133F"/>
    <w:rsid w:val="00E414D4"/>
    <w:rsid w:val="00E4166E"/>
    <w:rsid w:val="00E4199B"/>
    <w:rsid w:val="00E41D6A"/>
    <w:rsid w:val="00E41F31"/>
    <w:rsid w:val="00E42548"/>
    <w:rsid w:val="00E42644"/>
    <w:rsid w:val="00E42D84"/>
    <w:rsid w:val="00E42D9F"/>
    <w:rsid w:val="00E430BE"/>
    <w:rsid w:val="00E43197"/>
    <w:rsid w:val="00E4376C"/>
    <w:rsid w:val="00E43D03"/>
    <w:rsid w:val="00E449C7"/>
    <w:rsid w:val="00E44F5B"/>
    <w:rsid w:val="00E45FF4"/>
    <w:rsid w:val="00E4606C"/>
    <w:rsid w:val="00E460D2"/>
    <w:rsid w:val="00E463C1"/>
    <w:rsid w:val="00E468C7"/>
    <w:rsid w:val="00E46F7D"/>
    <w:rsid w:val="00E47184"/>
    <w:rsid w:val="00E473FF"/>
    <w:rsid w:val="00E4781B"/>
    <w:rsid w:val="00E479BD"/>
    <w:rsid w:val="00E47A65"/>
    <w:rsid w:val="00E47ADA"/>
    <w:rsid w:val="00E502F1"/>
    <w:rsid w:val="00E50436"/>
    <w:rsid w:val="00E50946"/>
    <w:rsid w:val="00E51128"/>
    <w:rsid w:val="00E51D37"/>
    <w:rsid w:val="00E5224D"/>
    <w:rsid w:val="00E52332"/>
    <w:rsid w:val="00E523DC"/>
    <w:rsid w:val="00E52426"/>
    <w:rsid w:val="00E52473"/>
    <w:rsid w:val="00E5285B"/>
    <w:rsid w:val="00E52972"/>
    <w:rsid w:val="00E535F1"/>
    <w:rsid w:val="00E53676"/>
    <w:rsid w:val="00E538FB"/>
    <w:rsid w:val="00E53A79"/>
    <w:rsid w:val="00E53C65"/>
    <w:rsid w:val="00E53E71"/>
    <w:rsid w:val="00E5452C"/>
    <w:rsid w:val="00E5459B"/>
    <w:rsid w:val="00E54D15"/>
    <w:rsid w:val="00E54D54"/>
    <w:rsid w:val="00E54EBB"/>
    <w:rsid w:val="00E54ECC"/>
    <w:rsid w:val="00E55A25"/>
    <w:rsid w:val="00E55C17"/>
    <w:rsid w:val="00E5729D"/>
    <w:rsid w:val="00E57FF6"/>
    <w:rsid w:val="00E60397"/>
    <w:rsid w:val="00E603C2"/>
    <w:rsid w:val="00E60557"/>
    <w:rsid w:val="00E608C4"/>
    <w:rsid w:val="00E609EF"/>
    <w:rsid w:val="00E6162C"/>
    <w:rsid w:val="00E6163A"/>
    <w:rsid w:val="00E61D93"/>
    <w:rsid w:val="00E621F2"/>
    <w:rsid w:val="00E62318"/>
    <w:rsid w:val="00E62502"/>
    <w:rsid w:val="00E625CC"/>
    <w:rsid w:val="00E6285F"/>
    <w:rsid w:val="00E62BC1"/>
    <w:rsid w:val="00E62F52"/>
    <w:rsid w:val="00E635E9"/>
    <w:rsid w:val="00E6361B"/>
    <w:rsid w:val="00E63A71"/>
    <w:rsid w:val="00E640A5"/>
    <w:rsid w:val="00E640F3"/>
    <w:rsid w:val="00E641DB"/>
    <w:rsid w:val="00E64B21"/>
    <w:rsid w:val="00E6533D"/>
    <w:rsid w:val="00E65B7D"/>
    <w:rsid w:val="00E66132"/>
    <w:rsid w:val="00E66345"/>
    <w:rsid w:val="00E66471"/>
    <w:rsid w:val="00E66A3A"/>
    <w:rsid w:val="00E66ACF"/>
    <w:rsid w:val="00E67A7A"/>
    <w:rsid w:val="00E67BC0"/>
    <w:rsid w:val="00E70067"/>
    <w:rsid w:val="00E70A07"/>
    <w:rsid w:val="00E70D14"/>
    <w:rsid w:val="00E7109B"/>
    <w:rsid w:val="00E71A23"/>
    <w:rsid w:val="00E71F41"/>
    <w:rsid w:val="00E72A68"/>
    <w:rsid w:val="00E72DDE"/>
    <w:rsid w:val="00E73066"/>
    <w:rsid w:val="00E732FD"/>
    <w:rsid w:val="00E73447"/>
    <w:rsid w:val="00E73AA3"/>
    <w:rsid w:val="00E73B6A"/>
    <w:rsid w:val="00E74FE2"/>
    <w:rsid w:val="00E75316"/>
    <w:rsid w:val="00E75BDD"/>
    <w:rsid w:val="00E764EB"/>
    <w:rsid w:val="00E76D40"/>
    <w:rsid w:val="00E76E34"/>
    <w:rsid w:val="00E771E5"/>
    <w:rsid w:val="00E7787F"/>
    <w:rsid w:val="00E80843"/>
    <w:rsid w:val="00E80CB5"/>
    <w:rsid w:val="00E830C6"/>
    <w:rsid w:val="00E838BA"/>
    <w:rsid w:val="00E8482F"/>
    <w:rsid w:val="00E849E4"/>
    <w:rsid w:val="00E84C92"/>
    <w:rsid w:val="00E8505E"/>
    <w:rsid w:val="00E850C4"/>
    <w:rsid w:val="00E851F5"/>
    <w:rsid w:val="00E85547"/>
    <w:rsid w:val="00E863E3"/>
    <w:rsid w:val="00E86FD3"/>
    <w:rsid w:val="00E872A4"/>
    <w:rsid w:val="00E87906"/>
    <w:rsid w:val="00E906C3"/>
    <w:rsid w:val="00E90850"/>
    <w:rsid w:val="00E90BFB"/>
    <w:rsid w:val="00E90F23"/>
    <w:rsid w:val="00E91264"/>
    <w:rsid w:val="00E91384"/>
    <w:rsid w:val="00E91AFE"/>
    <w:rsid w:val="00E91D73"/>
    <w:rsid w:val="00E92CCD"/>
    <w:rsid w:val="00E93701"/>
    <w:rsid w:val="00E9449A"/>
    <w:rsid w:val="00E94830"/>
    <w:rsid w:val="00E94C67"/>
    <w:rsid w:val="00E951DF"/>
    <w:rsid w:val="00E952B5"/>
    <w:rsid w:val="00E95765"/>
    <w:rsid w:val="00E9579D"/>
    <w:rsid w:val="00E957F1"/>
    <w:rsid w:val="00E959B8"/>
    <w:rsid w:val="00E96042"/>
    <w:rsid w:val="00E969AA"/>
    <w:rsid w:val="00E96CAA"/>
    <w:rsid w:val="00E97F33"/>
    <w:rsid w:val="00EA0C94"/>
    <w:rsid w:val="00EA1011"/>
    <w:rsid w:val="00EA107E"/>
    <w:rsid w:val="00EA24F6"/>
    <w:rsid w:val="00EA2DC6"/>
    <w:rsid w:val="00EA30C0"/>
    <w:rsid w:val="00EA434E"/>
    <w:rsid w:val="00EA448E"/>
    <w:rsid w:val="00EA548A"/>
    <w:rsid w:val="00EA5BFA"/>
    <w:rsid w:val="00EA5F94"/>
    <w:rsid w:val="00EA63FD"/>
    <w:rsid w:val="00EA66CD"/>
    <w:rsid w:val="00EA6AAC"/>
    <w:rsid w:val="00EA6BD1"/>
    <w:rsid w:val="00EA7063"/>
    <w:rsid w:val="00EA711A"/>
    <w:rsid w:val="00EA7E47"/>
    <w:rsid w:val="00EB0BE6"/>
    <w:rsid w:val="00EB0EB0"/>
    <w:rsid w:val="00EB0FA6"/>
    <w:rsid w:val="00EB18EF"/>
    <w:rsid w:val="00EB1DE3"/>
    <w:rsid w:val="00EB2146"/>
    <w:rsid w:val="00EB2451"/>
    <w:rsid w:val="00EB2851"/>
    <w:rsid w:val="00EB2F88"/>
    <w:rsid w:val="00EB3295"/>
    <w:rsid w:val="00EB32C0"/>
    <w:rsid w:val="00EB33BF"/>
    <w:rsid w:val="00EB3F84"/>
    <w:rsid w:val="00EB4E97"/>
    <w:rsid w:val="00EB51D3"/>
    <w:rsid w:val="00EB5500"/>
    <w:rsid w:val="00EB5838"/>
    <w:rsid w:val="00EB6748"/>
    <w:rsid w:val="00EB794A"/>
    <w:rsid w:val="00EB7CFC"/>
    <w:rsid w:val="00EC04B6"/>
    <w:rsid w:val="00EC05D7"/>
    <w:rsid w:val="00EC07A6"/>
    <w:rsid w:val="00EC07BB"/>
    <w:rsid w:val="00EC0BF6"/>
    <w:rsid w:val="00EC16E8"/>
    <w:rsid w:val="00EC19B8"/>
    <w:rsid w:val="00EC1E2C"/>
    <w:rsid w:val="00EC1F5C"/>
    <w:rsid w:val="00EC2010"/>
    <w:rsid w:val="00EC20E8"/>
    <w:rsid w:val="00EC22BC"/>
    <w:rsid w:val="00EC27EB"/>
    <w:rsid w:val="00EC3A33"/>
    <w:rsid w:val="00EC3F1D"/>
    <w:rsid w:val="00EC4140"/>
    <w:rsid w:val="00EC46D0"/>
    <w:rsid w:val="00EC48DE"/>
    <w:rsid w:val="00EC4A4E"/>
    <w:rsid w:val="00EC4C16"/>
    <w:rsid w:val="00EC4D6B"/>
    <w:rsid w:val="00EC6AFF"/>
    <w:rsid w:val="00EC757B"/>
    <w:rsid w:val="00EC790B"/>
    <w:rsid w:val="00EC7BA7"/>
    <w:rsid w:val="00ED0969"/>
    <w:rsid w:val="00ED122D"/>
    <w:rsid w:val="00ED2112"/>
    <w:rsid w:val="00ED2E0A"/>
    <w:rsid w:val="00ED388A"/>
    <w:rsid w:val="00ED3898"/>
    <w:rsid w:val="00ED3B6A"/>
    <w:rsid w:val="00ED3C7A"/>
    <w:rsid w:val="00ED3DFE"/>
    <w:rsid w:val="00ED463F"/>
    <w:rsid w:val="00ED47E8"/>
    <w:rsid w:val="00ED4871"/>
    <w:rsid w:val="00ED489B"/>
    <w:rsid w:val="00ED48DE"/>
    <w:rsid w:val="00ED4900"/>
    <w:rsid w:val="00ED4F88"/>
    <w:rsid w:val="00ED5391"/>
    <w:rsid w:val="00ED5533"/>
    <w:rsid w:val="00ED598F"/>
    <w:rsid w:val="00ED5AFF"/>
    <w:rsid w:val="00ED5DB1"/>
    <w:rsid w:val="00ED61E7"/>
    <w:rsid w:val="00ED62BF"/>
    <w:rsid w:val="00ED659A"/>
    <w:rsid w:val="00ED6B0F"/>
    <w:rsid w:val="00ED7428"/>
    <w:rsid w:val="00ED7F41"/>
    <w:rsid w:val="00ED7F4D"/>
    <w:rsid w:val="00EE0DC0"/>
    <w:rsid w:val="00EE0E18"/>
    <w:rsid w:val="00EE11F8"/>
    <w:rsid w:val="00EE169E"/>
    <w:rsid w:val="00EE18A9"/>
    <w:rsid w:val="00EE243C"/>
    <w:rsid w:val="00EE25BF"/>
    <w:rsid w:val="00EE2DC3"/>
    <w:rsid w:val="00EE2E79"/>
    <w:rsid w:val="00EE2EC5"/>
    <w:rsid w:val="00EE39D8"/>
    <w:rsid w:val="00EE3DD9"/>
    <w:rsid w:val="00EE5333"/>
    <w:rsid w:val="00EE55EE"/>
    <w:rsid w:val="00EE5B81"/>
    <w:rsid w:val="00EE5CDA"/>
    <w:rsid w:val="00EE6BBA"/>
    <w:rsid w:val="00EE6FF3"/>
    <w:rsid w:val="00EF0006"/>
    <w:rsid w:val="00EF0094"/>
    <w:rsid w:val="00EF02E7"/>
    <w:rsid w:val="00EF055A"/>
    <w:rsid w:val="00EF0CA3"/>
    <w:rsid w:val="00EF0F99"/>
    <w:rsid w:val="00EF1A78"/>
    <w:rsid w:val="00EF1EFE"/>
    <w:rsid w:val="00EF27B2"/>
    <w:rsid w:val="00EF2869"/>
    <w:rsid w:val="00EF2A64"/>
    <w:rsid w:val="00EF2AD3"/>
    <w:rsid w:val="00EF53C0"/>
    <w:rsid w:val="00EF5650"/>
    <w:rsid w:val="00EF56A2"/>
    <w:rsid w:val="00EF5A6E"/>
    <w:rsid w:val="00EF5E04"/>
    <w:rsid w:val="00EF615E"/>
    <w:rsid w:val="00EF6479"/>
    <w:rsid w:val="00EF7053"/>
    <w:rsid w:val="00EF713B"/>
    <w:rsid w:val="00F0108F"/>
    <w:rsid w:val="00F011AA"/>
    <w:rsid w:val="00F0151B"/>
    <w:rsid w:val="00F01A97"/>
    <w:rsid w:val="00F0203A"/>
    <w:rsid w:val="00F02163"/>
    <w:rsid w:val="00F022B4"/>
    <w:rsid w:val="00F03FF1"/>
    <w:rsid w:val="00F04318"/>
    <w:rsid w:val="00F04AEA"/>
    <w:rsid w:val="00F04AED"/>
    <w:rsid w:val="00F04B32"/>
    <w:rsid w:val="00F04C08"/>
    <w:rsid w:val="00F055D5"/>
    <w:rsid w:val="00F057C0"/>
    <w:rsid w:val="00F05FE0"/>
    <w:rsid w:val="00F065E4"/>
    <w:rsid w:val="00F0672B"/>
    <w:rsid w:val="00F06C1E"/>
    <w:rsid w:val="00F07948"/>
    <w:rsid w:val="00F07A7B"/>
    <w:rsid w:val="00F102E8"/>
    <w:rsid w:val="00F10B52"/>
    <w:rsid w:val="00F11550"/>
    <w:rsid w:val="00F11B2B"/>
    <w:rsid w:val="00F12846"/>
    <w:rsid w:val="00F128FF"/>
    <w:rsid w:val="00F135EB"/>
    <w:rsid w:val="00F138A7"/>
    <w:rsid w:val="00F14374"/>
    <w:rsid w:val="00F14DD3"/>
    <w:rsid w:val="00F15CD6"/>
    <w:rsid w:val="00F166FD"/>
    <w:rsid w:val="00F16835"/>
    <w:rsid w:val="00F16A01"/>
    <w:rsid w:val="00F171B2"/>
    <w:rsid w:val="00F17664"/>
    <w:rsid w:val="00F17ED3"/>
    <w:rsid w:val="00F17FA2"/>
    <w:rsid w:val="00F210B1"/>
    <w:rsid w:val="00F211F7"/>
    <w:rsid w:val="00F21702"/>
    <w:rsid w:val="00F21CB4"/>
    <w:rsid w:val="00F22528"/>
    <w:rsid w:val="00F22598"/>
    <w:rsid w:val="00F22DAF"/>
    <w:rsid w:val="00F23879"/>
    <w:rsid w:val="00F23CE9"/>
    <w:rsid w:val="00F23D01"/>
    <w:rsid w:val="00F243EA"/>
    <w:rsid w:val="00F24CD7"/>
    <w:rsid w:val="00F250A4"/>
    <w:rsid w:val="00F25534"/>
    <w:rsid w:val="00F26009"/>
    <w:rsid w:val="00F2620B"/>
    <w:rsid w:val="00F26A29"/>
    <w:rsid w:val="00F26B51"/>
    <w:rsid w:val="00F26E7A"/>
    <w:rsid w:val="00F2719C"/>
    <w:rsid w:val="00F27ED0"/>
    <w:rsid w:val="00F3001E"/>
    <w:rsid w:val="00F30120"/>
    <w:rsid w:val="00F3036A"/>
    <w:rsid w:val="00F30635"/>
    <w:rsid w:val="00F30DFC"/>
    <w:rsid w:val="00F3154C"/>
    <w:rsid w:val="00F3159E"/>
    <w:rsid w:val="00F31F95"/>
    <w:rsid w:val="00F31FAE"/>
    <w:rsid w:val="00F32BF9"/>
    <w:rsid w:val="00F32DAD"/>
    <w:rsid w:val="00F32DCF"/>
    <w:rsid w:val="00F32EC5"/>
    <w:rsid w:val="00F32FA5"/>
    <w:rsid w:val="00F330BB"/>
    <w:rsid w:val="00F34152"/>
    <w:rsid w:val="00F34601"/>
    <w:rsid w:val="00F34C63"/>
    <w:rsid w:val="00F34EE4"/>
    <w:rsid w:val="00F35E5D"/>
    <w:rsid w:val="00F36495"/>
    <w:rsid w:val="00F364F2"/>
    <w:rsid w:val="00F36C53"/>
    <w:rsid w:val="00F372CB"/>
    <w:rsid w:val="00F374AE"/>
    <w:rsid w:val="00F37BD2"/>
    <w:rsid w:val="00F40275"/>
    <w:rsid w:val="00F40550"/>
    <w:rsid w:val="00F414E7"/>
    <w:rsid w:val="00F4154E"/>
    <w:rsid w:val="00F4195B"/>
    <w:rsid w:val="00F41E85"/>
    <w:rsid w:val="00F42995"/>
    <w:rsid w:val="00F42C0A"/>
    <w:rsid w:val="00F436C8"/>
    <w:rsid w:val="00F43A7F"/>
    <w:rsid w:val="00F43BD4"/>
    <w:rsid w:val="00F43DE8"/>
    <w:rsid w:val="00F44858"/>
    <w:rsid w:val="00F44971"/>
    <w:rsid w:val="00F45828"/>
    <w:rsid w:val="00F458EF"/>
    <w:rsid w:val="00F45E95"/>
    <w:rsid w:val="00F4604F"/>
    <w:rsid w:val="00F46171"/>
    <w:rsid w:val="00F46470"/>
    <w:rsid w:val="00F4655A"/>
    <w:rsid w:val="00F46F7C"/>
    <w:rsid w:val="00F47388"/>
    <w:rsid w:val="00F474CC"/>
    <w:rsid w:val="00F4798A"/>
    <w:rsid w:val="00F47E7E"/>
    <w:rsid w:val="00F5022F"/>
    <w:rsid w:val="00F504B4"/>
    <w:rsid w:val="00F517A9"/>
    <w:rsid w:val="00F526D4"/>
    <w:rsid w:val="00F5321A"/>
    <w:rsid w:val="00F5362C"/>
    <w:rsid w:val="00F53A03"/>
    <w:rsid w:val="00F53C18"/>
    <w:rsid w:val="00F53EBA"/>
    <w:rsid w:val="00F546A8"/>
    <w:rsid w:val="00F553EA"/>
    <w:rsid w:val="00F555C0"/>
    <w:rsid w:val="00F55777"/>
    <w:rsid w:val="00F55D24"/>
    <w:rsid w:val="00F578B1"/>
    <w:rsid w:val="00F600C5"/>
    <w:rsid w:val="00F6024D"/>
    <w:rsid w:val="00F6057F"/>
    <w:rsid w:val="00F6064A"/>
    <w:rsid w:val="00F618E4"/>
    <w:rsid w:val="00F6200E"/>
    <w:rsid w:val="00F63425"/>
    <w:rsid w:val="00F63849"/>
    <w:rsid w:val="00F63E0D"/>
    <w:rsid w:val="00F646D3"/>
    <w:rsid w:val="00F650D0"/>
    <w:rsid w:val="00F65A57"/>
    <w:rsid w:val="00F65C7D"/>
    <w:rsid w:val="00F65CFF"/>
    <w:rsid w:val="00F66567"/>
    <w:rsid w:val="00F665D8"/>
    <w:rsid w:val="00F66B24"/>
    <w:rsid w:val="00F66BF4"/>
    <w:rsid w:val="00F66D25"/>
    <w:rsid w:val="00F67F36"/>
    <w:rsid w:val="00F70220"/>
    <w:rsid w:val="00F70A8D"/>
    <w:rsid w:val="00F711D8"/>
    <w:rsid w:val="00F712E3"/>
    <w:rsid w:val="00F719B4"/>
    <w:rsid w:val="00F71B61"/>
    <w:rsid w:val="00F7228C"/>
    <w:rsid w:val="00F72624"/>
    <w:rsid w:val="00F73231"/>
    <w:rsid w:val="00F73364"/>
    <w:rsid w:val="00F73C8F"/>
    <w:rsid w:val="00F7460D"/>
    <w:rsid w:val="00F7549A"/>
    <w:rsid w:val="00F75B4E"/>
    <w:rsid w:val="00F75C34"/>
    <w:rsid w:val="00F75DDF"/>
    <w:rsid w:val="00F76434"/>
    <w:rsid w:val="00F76788"/>
    <w:rsid w:val="00F76CEB"/>
    <w:rsid w:val="00F7744D"/>
    <w:rsid w:val="00F777B4"/>
    <w:rsid w:val="00F77B4C"/>
    <w:rsid w:val="00F807C5"/>
    <w:rsid w:val="00F80983"/>
    <w:rsid w:val="00F82744"/>
    <w:rsid w:val="00F829F6"/>
    <w:rsid w:val="00F82B27"/>
    <w:rsid w:val="00F831F3"/>
    <w:rsid w:val="00F83278"/>
    <w:rsid w:val="00F838E9"/>
    <w:rsid w:val="00F83C3A"/>
    <w:rsid w:val="00F84662"/>
    <w:rsid w:val="00F84866"/>
    <w:rsid w:val="00F848F0"/>
    <w:rsid w:val="00F854D8"/>
    <w:rsid w:val="00F85730"/>
    <w:rsid w:val="00F85BC4"/>
    <w:rsid w:val="00F85EA8"/>
    <w:rsid w:val="00F86535"/>
    <w:rsid w:val="00F868AC"/>
    <w:rsid w:val="00F86983"/>
    <w:rsid w:val="00F87333"/>
    <w:rsid w:val="00F87449"/>
    <w:rsid w:val="00F87E36"/>
    <w:rsid w:val="00F9030E"/>
    <w:rsid w:val="00F90775"/>
    <w:rsid w:val="00F90C59"/>
    <w:rsid w:val="00F9202F"/>
    <w:rsid w:val="00F924A4"/>
    <w:rsid w:val="00F92629"/>
    <w:rsid w:val="00F9298D"/>
    <w:rsid w:val="00F92E7B"/>
    <w:rsid w:val="00F93424"/>
    <w:rsid w:val="00F93BC6"/>
    <w:rsid w:val="00F94027"/>
    <w:rsid w:val="00F94487"/>
    <w:rsid w:val="00F94A8B"/>
    <w:rsid w:val="00F95101"/>
    <w:rsid w:val="00F954BC"/>
    <w:rsid w:val="00F9576B"/>
    <w:rsid w:val="00F95B12"/>
    <w:rsid w:val="00F96183"/>
    <w:rsid w:val="00F9624D"/>
    <w:rsid w:val="00F965A8"/>
    <w:rsid w:val="00F966A1"/>
    <w:rsid w:val="00F967C7"/>
    <w:rsid w:val="00F96E3C"/>
    <w:rsid w:val="00F978C8"/>
    <w:rsid w:val="00F97DC9"/>
    <w:rsid w:val="00FA0624"/>
    <w:rsid w:val="00FA085D"/>
    <w:rsid w:val="00FA0AC1"/>
    <w:rsid w:val="00FA2C01"/>
    <w:rsid w:val="00FA33A1"/>
    <w:rsid w:val="00FA34E9"/>
    <w:rsid w:val="00FA34EB"/>
    <w:rsid w:val="00FA46D3"/>
    <w:rsid w:val="00FA4C9F"/>
    <w:rsid w:val="00FA4E2E"/>
    <w:rsid w:val="00FA5378"/>
    <w:rsid w:val="00FA5423"/>
    <w:rsid w:val="00FA5964"/>
    <w:rsid w:val="00FA634E"/>
    <w:rsid w:val="00FA635D"/>
    <w:rsid w:val="00FA692E"/>
    <w:rsid w:val="00FA7439"/>
    <w:rsid w:val="00FA76A0"/>
    <w:rsid w:val="00FA7944"/>
    <w:rsid w:val="00FB01D0"/>
    <w:rsid w:val="00FB0B79"/>
    <w:rsid w:val="00FB1333"/>
    <w:rsid w:val="00FB17B3"/>
    <w:rsid w:val="00FB1934"/>
    <w:rsid w:val="00FB1B4C"/>
    <w:rsid w:val="00FB287E"/>
    <w:rsid w:val="00FB2E88"/>
    <w:rsid w:val="00FB3554"/>
    <w:rsid w:val="00FB3D9B"/>
    <w:rsid w:val="00FB3EBF"/>
    <w:rsid w:val="00FB3F9C"/>
    <w:rsid w:val="00FB4351"/>
    <w:rsid w:val="00FB4646"/>
    <w:rsid w:val="00FB493B"/>
    <w:rsid w:val="00FB4DB3"/>
    <w:rsid w:val="00FB522F"/>
    <w:rsid w:val="00FB5D2C"/>
    <w:rsid w:val="00FB5D82"/>
    <w:rsid w:val="00FB5DC7"/>
    <w:rsid w:val="00FB61DE"/>
    <w:rsid w:val="00FB621E"/>
    <w:rsid w:val="00FB6E7D"/>
    <w:rsid w:val="00FB7541"/>
    <w:rsid w:val="00FC00B3"/>
    <w:rsid w:val="00FC023A"/>
    <w:rsid w:val="00FC05D0"/>
    <w:rsid w:val="00FC11D8"/>
    <w:rsid w:val="00FC13EB"/>
    <w:rsid w:val="00FC1446"/>
    <w:rsid w:val="00FC1547"/>
    <w:rsid w:val="00FC20DF"/>
    <w:rsid w:val="00FC34E9"/>
    <w:rsid w:val="00FC3747"/>
    <w:rsid w:val="00FC37A7"/>
    <w:rsid w:val="00FC41F1"/>
    <w:rsid w:val="00FC45E2"/>
    <w:rsid w:val="00FC47B1"/>
    <w:rsid w:val="00FC4CD0"/>
    <w:rsid w:val="00FC4D87"/>
    <w:rsid w:val="00FC4E40"/>
    <w:rsid w:val="00FC531C"/>
    <w:rsid w:val="00FC54D1"/>
    <w:rsid w:val="00FC59E1"/>
    <w:rsid w:val="00FC5BBF"/>
    <w:rsid w:val="00FC6127"/>
    <w:rsid w:val="00FC63B9"/>
    <w:rsid w:val="00FC63EE"/>
    <w:rsid w:val="00FC6510"/>
    <w:rsid w:val="00FC69BD"/>
    <w:rsid w:val="00FC6A5F"/>
    <w:rsid w:val="00FC738D"/>
    <w:rsid w:val="00FD00F5"/>
    <w:rsid w:val="00FD070F"/>
    <w:rsid w:val="00FD0ABB"/>
    <w:rsid w:val="00FD0B70"/>
    <w:rsid w:val="00FD0DE6"/>
    <w:rsid w:val="00FD1066"/>
    <w:rsid w:val="00FD163F"/>
    <w:rsid w:val="00FD1946"/>
    <w:rsid w:val="00FD196A"/>
    <w:rsid w:val="00FD1E92"/>
    <w:rsid w:val="00FD2226"/>
    <w:rsid w:val="00FD2613"/>
    <w:rsid w:val="00FD2D48"/>
    <w:rsid w:val="00FD33D3"/>
    <w:rsid w:val="00FD3BF8"/>
    <w:rsid w:val="00FD3D86"/>
    <w:rsid w:val="00FD4145"/>
    <w:rsid w:val="00FD477D"/>
    <w:rsid w:val="00FD561D"/>
    <w:rsid w:val="00FD595C"/>
    <w:rsid w:val="00FD635A"/>
    <w:rsid w:val="00FD6458"/>
    <w:rsid w:val="00FD69C0"/>
    <w:rsid w:val="00FD6BB4"/>
    <w:rsid w:val="00FD7112"/>
    <w:rsid w:val="00FD785B"/>
    <w:rsid w:val="00FD7AF4"/>
    <w:rsid w:val="00FE0324"/>
    <w:rsid w:val="00FE0578"/>
    <w:rsid w:val="00FE0708"/>
    <w:rsid w:val="00FE0760"/>
    <w:rsid w:val="00FE0E10"/>
    <w:rsid w:val="00FE1A9A"/>
    <w:rsid w:val="00FE1EA9"/>
    <w:rsid w:val="00FE2165"/>
    <w:rsid w:val="00FE2242"/>
    <w:rsid w:val="00FE2887"/>
    <w:rsid w:val="00FE2CDF"/>
    <w:rsid w:val="00FE330A"/>
    <w:rsid w:val="00FE3697"/>
    <w:rsid w:val="00FE3F68"/>
    <w:rsid w:val="00FE48E8"/>
    <w:rsid w:val="00FE4EA3"/>
    <w:rsid w:val="00FE676D"/>
    <w:rsid w:val="00FE7930"/>
    <w:rsid w:val="00FF0239"/>
    <w:rsid w:val="00FF025C"/>
    <w:rsid w:val="00FF0501"/>
    <w:rsid w:val="00FF0AE3"/>
    <w:rsid w:val="00FF0AEE"/>
    <w:rsid w:val="00FF0FCB"/>
    <w:rsid w:val="00FF12C4"/>
    <w:rsid w:val="00FF22E6"/>
    <w:rsid w:val="00FF2BB7"/>
    <w:rsid w:val="00FF2BCC"/>
    <w:rsid w:val="00FF2DD6"/>
    <w:rsid w:val="00FF3EC9"/>
    <w:rsid w:val="00FF474B"/>
    <w:rsid w:val="00FF5EA8"/>
    <w:rsid w:val="00FF75E6"/>
    <w:rsid w:val="00FF77D6"/>
    <w:rsid w:val="00FF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6EB7A9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1D7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231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1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31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069"/>
    <w:pPr>
      <w:ind w:firstLineChars="200" w:firstLine="420"/>
    </w:pPr>
  </w:style>
  <w:style w:type="character" w:styleId="CommentReference">
    <w:name w:val="annotation reference"/>
    <w:basedOn w:val="DefaultParagraphFont"/>
    <w:uiPriority w:val="99"/>
    <w:semiHidden/>
    <w:unhideWhenUsed/>
    <w:rsid w:val="009730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7306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7306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306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3069"/>
    <w:rPr>
      <w:sz w:val="16"/>
      <w:szCs w:val="16"/>
    </w:rPr>
  </w:style>
  <w:style w:type="table" w:styleId="TableGrid">
    <w:name w:val="Table Grid"/>
    <w:basedOn w:val="TableNormal"/>
    <w:uiPriority w:val="59"/>
    <w:rsid w:val="009730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B54C45"/>
    <w:pPr>
      <w:tabs>
        <w:tab w:val="center" w:pos="4160"/>
        <w:tab w:val="right" w:pos="8300"/>
      </w:tabs>
      <w:spacing w:afterLines="50"/>
      <w:ind w:firstLineChars="100" w:firstLine="240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B54C45"/>
    <w:rPr>
      <w:rFonts w:ascii="Times New Roman" w:hAnsi="Times New Roman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2459"/>
    <w:pPr>
      <w:jc w:val="left"/>
    </w:pPr>
    <w:rPr>
      <w:b/>
      <w:bCs/>
      <w:sz w:val="21"/>
      <w:szCs w:val="22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2459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0A5C22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paragraph" w:customStyle="1" w:styleId="Acknowledgements">
    <w:name w:val="Acknowledgements"/>
    <w:basedOn w:val="Normal"/>
    <w:next w:val="Normal"/>
    <w:rsid w:val="0042485B"/>
    <w:pPr>
      <w:widowControl/>
      <w:tabs>
        <w:tab w:val="right" w:pos="360"/>
        <w:tab w:val="right" w:pos="720"/>
        <w:tab w:val="center" w:pos="4320"/>
        <w:tab w:val="right" w:pos="9072"/>
      </w:tabs>
      <w:spacing w:before="120" w:line="360" w:lineRule="auto"/>
      <w:ind w:firstLine="360"/>
    </w:pPr>
    <w:rPr>
      <w:rFonts w:ascii="Times New Roman" w:eastAsia="PMingLiU" w:hAnsi="Times New Roman" w:cs="Times New Roman"/>
      <w:kern w:val="0"/>
      <w:sz w:val="22"/>
      <w:szCs w:val="20"/>
      <w:lang w:val="en-GB" w:eastAsia="en-GB"/>
    </w:rPr>
  </w:style>
  <w:style w:type="paragraph" w:customStyle="1" w:styleId="reference">
    <w:name w:val="reference"/>
    <w:basedOn w:val="Normal"/>
    <w:rsid w:val="0042485B"/>
    <w:pPr>
      <w:autoSpaceDE w:val="0"/>
      <w:autoSpaceDN w:val="0"/>
      <w:adjustRightInd w:val="0"/>
      <w:snapToGrid w:val="0"/>
      <w:spacing w:line="360" w:lineRule="auto"/>
      <w:ind w:left="284" w:hanging="284"/>
    </w:pPr>
    <w:rPr>
      <w:rFonts w:ascii="Times New Roman" w:eastAsia="PMingLiU" w:hAnsi="Times New Roman" w:cs="Times New Roman"/>
      <w:color w:val="000000"/>
      <w:sz w:val="24"/>
      <w:szCs w:val="24"/>
      <w:lang w:val="en-GB" w:eastAsia="zh-TW"/>
    </w:rPr>
  </w:style>
  <w:style w:type="paragraph" w:styleId="FootnoteText">
    <w:name w:val="footnote text"/>
    <w:basedOn w:val="Normal"/>
    <w:link w:val="FootnoteTextChar"/>
    <w:semiHidden/>
    <w:rsid w:val="0042485B"/>
    <w:pPr>
      <w:widowControl/>
      <w:jc w:val="left"/>
    </w:pPr>
    <w:rPr>
      <w:rFonts w:ascii="Book Antiqua" w:eastAsia="PMingLiU" w:hAnsi="Book Antiqua" w:cs="Times New Roman"/>
      <w:kern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42485B"/>
    <w:rPr>
      <w:rFonts w:ascii="Book Antiqua" w:eastAsia="PMingLiU" w:hAnsi="Book Antiqua" w:cs="Times New Roman"/>
      <w:kern w:val="0"/>
      <w:sz w:val="20"/>
      <w:szCs w:val="20"/>
      <w:lang w:eastAsia="en-US"/>
    </w:rPr>
  </w:style>
  <w:style w:type="paragraph" w:customStyle="1" w:styleId="Time">
    <w:name w:val="Time"/>
    <w:basedOn w:val="Normal"/>
    <w:rsid w:val="0042485B"/>
    <w:pPr>
      <w:snapToGrid w:val="0"/>
      <w:spacing w:afterLines="50"/>
    </w:pPr>
    <w:rPr>
      <w:rFonts w:ascii="Calibri" w:eastAsia="SimSun" w:hAnsi="Calibri" w:cs="Times New Roman"/>
    </w:rPr>
  </w:style>
  <w:style w:type="character" w:customStyle="1" w:styleId="MTEquationSection">
    <w:name w:val="MTEquationSection"/>
    <w:basedOn w:val="DefaultParagraphFont"/>
    <w:rsid w:val="0054665C"/>
    <w:rPr>
      <w:rFonts w:ascii="Times New Roman" w:hAnsi="Times New Roman" w:cs="Times New Roman"/>
      <w:b/>
      <w:vanish/>
      <w:color w:val="FF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316F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A231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A2316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2316F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A2316F"/>
    <w:rPr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D3C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3C09"/>
  </w:style>
  <w:style w:type="paragraph" w:styleId="Footer">
    <w:name w:val="footer"/>
    <w:basedOn w:val="Normal"/>
    <w:link w:val="FooterChar"/>
    <w:uiPriority w:val="99"/>
    <w:unhideWhenUsed/>
    <w:rsid w:val="009D3C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3C09"/>
  </w:style>
  <w:style w:type="paragraph" w:styleId="Revision">
    <w:name w:val="Revision"/>
    <w:hidden/>
    <w:uiPriority w:val="99"/>
    <w:semiHidden/>
    <w:rsid w:val="0097644F"/>
  </w:style>
  <w:style w:type="paragraph" w:styleId="NoSpacing">
    <w:name w:val="No Spacing"/>
    <w:uiPriority w:val="1"/>
    <w:qFormat/>
    <w:rsid w:val="00904DCE"/>
    <w:pPr>
      <w:widowControl w:val="0"/>
      <w:jc w:val="both"/>
    </w:pPr>
  </w:style>
  <w:style w:type="character" w:styleId="Hyperlink">
    <w:name w:val="Hyperlink"/>
    <w:basedOn w:val="DefaultParagraphFont"/>
    <w:uiPriority w:val="99"/>
    <w:semiHidden/>
    <w:unhideWhenUsed/>
    <w:rsid w:val="00DD45C2"/>
    <w:rPr>
      <w:color w:val="0000FF"/>
      <w:u w:val="single"/>
    </w:rPr>
  </w:style>
  <w:style w:type="character" w:customStyle="1" w:styleId="st1">
    <w:name w:val="st1"/>
    <w:basedOn w:val="DefaultParagraphFont"/>
    <w:rsid w:val="00D027D4"/>
  </w:style>
  <w:style w:type="table" w:customStyle="1" w:styleId="TableGridLight1">
    <w:name w:val="Table Grid Light1"/>
    <w:basedOn w:val="TableNormal"/>
    <w:uiPriority w:val="40"/>
    <w:rsid w:val="000D74B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182B2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82B2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82B27"/>
    <w:rPr>
      <w:vertAlign w:val="superscript"/>
    </w:rPr>
  </w:style>
  <w:style w:type="character" w:styleId="FootnoteReference">
    <w:name w:val="footnote reference"/>
    <w:basedOn w:val="DefaultParagraphFont"/>
    <w:uiPriority w:val="99"/>
    <w:semiHidden/>
    <w:unhideWhenUsed/>
    <w:rsid w:val="00013B0A"/>
    <w:rPr>
      <w:vertAlign w:val="superscript"/>
    </w:rPr>
  </w:style>
  <w:style w:type="table" w:customStyle="1" w:styleId="TableGridLight2">
    <w:name w:val="Table Grid Light2"/>
    <w:basedOn w:val="TableNormal"/>
    <w:uiPriority w:val="40"/>
    <w:rsid w:val="00EF27B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MTConvertedEquation">
    <w:name w:val="MTConvertedEquation"/>
    <w:basedOn w:val="DefaultParagraphFont"/>
    <w:rsid w:val="008D6F0E"/>
    <w:rPr>
      <w:rFonts w:ascii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1D7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2316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1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316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3069"/>
    <w:pPr>
      <w:ind w:firstLineChars="200" w:firstLine="420"/>
    </w:pPr>
  </w:style>
  <w:style w:type="character" w:styleId="CommentReference">
    <w:name w:val="annotation reference"/>
    <w:basedOn w:val="DefaultParagraphFont"/>
    <w:uiPriority w:val="99"/>
    <w:semiHidden/>
    <w:unhideWhenUsed/>
    <w:rsid w:val="0097306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7306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73069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73069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3069"/>
    <w:rPr>
      <w:sz w:val="16"/>
      <w:szCs w:val="16"/>
    </w:rPr>
  </w:style>
  <w:style w:type="table" w:styleId="TableGrid">
    <w:name w:val="Table Grid"/>
    <w:basedOn w:val="TableNormal"/>
    <w:uiPriority w:val="59"/>
    <w:rsid w:val="009730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B54C45"/>
    <w:pPr>
      <w:tabs>
        <w:tab w:val="center" w:pos="4160"/>
        <w:tab w:val="right" w:pos="8300"/>
      </w:tabs>
      <w:spacing w:afterLines="50"/>
      <w:ind w:firstLineChars="100" w:firstLine="240"/>
    </w:pPr>
    <w:rPr>
      <w:rFonts w:ascii="Times New Roman" w:hAnsi="Times New Roman" w:cs="Times New Roman"/>
      <w:sz w:val="24"/>
      <w:szCs w:val="24"/>
    </w:rPr>
  </w:style>
  <w:style w:type="character" w:customStyle="1" w:styleId="MTDisplayEquationChar">
    <w:name w:val="MTDisplayEquation Char"/>
    <w:basedOn w:val="DefaultParagraphFont"/>
    <w:link w:val="MTDisplayEquation"/>
    <w:rsid w:val="00B54C45"/>
    <w:rPr>
      <w:rFonts w:ascii="Times New Roman" w:hAnsi="Times New Roman" w:cs="Times New Roman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2459"/>
    <w:pPr>
      <w:jc w:val="left"/>
    </w:pPr>
    <w:rPr>
      <w:b/>
      <w:bCs/>
      <w:sz w:val="21"/>
      <w:szCs w:val="22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2459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0A5C22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paragraph" w:customStyle="1" w:styleId="Acknowledgements">
    <w:name w:val="Acknowledgements"/>
    <w:basedOn w:val="Normal"/>
    <w:next w:val="Normal"/>
    <w:rsid w:val="0042485B"/>
    <w:pPr>
      <w:widowControl/>
      <w:tabs>
        <w:tab w:val="right" w:pos="360"/>
        <w:tab w:val="right" w:pos="720"/>
        <w:tab w:val="center" w:pos="4320"/>
        <w:tab w:val="right" w:pos="9072"/>
      </w:tabs>
      <w:spacing w:before="120" w:line="360" w:lineRule="auto"/>
      <w:ind w:firstLine="360"/>
    </w:pPr>
    <w:rPr>
      <w:rFonts w:ascii="Times New Roman" w:eastAsia="PMingLiU" w:hAnsi="Times New Roman" w:cs="Times New Roman"/>
      <w:kern w:val="0"/>
      <w:sz w:val="22"/>
      <w:szCs w:val="20"/>
      <w:lang w:val="en-GB" w:eastAsia="en-GB"/>
    </w:rPr>
  </w:style>
  <w:style w:type="paragraph" w:customStyle="1" w:styleId="reference">
    <w:name w:val="reference"/>
    <w:basedOn w:val="Normal"/>
    <w:rsid w:val="0042485B"/>
    <w:pPr>
      <w:autoSpaceDE w:val="0"/>
      <w:autoSpaceDN w:val="0"/>
      <w:adjustRightInd w:val="0"/>
      <w:snapToGrid w:val="0"/>
      <w:spacing w:line="360" w:lineRule="auto"/>
      <w:ind w:left="284" w:hanging="284"/>
    </w:pPr>
    <w:rPr>
      <w:rFonts w:ascii="Times New Roman" w:eastAsia="PMingLiU" w:hAnsi="Times New Roman" w:cs="Times New Roman"/>
      <w:color w:val="000000"/>
      <w:sz w:val="24"/>
      <w:szCs w:val="24"/>
      <w:lang w:val="en-GB" w:eastAsia="zh-TW"/>
    </w:rPr>
  </w:style>
  <w:style w:type="paragraph" w:styleId="FootnoteText">
    <w:name w:val="footnote text"/>
    <w:basedOn w:val="Normal"/>
    <w:link w:val="FootnoteTextChar"/>
    <w:semiHidden/>
    <w:rsid w:val="0042485B"/>
    <w:pPr>
      <w:widowControl/>
      <w:jc w:val="left"/>
    </w:pPr>
    <w:rPr>
      <w:rFonts w:ascii="Book Antiqua" w:eastAsia="PMingLiU" w:hAnsi="Book Antiqua" w:cs="Times New Roman"/>
      <w:kern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42485B"/>
    <w:rPr>
      <w:rFonts w:ascii="Book Antiqua" w:eastAsia="PMingLiU" w:hAnsi="Book Antiqua" w:cs="Times New Roman"/>
      <w:kern w:val="0"/>
      <w:sz w:val="20"/>
      <w:szCs w:val="20"/>
      <w:lang w:eastAsia="en-US"/>
    </w:rPr>
  </w:style>
  <w:style w:type="paragraph" w:customStyle="1" w:styleId="Time">
    <w:name w:val="Time"/>
    <w:basedOn w:val="Normal"/>
    <w:rsid w:val="0042485B"/>
    <w:pPr>
      <w:snapToGrid w:val="0"/>
      <w:spacing w:afterLines="50"/>
    </w:pPr>
    <w:rPr>
      <w:rFonts w:ascii="Calibri" w:eastAsia="SimSun" w:hAnsi="Calibri" w:cs="Times New Roman"/>
    </w:rPr>
  </w:style>
  <w:style w:type="character" w:customStyle="1" w:styleId="MTEquationSection">
    <w:name w:val="MTEquationSection"/>
    <w:basedOn w:val="DefaultParagraphFont"/>
    <w:rsid w:val="0054665C"/>
    <w:rPr>
      <w:rFonts w:ascii="Times New Roman" w:hAnsi="Times New Roman" w:cs="Times New Roman"/>
      <w:b/>
      <w:vanish/>
      <w:color w:val="FF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2316F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A231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A2316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2316F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A2316F"/>
    <w:rPr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D3C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3C09"/>
  </w:style>
  <w:style w:type="paragraph" w:styleId="Footer">
    <w:name w:val="footer"/>
    <w:basedOn w:val="Normal"/>
    <w:link w:val="FooterChar"/>
    <w:uiPriority w:val="99"/>
    <w:unhideWhenUsed/>
    <w:rsid w:val="009D3C0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3C09"/>
  </w:style>
  <w:style w:type="paragraph" w:styleId="Revision">
    <w:name w:val="Revision"/>
    <w:hidden/>
    <w:uiPriority w:val="99"/>
    <w:semiHidden/>
    <w:rsid w:val="0097644F"/>
  </w:style>
  <w:style w:type="paragraph" w:styleId="NoSpacing">
    <w:name w:val="No Spacing"/>
    <w:uiPriority w:val="1"/>
    <w:qFormat/>
    <w:rsid w:val="00904DCE"/>
    <w:pPr>
      <w:widowControl w:val="0"/>
      <w:jc w:val="both"/>
    </w:pPr>
  </w:style>
  <w:style w:type="character" w:styleId="Hyperlink">
    <w:name w:val="Hyperlink"/>
    <w:basedOn w:val="DefaultParagraphFont"/>
    <w:uiPriority w:val="99"/>
    <w:semiHidden/>
    <w:unhideWhenUsed/>
    <w:rsid w:val="00DD45C2"/>
    <w:rPr>
      <w:color w:val="0000FF"/>
      <w:u w:val="single"/>
    </w:rPr>
  </w:style>
  <w:style w:type="character" w:customStyle="1" w:styleId="st1">
    <w:name w:val="st1"/>
    <w:basedOn w:val="DefaultParagraphFont"/>
    <w:rsid w:val="00D027D4"/>
  </w:style>
  <w:style w:type="table" w:customStyle="1" w:styleId="TableGridLight1">
    <w:name w:val="Table Grid Light1"/>
    <w:basedOn w:val="TableNormal"/>
    <w:uiPriority w:val="40"/>
    <w:rsid w:val="000D74B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182B27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82B27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82B27"/>
    <w:rPr>
      <w:vertAlign w:val="superscript"/>
    </w:rPr>
  </w:style>
  <w:style w:type="character" w:styleId="FootnoteReference">
    <w:name w:val="footnote reference"/>
    <w:basedOn w:val="DefaultParagraphFont"/>
    <w:uiPriority w:val="99"/>
    <w:semiHidden/>
    <w:unhideWhenUsed/>
    <w:rsid w:val="00013B0A"/>
    <w:rPr>
      <w:vertAlign w:val="superscript"/>
    </w:rPr>
  </w:style>
  <w:style w:type="table" w:customStyle="1" w:styleId="TableGridLight2">
    <w:name w:val="Table Grid Light2"/>
    <w:basedOn w:val="TableNormal"/>
    <w:uiPriority w:val="40"/>
    <w:rsid w:val="00EF27B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MTConvertedEquation">
    <w:name w:val="MTConvertedEquation"/>
    <w:basedOn w:val="DefaultParagraphFont"/>
    <w:rsid w:val="008D6F0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58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0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5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4.wmf"/><Relationship Id="rId671" Type="http://schemas.openxmlformats.org/officeDocument/2006/relationships/oleObject" Target="embeddings/oleObject243.bin"/><Relationship Id="rId769" Type="http://schemas.openxmlformats.org/officeDocument/2006/relationships/image" Target="media/image473.wmf"/><Relationship Id="rId21" Type="http://schemas.openxmlformats.org/officeDocument/2006/relationships/image" Target="media/image13.wmf"/><Relationship Id="rId324" Type="http://schemas.openxmlformats.org/officeDocument/2006/relationships/image" Target="media/image209.wmf"/><Relationship Id="rId531" Type="http://schemas.openxmlformats.org/officeDocument/2006/relationships/oleObject" Target="embeddings/oleObject196.bin"/><Relationship Id="rId629" Type="http://schemas.openxmlformats.org/officeDocument/2006/relationships/oleObject" Target="embeddings/oleObject223.bin"/><Relationship Id="rId170" Type="http://schemas.openxmlformats.org/officeDocument/2006/relationships/oleObject" Target="embeddings/oleObject57.bin"/><Relationship Id="rId836" Type="http://schemas.openxmlformats.org/officeDocument/2006/relationships/image" Target="media/image511.wmf"/><Relationship Id="rId268" Type="http://schemas.openxmlformats.org/officeDocument/2006/relationships/oleObject" Target="embeddings/oleObject101.bin"/><Relationship Id="rId475" Type="http://schemas.openxmlformats.org/officeDocument/2006/relationships/image" Target="media/image295.wmf"/><Relationship Id="rId682" Type="http://schemas.openxmlformats.org/officeDocument/2006/relationships/image" Target="media/image429.wmf"/><Relationship Id="rId903" Type="http://schemas.openxmlformats.org/officeDocument/2006/relationships/image" Target="media/image543.wmf"/><Relationship Id="rId32" Type="http://schemas.openxmlformats.org/officeDocument/2006/relationships/image" Target="media/image24.wmf"/><Relationship Id="rId128" Type="http://schemas.openxmlformats.org/officeDocument/2006/relationships/oleObject" Target="embeddings/oleObject42.bin"/><Relationship Id="rId335" Type="http://schemas.openxmlformats.org/officeDocument/2006/relationships/oleObject" Target="embeddings/oleObject117.bin"/><Relationship Id="rId542" Type="http://schemas.openxmlformats.org/officeDocument/2006/relationships/oleObject" Target="embeddings/oleObject198.bin"/><Relationship Id="rId181" Type="http://schemas.openxmlformats.org/officeDocument/2006/relationships/image" Target="media/image112.wmf"/><Relationship Id="rId402" Type="http://schemas.openxmlformats.org/officeDocument/2006/relationships/image" Target="media/image253.wmf"/><Relationship Id="rId847" Type="http://schemas.openxmlformats.org/officeDocument/2006/relationships/image" Target="media/image516.wmf"/><Relationship Id="rId279" Type="http://schemas.openxmlformats.org/officeDocument/2006/relationships/image" Target="media/image172.wmf"/><Relationship Id="rId486" Type="http://schemas.openxmlformats.org/officeDocument/2006/relationships/image" Target="media/image303.wmf"/><Relationship Id="rId693" Type="http://schemas.openxmlformats.org/officeDocument/2006/relationships/image" Target="media/image434.wmf"/><Relationship Id="rId707" Type="http://schemas.openxmlformats.org/officeDocument/2006/relationships/oleObject" Target="embeddings/oleObject258.bin"/><Relationship Id="rId914" Type="http://schemas.openxmlformats.org/officeDocument/2006/relationships/image" Target="media/image549.wmf"/><Relationship Id="rId43" Type="http://schemas.openxmlformats.org/officeDocument/2006/relationships/oleObject" Target="embeddings/oleObject6.bin"/><Relationship Id="rId139" Type="http://schemas.openxmlformats.org/officeDocument/2006/relationships/image" Target="media/image85.wmf"/><Relationship Id="rId346" Type="http://schemas.openxmlformats.org/officeDocument/2006/relationships/oleObject" Target="embeddings/oleObject122.bin"/><Relationship Id="rId553" Type="http://schemas.openxmlformats.org/officeDocument/2006/relationships/image" Target="media/image348.wmf"/><Relationship Id="rId760" Type="http://schemas.openxmlformats.org/officeDocument/2006/relationships/oleObject" Target="embeddings/oleObject284.bin"/><Relationship Id="rId192" Type="http://schemas.openxmlformats.org/officeDocument/2006/relationships/oleObject" Target="embeddings/oleObject68.bin"/><Relationship Id="rId206" Type="http://schemas.openxmlformats.org/officeDocument/2006/relationships/image" Target="media/image124.wmf"/><Relationship Id="rId413" Type="http://schemas.openxmlformats.org/officeDocument/2006/relationships/image" Target="media/image262.wmf"/><Relationship Id="rId858" Type="http://schemas.openxmlformats.org/officeDocument/2006/relationships/oleObject" Target="embeddings/oleObject330.bin"/><Relationship Id="rId497" Type="http://schemas.openxmlformats.org/officeDocument/2006/relationships/image" Target="media/image310.wmf"/><Relationship Id="rId620" Type="http://schemas.openxmlformats.org/officeDocument/2006/relationships/oleObject" Target="embeddings/oleObject219.bin"/><Relationship Id="rId718" Type="http://schemas.openxmlformats.org/officeDocument/2006/relationships/image" Target="media/image450.wmf"/><Relationship Id="rId357" Type="http://schemas.openxmlformats.org/officeDocument/2006/relationships/image" Target="media/image225.wmf"/><Relationship Id="rId54" Type="http://schemas.openxmlformats.org/officeDocument/2006/relationships/oleObject" Target="embeddings/oleObject11.bin"/><Relationship Id="rId217" Type="http://schemas.openxmlformats.org/officeDocument/2006/relationships/image" Target="media/image135.wmf"/><Relationship Id="rId564" Type="http://schemas.openxmlformats.org/officeDocument/2006/relationships/oleObject" Target="embeddings/oleObject206.bin"/><Relationship Id="rId771" Type="http://schemas.openxmlformats.org/officeDocument/2006/relationships/image" Target="media/image474.wmf"/><Relationship Id="rId869" Type="http://schemas.openxmlformats.org/officeDocument/2006/relationships/image" Target="media/image525.wmf"/><Relationship Id="rId424" Type="http://schemas.openxmlformats.org/officeDocument/2006/relationships/oleObject" Target="embeddings/oleObject155.bin"/><Relationship Id="rId631" Type="http://schemas.openxmlformats.org/officeDocument/2006/relationships/oleObject" Target="embeddings/oleObject225.bin"/><Relationship Id="rId729" Type="http://schemas.openxmlformats.org/officeDocument/2006/relationships/image" Target="media/image455.wmf"/><Relationship Id="rId270" Type="http://schemas.openxmlformats.org/officeDocument/2006/relationships/oleObject" Target="embeddings/oleObject102.bin"/><Relationship Id="rId65" Type="http://schemas.openxmlformats.org/officeDocument/2006/relationships/image" Target="media/image45.wmf"/><Relationship Id="rId130" Type="http://schemas.openxmlformats.org/officeDocument/2006/relationships/oleObject" Target="embeddings/oleObject43.bin"/><Relationship Id="rId368" Type="http://schemas.openxmlformats.org/officeDocument/2006/relationships/oleObject" Target="embeddings/oleObject134.bin"/><Relationship Id="rId575" Type="http://schemas.openxmlformats.org/officeDocument/2006/relationships/image" Target="media/image363.wmf"/><Relationship Id="rId782" Type="http://schemas.openxmlformats.org/officeDocument/2006/relationships/oleObject" Target="embeddings/oleObject296.bin"/><Relationship Id="rId228" Type="http://schemas.openxmlformats.org/officeDocument/2006/relationships/oleObject" Target="embeddings/oleObject81.bin"/><Relationship Id="rId435" Type="http://schemas.openxmlformats.org/officeDocument/2006/relationships/oleObject" Target="embeddings/oleObject160.bin"/><Relationship Id="rId642" Type="http://schemas.openxmlformats.org/officeDocument/2006/relationships/oleObject" Target="embeddings/oleObject231.bin"/><Relationship Id="rId281" Type="http://schemas.openxmlformats.org/officeDocument/2006/relationships/image" Target="media/image174.wmf"/><Relationship Id="rId502" Type="http://schemas.openxmlformats.org/officeDocument/2006/relationships/oleObject" Target="embeddings/oleObject186.bin"/><Relationship Id="rId76" Type="http://schemas.openxmlformats.org/officeDocument/2006/relationships/image" Target="media/image50.wmf"/><Relationship Id="rId141" Type="http://schemas.openxmlformats.org/officeDocument/2006/relationships/image" Target="media/image87.wmf"/><Relationship Id="rId379" Type="http://schemas.openxmlformats.org/officeDocument/2006/relationships/image" Target="media/image240.wmf"/><Relationship Id="rId586" Type="http://schemas.openxmlformats.org/officeDocument/2006/relationships/image" Target="media/image372.wmf"/><Relationship Id="rId793" Type="http://schemas.openxmlformats.org/officeDocument/2006/relationships/image" Target="media/image485.wmf"/><Relationship Id="rId807" Type="http://schemas.openxmlformats.org/officeDocument/2006/relationships/oleObject" Target="embeddings/oleObject308.bin"/><Relationship Id="rId7" Type="http://schemas.openxmlformats.org/officeDocument/2006/relationships/footnotes" Target="footnotes.xml"/><Relationship Id="rId239" Type="http://schemas.openxmlformats.org/officeDocument/2006/relationships/oleObject" Target="embeddings/oleObject86.bin"/><Relationship Id="rId446" Type="http://schemas.openxmlformats.org/officeDocument/2006/relationships/image" Target="media/image279.wmf"/><Relationship Id="rId653" Type="http://schemas.openxmlformats.org/officeDocument/2006/relationships/oleObject" Target="embeddings/oleObject238.bin"/><Relationship Id="rId292" Type="http://schemas.openxmlformats.org/officeDocument/2006/relationships/image" Target="media/image183.wmf"/><Relationship Id="rId306" Type="http://schemas.openxmlformats.org/officeDocument/2006/relationships/image" Target="media/image193.wmf"/><Relationship Id="rId860" Type="http://schemas.openxmlformats.org/officeDocument/2006/relationships/oleObject" Target="embeddings/oleObject332.bin"/><Relationship Id="rId87" Type="http://schemas.openxmlformats.org/officeDocument/2006/relationships/image" Target="media/image58.wmf"/><Relationship Id="rId513" Type="http://schemas.openxmlformats.org/officeDocument/2006/relationships/image" Target="media/image319.wmf"/><Relationship Id="rId597" Type="http://schemas.openxmlformats.org/officeDocument/2006/relationships/oleObject" Target="embeddings/oleObject213.bin"/><Relationship Id="rId720" Type="http://schemas.openxmlformats.org/officeDocument/2006/relationships/oleObject" Target="embeddings/oleObject263.bin"/><Relationship Id="rId818" Type="http://schemas.openxmlformats.org/officeDocument/2006/relationships/image" Target="media/image503.wmf"/><Relationship Id="rId152" Type="http://schemas.openxmlformats.org/officeDocument/2006/relationships/oleObject" Target="embeddings/oleObject53.bin"/><Relationship Id="rId457" Type="http://schemas.openxmlformats.org/officeDocument/2006/relationships/oleObject" Target="embeddings/oleObject167.bin"/><Relationship Id="rId664" Type="http://schemas.openxmlformats.org/officeDocument/2006/relationships/oleObject" Target="embeddings/oleObject242.bin"/><Relationship Id="rId871" Type="http://schemas.openxmlformats.org/officeDocument/2006/relationships/image" Target="media/image526.wmf"/><Relationship Id="rId14" Type="http://schemas.openxmlformats.org/officeDocument/2006/relationships/image" Target="media/image6.wmf"/><Relationship Id="rId317" Type="http://schemas.openxmlformats.org/officeDocument/2006/relationships/image" Target="media/image203.wmf"/><Relationship Id="rId524" Type="http://schemas.openxmlformats.org/officeDocument/2006/relationships/oleObject" Target="embeddings/oleObject195.bin"/><Relationship Id="rId731" Type="http://schemas.openxmlformats.org/officeDocument/2006/relationships/image" Target="media/image456.wmf"/><Relationship Id="rId98" Type="http://schemas.openxmlformats.org/officeDocument/2006/relationships/image" Target="media/image63.wmf"/><Relationship Id="rId163" Type="http://schemas.openxmlformats.org/officeDocument/2006/relationships/image" Target="media/image102.wmf"/><Relationship Id="rId370" Type="http://schemas.openxmlformats.org/officeDocument/2006/relationships/image" Target="media/image233.wmf"/><Relationship Id="rId829" Type="http://schemas.openxmlformats.org/officeDocument/2006/relationships/oleObject" Target="embeddings/oleObject313.bin"/><Relationship Id="rId230" Type="http://schemas.openxmlformats.org/officeDocument/2006/relationships/oleObject" Target="embeddings/oleObject82.bin"/><Relationship Id="rId468" Type="http://schemas.openxmlformats.org/officeDocument/2006/relationships/image" Target="media/image291.wmf"/><Relationship Id="rId675" Type="http://schemas.openxmlformats.org/officeDocument/2006/relationships/image" Target="media/image424.wmf"/><Relationship Id="rId882" Type="http://schemas.openxmlformats.org/officeDocument/2006/relationships/oleObject" Target="embeddings/oleObject344.bin"/><Relationship Id="rId25" Type="http://schemas.openxmlformats.org/officeDocument/2006/relationships/image" Target="media/image17.wmf"/><Relationship Id="rId67" Type="http://schemas.openxmlformats.org/officeDocument/2006/relationships/image" Target="media/image46.wmf"/><Relationship Id="rId272" Type="http://schemas.openxmlformats.org/officeDocument/2006/relationships/oleObject" Target="embeddings/oleObject103.bin"/><Relationship Id="rId328" Type="http://schemas.openxmlformats.org/officeDocument/2006/relationships/image" Target="media/image212.wmf"/><Relationship Id="rId535" Type="http://schemas.openxmlformats.org/officeDocument/2006/relationships/oleObject" Target="embeddings/oleObject197.bin"/><Relationship Id="rId577" Type="http://schemas.openxmlformats.org/officeDocument/2006/relationships/image" Target="media/image365.wmf"/><Relationship Id="rId700" Type="http://schemas.openxmlformats.org/officeDocument/2006/relationships/image" Target="media/image437.wmf"/><Relationship Id="rId742" Type="http://schemas.openxmlformats.org/officeDocument/2006/relationships/oleObject" Target="embeddings/oleObject274.bin"/><Relationship Id="rId132" Type="http://schemas.openxmlformats.org/officeDocument/2006/relationships/oleObject" Target="embeddings/oleObject44.bin"/><Relationship Id="rId174" Type="http://schemas.openxmlformats.org/officeDocument/2006/relationships/oleObject" Target="embeddings/oleObject59.bin"/><Relationship Id="rId381" Type="http://schemas.openxmlformats.org/officeDocument/2006/relationships/image" Target="media/image242.wmf"/><Relationship Id="rId602" Type="http://schemas.openxmlformats.org/officeDocument/2006/relationships/oleObject" Target="embeddings/oleObject214.bin"/><Relationship Id="rId784" Type="http://schemas.openxmlformats.org/officeDocument/2006/relationships/oleObject" Target="embeddings/oleObject297.bin"/><Relationship Id="rId241" Type="http://schemas.openxmlformats.org/officeDocument/2006/relationships/image" Target="media/image148.wmf"/><Relationship Id="rId437" Type="http://schemas.openxmlformats.org/officeDocument/2006/relationships/image" Target="media/image273.wmf"/><Relationship Id="rId479" Type="http://schemas.openxmlformats.org/officeDocument/2006/relationships/image" Target="media/image297.wmf"/><Relationship Id="rId644" Type="http://schemas.openxmlformats.org/officeDocument/2006/relationships/oleObject" Target="embeddings/oleObject232.bin"/><Relationship Id="rId686" Type="http://schemas.openxmlformats.org/officeDocument/2006/relationships/image" Target="media/image431.wmf"/><Relationship Id="rId851" Type="http://schemas.openxmlformats.org/officeDocument/2006/relationships/image" Target="media/image518.wmf"/><Relationship Id="rId893" Type="http://schemas.openxmlformats.org/officeDocument/2006/relationships/image" Target="media/image538.wmf"/><Relationship Id="rId907" Type="http://schemas.openxmlformats.org/officeDocument/2006/relationships/image" Target="media/image545.wmf"/><Relationship Id="rId36" Type="http://schemas.openxmlformats.org/officeDocument/2006/relationships/oleObject" Target="embeddings/oleObject3.bin"/><Relationship Id="rId283" Type="http://schemas.openxmlformats.org/officeDocument/2006/relationships/image" Target="media/image176.wmf"/><Relationship Id="rId339" Type="http://schemas.openxmlformats.org/officeDocument/2006/relationships/image" Target="media/image218.wmf"/><Relationship Id="rId490" Type="http://schemas.openxmlformats.org/officeDocument/2006/relationships/oleObject" Target="embeddings/oleObject180.bin"/><Relationship Id="rId504" Type="http://schemas.openxmlformats.org/officeDocument/2006/relationships/oleObject" Target="embeddings/oleObject187.bin"/><Relationship Id="rId546" Type="http://schemas.openxmlformats.org/officeDocument/2006/relationships/image" Target="media/image343.wmf"/><Relationship Id="rId711" Type="http://schemas.openxmlformats.org/officeDocument/2006/relationships/oleObject" Target="embeddings/oleObject260.bin"/><Relationship Id="rId753" Type="http://schemas.openxmlformats.org/officeDocument/2006/relationships/image" Target="media/image467.wmf"/><Relationship Id="rId78" Type="http://schemas.openxmlformats.org/officeDocument/2006/relationships/image" Target="media/image51.wmf"/><Relationship Id="rId101" Type="http://schemas.openxmlformats.org/officeDocument/2006/relationships/oleObject" Target="embeddings/oleObject30.bin"/><Relationship Id="rId143" Type="http://schemas.openxmlformats.org/officeDocument/2006/relationships/oleObject" Target="embeddings/oleObject48.bin"/><Relationship Id="rId185" Type="http://schemas.openxmlformats.org/officeDocument/2006/relationships/image" Target="media/image114.wmf"/><Relationship Id="rId350" Type="http://schemas.openxmlformats.org/officeDocument/2006/relationships/image" Target="media/image223.wmf"/><Relationship Id="rId406" Type="http://schemas.openxmlformats.org/officeDocument/2006/relationships/image" Target="media/image257.wmf"/><Relationship Id="rId588" Type="http://schemas.openxmlformats.org/officeDocument/2006/relationships/image" Target="media/image374.wmf"/><Relationship Id="rId795" Type="http://schemas.openxmlformats.org/officeDocument/2006/relationships/image" Target="media/image486.wmf"/><Relationship Id="rId809" Type="http://schemas.openxmlformats.org/officeDocument/2006/relationships/image" Target="media/image494.wmf"/><Relationship Id="rId9" Type="http://schemas.openxmlformats.org/officeDocument/2006/relationships/image" Target="media/image2.wmf"/><Relationship Id="rId210" Type="http://schemas.openxmlformats.org/officeDocument/2006/relationships/image" Target="media/image128.wmf"/><Relationship Id="rId392" Type="http://schemas.openxmlformats.org/officeDocument/2006/relationships/oleObject" Target="embeddings/oleObject141.bin"/><Relationship Id="rId448" Type="http://schemas.openxmlformats.org/officeDocument/2006/relationships/image" Target="media/image281.wmf"/><Relationship Id="rId613" Type="http://schemas.openxmlformats.org/officeDocument/2006/relationships/oleObject" Target="embeddings/oleObject215.bin"/><Relationship Id="rId655" Type="http://schemas.openxmlformats.org/officeDocument/2006/relationships/image" Target="media/image409.wmf"/><Relationship Id="rId697" Type="http://schemas.openxmlformats.org/officeDocument/2006/relationships/image" Target="media/image436.wmf"/><Relationship Id="rId820" Type="http://schemas.openxmlformats.org/officeDocument/2006/relationships/oleObject" Target="embeddings/oleObject309.bin"/><Relationship Id="rId862" Type="http://schemas.openxmlformats.org/officeDocument/2006/relationships/image" Target="media/image522.wmf"/><Relationship Id="rId918" Type="http://schemas.openxmlformats.org/officeDocument/2006/relationships/fontTable" Target="fontTable.xml"/><Relationship Id="rId252" Type="http://schemas.openxmlformats.org/officeDocument/2006/relationships/oleObject" Target="embeddings/oleObject94.bin"/><Relationship Id="rId294" Type="http://schemas.openxmlformats.org/officeDocument/2006/relationships/image" Target="media/image185.wmf"/><Relationship Id="rId308" Type="http://schemas.openxmlformats.org/officeDocument/2006/relationships/image" Target="media/image194.wmf"/><Relationship Id="rId515" Type="http://schemas.openxmlformats.org/officeDocument/2006/relationships/image" Target="media/image320.wmf"/><Relationship Id="rId722" Type="http://schemas.openxmlformats.org/officeDocument/2006/relationships/oleObject" Target="embeddings/oleObject264.bin"/><Relationship Id="rId47" Type="http://schemas.openxmlformats.org/officeDocument/2006/relationships/oleObject" Target="embeddings/oleObject8.bin"/><Relationship Id="rId89" Type="http://schemas.openxmlformats.org/officeDocument/2006/relationships/image" Target="media/image59.wmf"/><Relationship Id="rId112" Type="http://schemas.openxmlformats.org/officeDocument/2006/relationships/oleObject" Target="embeddings/oleObject34.bin"/><Relationship Id="rId154" Type="http://schemas.openxmlformats.org/officeDocument/2006/relationships/oleObject" Target="embeddings/oleObject54.bin"/><Relationship Id="rId361" Type="http://schemas.openxmlformats.org/officeDocument/2006/relationships/oleObject" Target="embeddings/oleObject131.bin"/><Relationship Id="rId557" Type="http://schemas.openxmlformats.org/officeDocument/2006/relationships/image" Target="media/image351.wmf"/><Relationship Id="rId599" Type="http://schemas.openxmlformats.org/officeDocument/2006/relationships/image" Target="media/image382.wmf"/><Relationship Id="rId764" Type="http://schemas.openxmlformats.org/officeDocument/2006/relationships/oleObject" Target="embeddings/oleObject287.bin"/><Relationship Id="rId196" Type="http://schemas.openxmlformats.org/officeDocument/2006/relationships/oleObject" Target="embeddings/oleObject71.bin"/><Relationship Id="rId417" Type="http://schemas.openxmlformats.org/officeDocument/2006/relationships/oleObject" Target="embeddings/oleObject151.bin"/><Relationship Id="rId459" Type="http://schemas.openxmlformats.org/officeDocument/2006/relationships/oleObject" Target="embeddings/oleObject168.bin"/><Relationship Id="rId624" Type="http://schemas.openxmlformats.org/officeDocument/2006/relationships/oleObject" Target="embeddings/oleObject221.bin"/><Relationship Id="rId666" Type="http://schemas.openxmlformats.org/officeDocument/2006/relationships/image" Target="media/image417.wmf"/><Relationship Id="rId831" Type="http://schemas.openxmlformats.org/officeDocument/2006/relationships/oleObject" Target="embeddings/oleObject314.bin"/><Relationship Id="rId873" Type="http://schemas.openxmlformats.org/officeDocument/2006/relationships/image" Target="media/image527.wmf"/><Relationship Id="rId16" Type="http://schemas.openxmlformats.org/officeDocument/2006/relationships/image" Target="media/image8.wmf"/><Relationship Id="rId221" Type="http://schemas.openxmlformats.org/officeDocument/2006/relationships/image" Target="media/image137.wmf"/><Relationship Id="rId263" Type="http://schemas.openxmlformats.org/officeDocument/2006/relationships/image" Target="media/image162.wmf"/><Relationship Id="rId319" Type="http://schemas.openxmlformats.org/officeDocument/2006/relationships/oleObject" Target="embeddings/oleObject112.bin"/><Relationship Id="rId470" Type="http://schemas.openxmlformats.org/officeDocument/2006/relationships/image" Target="media/image292.wmf"/><Relationship Id="rId526" Type="http://schemas.openxmlformats.org/officeDocument/2006/relationships/image" Target="media/image327.wmf"/><Relationship Id="rId58" Type="http://schemas.openxmlformats.org/officeDocument/2006/relationships/image" Target="media/image39.wmf"/><Relationship Id="rId123" Type="http://schemas.openxmlformats.org/officeDocument/2006/relationships/image" Target="media/image77.wmf"/><Relationship Id="rId330" Type="http://schemas.openxmlformats.org/officeDocument/2006/relationships/image" Target="media/image213.wmf"/><Relationship Id="rId568" Type="http://schemas.openxmlformats.org/officeDocument/2006/relationships/oleObject" Target="embeddings/oleObject208.bin"/><Relationship Id="rId733" Type="http://schemas.openxmlformats.org/officeDocument/2006/relationships/image" Target="media/image457.wmf"/><Relationship Id="rId775" Type="http://schemas.openxmlformats.org/officeDocument/2006/relationships/image" Target="media/image476.wmf"/><Relationship Id="rId165" Type="http://schemas.openxmlformats.org/officeDocument/2006/relationships/image" Target="media/image104.wmf"/><Relationship Id="rId372" Type="http://schemas.openxmlformats.org/officeDocument/2006/relationships/image" Target="media/image235.wmf"/><Relationship Id="rId428" Type="http://schemas.openxmlformats.org/officeDocument/2006/relationships/image" Target="media/image269.wmf"/><Relationship Id="rId635" Type="http://schemas.openxmlformats.org/officeDocument/2006/relationships/image" Target="media/image401.wmf"/><Relationship Id="rId677" Type="http://schemas.openxmlformats.org/officeDocument/2006/relationships/image" Target="media/image426.wmf"/><Relationship Id="rId800" Type="http://schemas.openxmlformats.org/officeDocument/2006/relationships/oleObject" Target="embeddings/oleObject305.bin"/><Relationship Id="rId842" Type="http://schemas.openxmlformats.org/officeDocument/2006/relationships/oleObject" Target="embeddings/oleObject322.bin"/><Relationship Id="rId232" Type="http://schemas.openxmlformats.org/officeDocument/2006/relationships/oleObject" Target="embeddings/oleObject83.bin"/><Relationship Id="rId274" Type="http://schemas.openxmlformats.org/officeDocument/2006/relationships/image" Target="media/image168.wmf"/><Relationship Id="rId481" Type="http://schemas.openxmlformats.org/officeDocument/2006/relationships/oleObject" Target="embeddings/oleObject179.bin"/><Relationship Id="rId702" Type="http://schemas.openxmlformats.org/officeDocument/2006/relationships/image" Target="media/image439.wmf"/><Relationship Id="rId884" Type="http://schemas.openxmlformats.org/officeDocument/2006/relationships/oleObject" Target="embeddings/oleObject345.bin"/><Relationship Id="rId27" Type="http://schemas.openxmlformats.org/officeDocument/2006/relationships/image" Target="media/image19.wmf"/><Relationship Id="rId69" Type="http://schemas.openxmlformats.org/officeDocument/2006/relationships/oleObject" Target="embeddings/oleObject16.bin"/><Relationship Id="rId134" Type="http://schemas.openxmlformats.org/officeDocument/2006/relationships/oleObject" Target="embeddings/oleObject45.bin"/><Relationship Id="rId537" Type="http://schemas.openxmlformats.org/officeDocument/2006/relationships/image" Target="media/image336.wmf"/><Relationship Id="rId579" Type="http://schemas.openxmlformats.org/officeDocument/2006/relationships/oleObject" Target="embeddings/oleObject209.bin"/><Relationship Id="rId744" Type="http://schemas.openxmlformats.org/officeDocument/2006/relationships/oleObject" Target="embeddings/oleObject275.bin"/><Relationship Id="rId786" Type="http://schemas.openxmlformats.org/officeDocument/2006/relationships/oleObject" Target="embeddings/oleObject298.bin"/><Relationship Id="rId80" Type="http://schemas.openxmlformats.org/officeDocument/2006/relationships/image" Target="media/image53.wmf"/><Relationship Id="rId176" Type="http://schemas.openxmlformats.org/officeDocument/2006/relationships/oleObject" Target="embeddings/oleObject60.bin"/><Relationship Id="rId341" Type="http://schemas.openxmlformats.org/officeDocument/2006/relationships/image" Target="media/image219.wmf"/><Relationship Id="rId383" Type="http://schemas.openxmlformats.org/officeDocument/2006/relationships/image" Target="media/image243.wmf"/><Relationship Id="rId439" Type="http://schemas.openxmlformats.org/officeDocument/2006/relationships/image" Target="media/image274.wmf"/><Relationship Id="rId590" Type="http://schemas.openxmlformats.org/officeDocument/2006/relationships/image" Target="media/image376.wmf"/><Relationship Id="rId604" Type="http://schemas.openxmlformats.org/officeDocument/2006/relationships/image" Target="media/image386.wmf"/><Relationship Id="rId646" Type="http://schemas.openxmlformats.org/officeDocument/2006/relationships/oleObject" Target="embeddings/oleObject233.bin"/><Relationship Id="rId811" Type="http://schemas.openxmlformats.org/officeDocument/2006/relationships/image" Target="media/image496.wmf"/><Relationship Id="rId201" Type="http://schemas.openxmlformats.org/officeDocument/2006/relationships/oleObject" Target="embeddings/oleObject74.bin"/><Relationship Id="rId243" Type="http://schemas.openxmlformats.org/officeDocument/2006/relationships/image" Target="media/image150.wmf"/><Relationship Id="rId285" Type="http://schemas.openxmlformats.org/officeDocument/2006/relationships/image" Target="media/image178.wmf"/><Relationship Id="rId450" Type="http://schemas.openxmlformats.org/officeDocument/2006/relationships/oleObject" Target="embeddings/oleObject164.bin"/><Relationship Id="rId506" Type="http://schemas.openxmlformats.org/officeDocument/2006/relationships/oleObject" Target="embeddings/oleObject188.bin"/><Relationship Id="rId688" Type="http://schemas.openxmlformats.org/officeDocument/2006/relationships/oleObject" Target="embeddings/oleObject250.bin"/><Relationship Id="rId853" Type="http://schemas.openxmlformats.org/officeDocument/2006/relationships/oleObject" Target="embeddings/oleObject327.bin"/><Relationship Id="rId895" Type="http://schemas.openxmlformats.org/officeDocument/2006/relationships/image" Target="media/image539.wmf"/><Relationship Id="rId909" Type="http://schemas.openxmlformats.org/officeDocument/2006/relationships/image" Target="media/image546.wmf"/><Relationship Id="rId38" Type="http://schemas.openxmlformats.org/officeDocument/2006/relationships/image" Target="media/image28.wmf"/><Relationship Id="rId103" Type="http://schemas.openxmlformats.org/officeDocument/2006/relationships/oleObject" Target="embeddings/oleObject31.bin"/><Relationship Id="rId310" Type="http://schemas.openxmlformats.org/officeDocument/2006/relationships/image" Target="media/image196.wmf"/><Relationship Id="rId492" Type="http://schemas.openxmlformats.org/officeDocument/2006/relationships/oleObject" Target="embeddings/oleObject181.bin"/><Relationship Id="rId548" Type="http://schemas.openxmlformats.org/officeDocument/2006/relationships/oleObject" Target="embeddings/oleObject200.bin"/><Relationship Id="rId713" Type="http://schemas.openxmlformats.org/officeDocument/2006/relationships/oleObject" Target="embeddings/oleObject261.bin"/><Relationship Id="rId755" Type="http://schemas.openxmlformats.org/officeDocument/2006/relationships/oleObject" Target="embeddings/oleObject281.bin"/><Relationship Id="rId797" Type="http://schemas.openxmlformats.org/officeDocument/2006/relationships/image" Target="media/image487.wmf"/><Relationship Id="rId920" Type="http://schemas.microsoft.com/office/2011/relationships/people" Target="people.xml"/><Relationship Id="rId91" Type="http://schemas.openxmlformats.org/officeDocument/2006/relationships/image" Target="media/image60.wmf"/><Relationship Id="rId145" Type="http://schemas.openxmlformats.org/officeDocument/2006/relationships/oleObject" Target="embeddings/oleObject49.bin"/><Relationship Id="rId187" Type="http://schemas.openxmlformats.org/officeDocument/2006/relationships/image" Target="media/image115.wmf"/><Relationship Id="rId352" Type="http://schemas.openxmlformats.org/officeDocument/2006/relationships/image" Target="media/image224.wmf"/><Relationship Id="rId394" Type="http://schemas.openxmlformats.org/officeDocument/2006/relationships/oleObject" Target="embeddings/oleObject142.bin"/><Relationship Id="rId408" Type="http://schemas.openxmlformats.org/officeDocument/2006/relationships/oleObject" Target="embeddings/oleObject147.bin"/><Relationship Id="rId615" Type="http://schemas.openxmlformats.org/officeDocument/2006/relationships/oleObject" Target="embeddings/oleObject216.bin"/><Relationship Id="rId822" Type="http://schemas.openxmlformats.org/officeDocument/2006/relationships/image" Target="media/image506.wmf"/><Relationship Id="rId212" Type="http://schemas.openxmlformats.org/officeDocument/2006/relationships/image" Target="media/image130.wmf"/><Relationship Id="rId254" Type="http://schemas.openxmlformats.org/officeDocument/2006/relationships/image" Target="media/image157.wmf"/><Relationship Id="rId657" Type="http://schemas.openxmlformats.org/officeDocument/2006/relationships/oleObject" Target="embeddings/oleObject240.bin"/><Relationship Id="rId699" Type="http://schemas.openxmlformats.org/officeDocument/2006/relationships/oleObject" Target="embeddings/oleObject256.bin"/><Relationship Id="rId864" Type="http://schemas.openxmlformats.org/officeDocument/2006/relationships/oleObject" Target="embeddings/oleObject335.bin"/><Relationship Id="rId49" Type="http://schemas.openxmlformats.org/officeDocument/2006/relationships/oleObject" Target="embeddings/oleObject9.bin"/><Relationship Id="rId114" Type="http://schemas.openxmlformats.org/officeDocument/2006/relationships/oleObject" Target="embeddings/oleObject35.bin"/><Relationship Id="rId296" Type="http://schemas.openxmlformats.org/officeDocument/2006/relationships/image" Target="media/image187.wmf"/><Relationship Id="rId461" Type="http://schemas.openxmlformats.org/officeDocument/2006/relationships/oleObject" Target="embeddings/oleObject169.bin"/><Relationship Id="rId517" Type="http://schemas.openxmlformats.org/officeDocument/2006/relationships/image" Target="media/image321.wmf"/><Relationship Id="rId559" Type="http://schemas.openxmlformats.org/officeDocument/2006/relationships/image" Target="media/image352.wmf"/><Relationship Id="rId724" Type="http://schemas.openxmlformats.org/officeDocument/2006/relationships/oleObject" Target="embeddings/oleObject265.bin"/><Relationship Id="rId766" Type="http://schemas.openxmlformats.org/officeDocument/2006/relationships/oleObject" Target="embeddings/oleObject288.bin"/><Relationship Id="rId60" Type="http://schemas.openxmlformats.org/officeDocument/2006/relationships/image" Target="media/image41.wmf"/><Relationship Id="rId156" Type="http://schemas.openxmlformats.org/officeDocument/2006/relationships/image" Target="media/image95.wmf"/><Relationship Id="rId198" Type="http://schemas.openxmlformats.org/officeDocument/2006/relationships/image" Target="media/image119.wmf"/><Relationship Id="rId321" Type="http://schemas.openxmlformats.org/officeDocument/2006/relationships/image" Target="media/image206.wmf"/><Relationship Id="rId363" Type="http://schemas.openxmlformats.org/officeDocument/2006/relationships/oleObject" Target="embeddings/oleObject132.bin"/><Relationship Id="rId419" Type="http://schemas.openxmlformats.org/officeDocument/2006/relationships/image" Target="media/image264.wmf"/><Relationship Id="rId570" Type="http://schemas.openxmlformats.org/officeDocument/2006/relationships/image" Target="media/image358.wmf"/><Relationship Id="rId626" Type="http://schemas.openxmlformats.org/officeDocument/2006/relationships/chart" Target="charts/chart2.xml"/><Relationship Id="rId223" Type="http://schemas.openxmlformats.org/officeDocument/2006/relationships/image" Target="media/image138.wmf"/><Relationship Id="rId430" Type="http://schemas.openxmlformats.org/officeDocument/2006/relationships/image" Target="media/image270.wmf"/><Relationship Id="rId668" Type="http://schemas.openxmlformats.org/officeDocument/2006/relationships/image" Target="media/image419.wmf"/><Relationship Id="rId833" Type="http://schemas.openxmlformats.org/officeDocument/2006/relationships/oleObject" Target="embeddings/oleObject316.bin"/><Relationship Id="rId875" Type="http://schemas.openxmlformats.org/officeDocument/2006/relationships/image" Target="media/image528.wmf"/><Relationship Id="rId18" Type="http://schemas.openxmlformats.org/officeDocument/2006/relationships/image" Target="media/image10.wmf"/><Relationship Id="rId265" Type="http://schemas.openxmlformats.org/officeDocument/2006/relationships/image" Target="media/image163.wmf"/><Relationship Id="rId472" Type="http://schemas.openxmlformats.org/officeDocument/2006/relationships/image" Target="media/image293.wmf"/><Relationship Id="rId528" Type="http://schemas.openxmlformats.org/officeDocument/2006/relationships/image" Target="media/image329.wmf"/><Relationship Id="rId735" Type="http://schemas.openxmlformats.org/officeDocument/2006/relationships/oleObject" Target="embeddings/oleObject270.bin"/><Relationship Id="rId900" Type="http://schemas.openxmlformats.org/officeDocument/2006/relationships/oleObject" Target="embeddings/oleObject352.bin"/><Relationship Id="rId125" Type="http://schemas.openxmlformats.org/officeDocument/2006/relationships/image" Target="media/image78.wmf"/><Relationship Id="rId167" Type="http://schemas.openxmlformats.org/officeDocument/2006/relationships/image" Target="media/image105.wmf"/><Relationship Id="rId332" Type="http://schemas.openxmlformats.org/officeDocument/2006/relationships/image" Target="media/image214.wmf"/><Relationship Id="rId374" Type="http://schemas.openxmlformats.org/officeDocument/2006/relationships/image" Target="media/image237.wmf"/><Relationship Id="rId581" Type="http://schemas.openxmlformats.org/officeDocument/2006/relationships/image" Target="media/image368.wmf"/><Relationship Id="rId777" Type="http://schemas.openxmlformats.org/officeDocument/2006/relationships/image" Target="media/image477.wmf"/><Relationship Id="rId71" Type="http://schemas.openxmlformats.org/officeDocument/2006/relationships/oleObject" Target="embeddings/oleObject17.bin"/><Relationship Id="rId234" Type="http://schemas.openxmlformats.org/officeDocument/2006/relationships/oleObject" Target="embeddings/oleObject84.bin"/><Relationship Id="rId637" Type="http://schemas.openxmlformats.org/officeDocument/2006/relationships/image" Target="media/image402.wmf"/><Relationship Id="rId679" Type="http://schemas.openxmlformats.org/officeDocument/2006/relationships/oleObject" Target="embeddings/oleObject245.bin"/><Relationship Id="rId802" Type="http://schemas.openxmlformats.org/officeDocument/2006/relationships/image" Target="media/image489.wmf"/><Relationship Id="rId844" Type="http://schemas.openxmlformats.org/officeDocument/2006/relationships/oleObject" Target="embeddings/oleObject323.bin"/><Relationship Id="rId886" Type="http://schemas.openxmlformats.org/officeDocument/2006/relationships/oleObject" Target="embeddings/oleObject346.bin"/><Relationship Id="rId2" Type="http://schemas.openxmlformats.org/officeDocument/2006/relationships/numbering" Target="numbering.xml"/><Relationship Id="rId29" Type="http://schemas.openxmlformats.org/officeDocument/2006/relationships/image" Target="media/image21.wmf"/><Relationship Id="rId276" Type="http://schemas.openxmlformats.org/officeDocument/2006/relationships/image" Target="media/image170.wmf"/><Relationship Id="rId441" Type="http://schemas.openxmlformats.org/officeDocument/2006/relationships/image" Target="media/image275.wmf"/><Relationship Id="rId483" Type="http://schemas.openxmlformats.org/officeDocument/2006/relationships/image" Target="media/image300.wmf"/><Relationship Id="rId539" Type="http://schemas.openxmlformats.org/officeDocument/2006/relationships/image" Target="media/image338.wmf"/><Relationship Id="rId690" Type="http://schemas.openxmlformats.org/officeDocument/2006/relationships/oleObject" Target="embeddings/oleObject251.bin"/><Relationship Id="rId704" Type="http://schemas.openxmlformats.org/officeDocument/2006/relationships/oleObject" Target="embeddings/oleObject257.bin"/><Relationship Id="rId746" Type="http://schemas.openxmlformats.org/officeDocument/2006/relationships/oleObject" Target="embeddings/oleObject276.bin"/><Relationship Id="rId911" Type="http://schemas.openxmlformats.org/officeDocument/2006/relationships/image" Target="media/image547.wmf"/><Relationship Id="rId40" Type="http://schemas.openxmlformats.org/officeDocument/2006/relationships/image" Target="media/image29.wmf"/><Relationship Id="rId136" Type="http://schemas.openxmlformats.org/officeDocument/2006/relationships/image" Target="media/image83.wmf"/><Relationship Id="rId178" Type="http://schemas.openxmlformats.org/officeDocument/2006/relationships/oleObject" Target="embeddings/oleObject61.bin"/><Relationship Id="rId301" Type="http://schemas.openxmlformats.org/officeDocument/2006/relationships/oleObject" Target="embeddings/oleObject108.bin"/><Relationship Id="rId343" Type="http://schemas.openxmlformats.org/officeDocument/2006/relationships/image" Target="media/image220.wmf"/><Relationship Id="rId550" Type="http://schemas.openxmlformats.org/officeDocument/2006/relationships/image" Target="media/image346.wmf"/><Relationship Id="rId788" Type="http://schemas.openxmlformats.org/officeDocument/2006/relationships/image" Target="media/image482.wmf"/><Relationship Id="rId82" Type="http://schemas.openxmlformats.org/officeDocument/2006/relationships/image" Target="media/image54.wmf"/><Relationship Id="rId203" Type="http://schemas.openxmlformats.org/officeDocument/2006/relationships/oleObject" Target="embeddings/oleObject75.bin"/><Relationship Id="rId385" Type="http://schemas.openxmlformats.org/officeDocument/2006/relationships/image" Target="media/image244.wmf"/><Relationship Id="rId592" Type="http://schemas.openxmlformats.org/officeDocument/2006/relationships/oleObject" Target="embeddings/oleObject211.bin"/><Relationship Id="rId606" Type="http://schemas.openxmlformats.org/officeDocument/2006/relationships/image" Target="media/image388.wmf"/><Relationship Id="rId648" Type="http://schemas.openxmlformats.org/officeDocument/2006/relationships/oleObject" Target="embeddings/oleObject234.bin"/><Relationship Id="rId813" Type="http://schemas.openxmlformats.org/officeDocument/2006/relationships/image" Target="media/image498.wmf"/><Relationship Id="rId855" Type="http://schemas.openxmlformats.org/officeDocument/2006/relationships/oleObject" Target="embeddings/oleObject328.bin"/><Relationship Id="rId245" Type="http://schemas.openxmlformats.org/officeDocument/2006/relationships/oleObject" Target="embeddings/oleObject89.bin"/><Relationship Id="rId287" Type="http://schemas.openxmlformats.org/officeDocument/2006/relationships/image" Target="media/image180.wmf"/><Relationship Id="rId410" Type="http://schemas.openxmlformats.org/officeDocument/2006/relationships/image" Target="media/image259.wmf"/><Relationship Id="rId452" Type="http://schemas.openxmlformats.org/officeDocument/2006/relationships/image" Target="media/image284.wmf"/><Relationship Id="rId494" Type="http://schemas.openxmlformats.org/officeDocument/2006/relationships/oleObject" Target="embeddings/oleObject182.bin"/><Relationship Id="rId508" Type="http://schemas.openxmlformats.org/officeDocument/2006/relationships/image" Target="media/image316.wmf"/><Relationship Id="rId715" Type="http://schemas.openxmlformats.org/officeDocument/2006/relationships/image" Target="media/image447.wmf"/><Relationship Id="rId897" Type="http://schemas.openxmlformats.org/officeDocument/2006/relationships/oleObject" Target="embeddings/oleObject350.bin"/><Relationship Id="rId105" Type="http://schemas.openxmlformats.org/officeDocument/2006/relationships/oleObject" Target="embeddings/oleObject32.bin"/><Relationship Id="rId147" Type="http://schemas.openxmlformats.org/officeDocument/2006/relationships/oleObject" Target="embeddings/oleObject50.bin"/><Relationship Id="rId312" Type="http://schemas.openxmlformats.org/officeDocument/2006/relationships/image" Target="media/image198.wmf"/><Relationship Id="rId354" Type="http://schemas.openxmlformats.org/officeDocument/2006/relationships/oleObject" Target="embeddings/oleObject127.bin"/><Relationship Id="rId757" Type="http://schemas.openxmlformats.org/officeDocument/2006/relationships/image" Target="media/image468.wmf"/><Relationship Id="rId799" Type="http://schemas.openxmlformats.org/officeDocument/2006/relationships/image" Target="media/image488.wmf"/><Relationship Id="rId51" Type="http://schemas.openxmlformats.org/officeDocument/2006/relationships/oleObject" Target="embeddings/oleObject10.bin"/><Relationship Id="rId93" Type="http://schemas.openxmlformats.org/officeDocument/2006/relationships/image" Target="media/image61.wmf"/><Relationship Id="rId189" Type="http://schemas.openxmlformats.org/officeDocument/2006/relationships/image" Target="media/image116.wmf"/><Relationship Id="rId396" Type="http://schemas.openxmlformats.org/officeDocument/2006/relationships/image" Target="media/image250.wmf"/><Relationship Id="rId561" Type="http://schemas.openxmlformats.org/officeDocument/2006/relationships/image" Target="media/image353.wmf"/><Relationship Id="rId617" Type="http://schemas.openxmlformats.org/officeDocument/2006/relationships/oleObject" Target="embeddings/oleObject217.bin"/><Relationship Id="rId659" Type="http://schemas.openxmlformats.org/officeDocument/2006/relationships/image" Target="media/image412.wmf"/><Relationship Id="rId824" Type="http://schemas.openxmlformats.org/officeDocument/2006/relationships/image" Target="media/image507.wmf"/><Relationship Id="rId866" Type="http://schemas.openxmlformats.org/officeDocument/2006/relationships/oleObject" Target="embeddings/oleObject336.bin"/><Relationship Id="rId214" Type="http://schemas.openxmlformats.org/officeDocument/2006/relationships/image" Target="media/image132.wmf"/><Relationship Id="rId256" Type="http://schemas.openxmlformats.org/officeDocument/2006/relationships/image" Target="media/image159.wmf"/><Relationship Id="rId298" Type="http://schemas.openxmlformats.org/officeDocument/2006/relationships/image" Target="media/image189.wmf"/><Relationship Id="rId421" Type="http://schemas.openxmlformats.org/officeDocument/2006/relationships/image" Target="media/image265.wmf"/><Relationship Id="rId463" Type="http://schemas.openxmlformats.org/officeDocument/2006/relationships/oleObject" Target="embeddings/oleObject171.bin"/><Relationship Id="rId519" Type="http://schemas.openxmlformats.org/officeDocument/2006/relationships/image" Target="media/image322.wmf"/><Relationship Id="rId670" Type="http://schemas.openxmlformats.org/officeDocument/2006/relationships/image" Target="media/image421.wmf"/><Relationship Id="rId116" Type="http://schemas.openxmlformats.org/officeDocument/2006/relationships/oleObject" Target="embeddings/oleObject36.bin"/><Relationship Id="rId158" Type="http://schemas.openxmlformats.org/officeDocument/2006/relationships/image" Target="media/image97.wmf"/><Relationship Id="rId323" Type="http://schemas.openxmlformats.org/officeDocument/2006/relationships/image" Target="media/image208.wmf"/><Relationship Id="rId530" Type="http://schemas.openxmlformats.org/officeDocument/2006/relationships/image" Target="media/image331.wmf"/><Relationship Id="rId726" Type="http://schemas.openxmlformats.org/officeDocument/2006/relationships/oleObject" Target="embeddings/oleObject266.bin"/><Relationship Id="rId768" Type="http://schemas.openxmlformats.org/officeDocument/2006/relationships/oleObject" Target="embeddings/oleObject289.bin"/><Relationship Id="rId20" Type="http://schemas.openxmlformats.org/officeDocument/2006/relationships/image" Target="media/image12.wmf"/><Relationship Id="rId62" Type="http://schemas.openxmlformats.org/officeDocument/2006/relationships/image" Target="media/image43.wmf"/><Relationship Id="rId365" Type="http://schemas.openxmlformats.org/officeDocument/2006/relationships/image" Target="media/image230.wmf"/><Relationship Id="rId572" Type="http://schemas.openxmlformats.org/officeDocument/2006/relationships/image" Target="media/image360.wmf"/><Relationship Id="rId628" Type="http://schemas.openxmlformats.org/officeDocument/2006/relationships/oleObject" Target="embeddings/oleObject222.bin"/><Relationship Id="rId835" Type="http://schemas.openxmlformats.org/officeDocument/2006/relationships/oleObject" Target="embeddings/oleObject318.bin"/><Relationship Id="rId225" Type="http://schemas.openxmlformats.org/officeDocument/2006/relationships/image" Target="media/image139.wmf"/><Relationship Id="rId267" Type="http://schemas.openxmlformats.org/officeDocument/2006/relationships/image" Target="media/image164.wmf"/><Relationship Id="rId432" Type="http://schemas.openxmlformats.org/officeDocument/2006/relationships/image" Target="media/image271.wmf"/><Relationship Id="rId474" Type="http://schemas.openxmlformats.org/officeDocument/2006/relationships/oleObject" Target="embeddings/oleObject176.bin"/><Relationship Id="rId877" Type="http://schemas.openxmlformats.org/officeDocument/2006/relationships/image" Target="media/image529.wmf"/><Relationship Id="rId127" Type="http://schemas.openxmlformats.org/officeDocument/2006/relationships/image" Target="media/image79.wmf"/><Relationship Id="rId681" Type="http://schemas.openxmlformats.org/officeDocument/2006/relationships/oleObject" Target="embeddings/oleObject246.bin"/><Relationship Id="rId737" Type="http://schemas.openxmlformats.org/officeDocument/2006/relationships/oleObject" Target="embeddings/oleObject271.bin"/><Relationship Id="rId779" Type="http://schemas.openxmlformats.org/officeDocument/2006/relationships/image" Target="media/image478.wmf"/><Relationship Id="rId902" Type="http://schemas.openxmlformats.org/officeDocument/2006/relationships/oleObject" Target="embeddings/oleObject353.bin"/><Relationship Id="rId31" Type="http://schemas.openxmlformats.org/officeDocument/2006/relationships/image" Target="media/image23.wmf"/><Relationship Id="rId73" Type="http://schemas.openxmlformats.org/officeDocument/2006/relationships/oleObject" Target="embeddings/oleObject18.bin"/><Relationship Id="rId169" Type="http://schemas.openxmlformats.org/officeDocument/2006/relationships/image" Target="media/image106.wmf"/><Relationship Id="rId334" Type="http://schemas.openxmlformats.org/officeDocument/2006/relationships/image" Target="media/image215.wmf"/><Relationship Id="rId376" Type="http://schemas.openxmlformats.org/officeDocument/2006/relationships/oleObject" Target="embeddings/oleObject135.bin"/><Relationship Id="rId541" Type="http://schemas.openxmlformats.org/officeDocument/2006/relationships/image" Target="media/image340.wmf"/><Relationship Id="rId583" Type="http://schemas.openxmlformats.org/officeDocument/2006/relationships/oleObject" Target="embeddings/oleObject210.bin"/><Relationship Id="rId639" Type="http://schemas.openxmlformats.org/officeDocument/2006/relationships/image" Target="media/image403.wmf"/><Relationship Id="rId790" Type="http://schemas.openxmlformats.org/officeDocument/2006/relationships/image" Target="media/image483.wmf"/><Relationship Id="rId804" Type="http://schemas.openxmlformats.org/officeDocument/2006/relationships/oleObject" Target="embeddings/oleObject307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62.bin"/><Relationship Id="rId236" Type="http://schemas.openxmlformats.org/officeDocument/2006/relationships/oleObject" Target="embeddings/oleObject85.bin"/><Relationship Id="rId278" Type="http://schemas.openxmlformats.org/officeDocument/2006/relationships/oleObject" Target="embeddings/oleObject104.bin"/><Relationship Id="rId401" Type="http://schemas.openxmlformats.org/officeDocument/2006/relationships/oleObject" Target="embeddings/oleObject146.bin"/><Relationship Id="rId443" Type="http://schemas.openxmlformats.org/officeDocument/2006/relationships/oleObject" Target="embeddings/oleObject163.bin"/><Relationship Id="rId650" Type="http://schemas.openxmlformats.org/officeDocument/2006/relationships/image" Target="media/image408.wmf"/><Relationship Id="rId846" Type="http://schemas.openxmlformats.org/officeDocument/2006/relationships/oleObject" Target="embeddings/oleObject324.bin"/><Relationship Id="rId888" Type="http://schemas.openxmlformats.org/officeDocument/2006/relationships/image" Target="media/image534.wmf"/><Relationship Id="rId303" Type="http://schemas.openxmlformats.org/officeDocument/2006/relationships/oleObject" Target="embeddings/oleObject109.bin"/><Relationship Id="rId485" Type="http://schemas.openxmlformats.org/officeDocument/2006/relationships/image" Target="media/image302.wmf"/><Relationship Id="rId692" Type="http://schemas.openxmlformats.org/officeDocument/2006/relationships/image" Target="media/image433.wmf"/><Relationship Id="rId706" Type="http://schemas.openxmlformats.org/officeDocument/2006/relationships/image" Target="media/image442.wmf"/><Relationship Id="rId748" Type="http://schemas.openxmlformats.org/officeDocument/2006/relationships/oleObject" Target="embeddings/oleObject277.bin"/><Relationship Id="rId913" Type="http://schemas.openxmlformats.org/officeDocument/2006/relationships/image" Target="media/image548.wmf"/><Relationship Id="rId42" Type="http://schemas.openxmlformats.org/officeDocument/2006/relationships/image" Target="media/image30.wmf"/><Relationship Id="rId84" Type="http://schemas.openxmlformats.org/officeDocument/2006/relationships/image" Target="media/image55.wmf"/><Relationship Id="rId138" Type="http://schemas.openxmlformats.org/officeDocument/2006/relationships/image" Target="media/image84.wmf"/><Relationship Id="rId345" Type="http://schemas.openxmlformats.org/officeDocument/2006/relationships/image" Target="media/image221.wmf"/><Relationship Id="rId387" Type="http://schemas.openxmlformats.org/officeDocument/2006/relationships/oleObject" Target="embeddings/oleObject139.bin"/><Relationship Id="rId510" Type="http://schemas.openxmlformats.org/officeDocument/2006/relationships/oleObject" Target="embeddings/oleObject190.bin"/><Relationship Id="rId552" Type="http://schemas.openxmlformats.org/officeDocument/2006/relationships/image" Target="media/image347.wmf"/><Relationship Id="rId594" Type="http://schemas.openxmlformats.org/officeDocument/2006/relationships/image" Target="media/image379.wmf"/><Relationship Id="rId608" Type="http://schemas.openxmlformats.org/officeDocument/2006/relationships/image" Target="media/image390.wmf"/><Relationship Id="rId815" Type="http://schemas.openxmlformats.org/officeDocument/2006/relationships/image" Target="media/image500.wmf"/><Relationship Id="rId191" Type="http://schemas.openxmlformats.org/officeDocument/2006/relationships/image" Target="media/image117.wmf"/><Relationship Id="rId205" Type="http://schemas.openxmlformats.org/officeDocument/2006/relationships/image" Target="media/image123.wmf"/><Relationship Id="rId247" Type="http://schemas.openxmlformats.org/officeDocument/2006/relationships/oleObject" Target="embeddings/oleObject90.bin"/><Relationship Id="rId412" Type="http://schemas.openxmlformats.org/officeDocument/2006/relationships/image" Target="media/image261.wmf"/><Relationship Id="rId857" Type="http://schemas.openxmlformats.org/officeDocument/2006/relationships/oleObject" Target="embeddings/oleObject329.bin"/><Relationship Id="rId899" Type="http://schemas.openxmlformats.org/officeDocument/2006/relationships/image" Target="media/image541.wmf"/><Relationship Id="rId107" Type="http://schemas.openxmlformats.org/officeDocument/2006/relationships/image" Target="media/image68.wmf"/><Relationship Id="rId289" Type="http://schemas.openxmlformats.org/officeDocument/2006/relationships/oleObject" Target="embeddings/oleObject105.bin"/><Relationship Id="rId454" Type="http://schemas.openxmlformats.org/officeDocument/2006/relationships/image" Target="media/image285.wmf"/><Relationship Id="rId496" Type="http://schemas.openxmlformats.org/officeDocument/2006/relationships/oleObject" Target="embeddings/oleObject183.bin"/><Relationship Id="rId661" Type="http://schemas.openxmlformats.org/officeDocument/2006/relationships/oleObject" Target="embeddings/oleObject241.bin"/><Relationship Id="rId717" Type="http://schemas.openxmlformats.org/officeDocument/2006/relationships/image" Target="media/image449.wmf"/><Relationship Id="rId759" Type="http://schemas.openxmlformats.org/officeDocument/2006/relationships/image" Target="media/image469.wmf"/><Relationship Id="rId11" Type="http://schemas.openxmlformats.org/officeDocument/2006/relationships/image" Target="media/image3.wmf"/><Relationship Id="rId53" Type="http://schemas.openxmlformats.org/officeDocument/2006/relationships/image" Target="media/image36.wmf"/><Relationship Id="rId149" Type="http://schemas.openxmlformats.org/officeDocument/2006/relationships/oleObject" Target="embeddings/oleObject51.bin"/><Relationship Id="rId314" Type="http://schemas.openxmlformats.org/officeDocument/2006/relationships/image" Target="media/image200.wmf"/><Relationship Id="rId356" Type="http://schemas.openxmlformats.org/officeDocument/2006/relationships/oleObject" Target="embeddings/oleObject129.bin"/><Relationship Id="rId398" Type="http://schemas.openxmlformats.org/officeDocument/2006/relationships/image" Target="media/image251.wmf"/><Relationship Id="rId521" Type="http://schemas.openxmlformats.org/officeDocument/2006/relationships/image" Target="media/image323.wmf"/><Relationship Id="rId563" Type="http://schemas.openxmlformats.org/officeDocument/2006/relationships/image" Target="media/image354.wmf"/><Relationship Id="rId619" Type="http://schemas.openxmlformats.org/officeDocument/2006/relationships/oleObject" Target="embeddings/oleObject218.bin"/><Relationship Id="rId770" Type="http://schemas.openxmlformats.org/officeDocument/2006/relationships/oleObject" Target="embeddings/oleObject290.bin"/><Relationship Id="rId95" Type="http://schemas.openxmlformats.org/officeDocument/2006/relationships/oleObject" Target="embeddings/oleObject27.bin"/><Relationship Id="rId160" Type="http://schemas.openxmlformats.org/officeDocument/2006/relationships/image" Target="media/image99.wmf"/><Relationship Id="rId216" Type="http://schemas.openxmlformats.org/officeDocument/2006/relationships/image" Target="media/image134.wmf"/><Relationship Id="rId423" Type="http://schemas.openxmlformats.org/officeDocument/2006/relationships/image" Target="media/image266.wmf"/><Relationship Id="rId826" Type="http://schemas.openxmlformats.org/officeDocument/2006/relationships/image" Target="media/image508.wmf"/><Relationship Id="rId868" Type="http://schemas.openxmlformats.org/officeDocument/2006/relationships/oleObject" Target="embeddings/oleObject337.bin"/><Relationship Id="rId258" Type="http://schemas.openxmlformats.org/officeDocument/2006/relationships/oleObject" Target="embeddings/oleObject96.bin"/><Relationship Id="rId465" Type="http://schemas.openxmlformats.org/officeDocument/2006/relationships/oleObject" Target="embeddings/oleObject172.bin"/><Relationship Id="rId630" Type="http://schemas.openxmlformats.org/officeDocument/2006/relationships/oleObject" Target="embeddings/oleObject224.bin"/><Relationship Id="rId672" Type="http://schemas.openxmlformats.org/officeDocument/2006/relationships/image" Target="media/image422.wmf"/><Relationship Id="rId728" Type="http://schemas.openxmlformats.org/officeDocument/2006/relationships/oleObject" Target="embeddings/oleObject267.bin"/><Relationship Id="rId22" Type="http://schemas.openxmlformats.org/officeDocument/2006/relationships/image" Target="media/image14.wmf"/><Relationship Id="rId64" Type="http://schemas.openxmlformats.org/officeDocument/2006/relationships/oleObject" Target="embeddings/oleObject13.bin"/><Relationship Id="rId118" Type="http://schemas.openxmlformats.org/officeDocument/2006/relationships/oleObject" Target="embeddings/oleObject37.bin"/><Relationship Id="rId325" Type="http://schemas.openxmlformats.org/officeDocument/2006/relationships/image" Target="media/image210.wmf"/><Relationship Id="rId367" Type="http://schemas.openxmlformats.org/officeDocument/2006/relationships/image" Target="media/image231.wmf"/><Relationship Id="rId532" Type="http://schemas.openxmlformats.org/officeDocument/2006/relationships/image" Target="media/image332.wmf"/><Relationship Id="rId574" Type="http://schemas.openxmlformats.org/officeDocument/2006/relationships/image" Target="media/image362.wmf"/><Relationship Id="rId171" Type="http://schemas.openxmlformats.org/officeDocument/2006/relationships/image" Target="media/image107.wmf"/><Relationship Id="rId227" Type="http://schemas.openxmlformats.org/officeDocument/2006/relationships/image" Target="media/image140.wmf"/><Relationship Id="rId781" Type="http://schemas.openxmlformats.org/officeDocument/2006/relationships/image" Target="media/image479.wmf"/><Relationship Id="rId837" Type="http://schemas.openxmlformats.org/officeDocument/2006/relationships/oleObject" Target="embeddings/oleObject319.bin"/><Relationship Id="rId879" Type="http://schemas.openxmlformats.org/officeDocument/2006/relationships/image" Target="media/image530.wmf"/><Relationship Id="rId269" Type="http://schemas.openxmlformats.org/officeDocument/2006/relationships/image" Target="media/image165.wmf"/><Relationship Id="rId434" Type="http://schemas.openxmlformats.org/officeDocument/2006/relationships/image" Target="media/image272.wmf"/><Relationship Id="rId476" Type="http://schemas.openxmlformats.org/officeDocument/2006/relationships/oleObject" Target="embeddings/oleObject177.bin"/><Relationship Id="rId641" Type="http://schemas.openxmlformats.org/officeDocument/2006/relationships/image" Target="media/image404.wmf"/><Relationship Id="rId683" Type="http://schemas.openxmlformats.org/officeDocument/2006/relationships/oleObject" Target="embeddings/oleObject247.bin"/><Relationship Id="rId739" Type="http://schemas.openxmlformats.org/officeDocument/2006/relationships/oleObject" Target="embeddings/oleObject272.bin"/><Relationship Id="rId890" Type="http://schemas.openxmlformats.org/officeDocument/2006/relationships/image" Target="media/image536.wmf"/><Relationship Id="rId904" Type="http://schemas.openxmlformats.org/officeDocument/2006/relationships/oleObject" Target="embeddings/oleObject354.bin"/><Relationship Id="rId33" Type="http://schemas.openxmlformats.org/officeDocument/2006/relationships/image" Target="media/image25.wmf"/><Relationship Id="rId129" Type="http://schemas.openxmlformats.org/officeDocument/2006/relationships/image" Target="media/image80.wmf"/><Relationship Id="rId280" Type="http://schemas.openxmlformats.org/officeDocument/2006/relationships/image" Target="media/image173.wmf"/><Relationship Id="rId336" Type="http://schemas.openxmlformats.org/officeDocument/2006/relationships/image" Target="media/image216.wmf"/><Relationship Id="rId501" Type="http://schemas.openxmlformats.org/officeDocument/2006/relationships/image" Target="media/image312.wmf"/><Relationship Id="rId543" Type="http://schemas.openxmlformats.org/officeDocument/2006/relationships/image" Target="media/image341.wmf"/><Relationship Id="rId75" Type="http://schemas.openxmlformats.org/officeDocument/2006/relationships/oleObject" Target="embeddings/oleObject19.bin"/><Relationship Id="rId140" Type="http://schemas.openxmlformats.org/officeDocument/2006/relationships/image" Target="media/image86.wmf"/><Relationship Id="rId182" Type="http://schemas.openxmlformats.org/officeDocument/2006/relationships/oleObject" Target="embeddings/oleObject63.bin"/><Relationship Id="rId378" Type="http://schemas.openxmlformats.org/officeDocument/2006/relationships/oleObject" Target="embeddings/oleObject136.bin"/><Relationship Id="rId403" Type="http://schemas.openxmlformats.org/officeDocument/2006/relationships/image" Target="media/image254.wmf"/><Relationship Id="rId585" Type="http://schemas.openxmlformats.org/officeDocument/2006/relationships/image" Target="media/image371.wmf"/><Relationship Id="rId750" Type="http://schemas.openxmlformats.org/officeDocument/2006/relationships/oleObject" Target="embeddings/oleObject278.bin"/><Relationship Id="rId792" Type="http://schemas.openxmlformats.org/officeDocument/2006/relationships/image" Target="media/image484.wmf"/><Relationship Id="rId806" Type="http://schemas.openxmlformats.org/officeDocument/2006/relationships/image" Target="media/image492.wmf"/><Relationship Id="rId848" Type="http://schemas.openxmlformats.org/officeDocument/2006/relationships/oleObject" Target="embeddings/oleObject325.bin"/><Relationship Id="rId6" Type="http://schemas.openxmlformats.org/officeDocument/2006/relationships/webSettings" Target="webSettings.xml"/><Relationship Id="rId238" Type="http://schemas.openxmlformats.org/officeDocument/2006/relationships/image" Target="media/image146.wmf"/><Relationship Id="rId445" Type="http://schemas.openxmlformats.org/officeDocument/2006/relationships/image" Target="media/image278.wmf"/><Relationship Id="rId487" Type="http://schemas.openxmlformats.org/officeDocument/2006/relationships/image" Target="media/image304.wmf"/><Relationship Id="rId610" Type="http://schemas.openxmlformats.org/officeDocument/2006/relationships/image" Target="media/image392.wmf"/><Relationship Id="rId652" Type="http://schemas.openxmlformats.org/officeDocument/2006/relationships/oleObject" Target="embeddings/oleObject237.bin"/><Relationship Id="rId694" Type="http://schemas.openxmlformats.org/officeDocument/2006/relationships/oleObject" Target="embeddings/oleObject253.bin"/><Relationship Id="rId708" Type="http://schemas.openxmlformats.org/officeDocument/2006/relationships/image" Target="media/image443.wmf"/><Relationship Id="rId915" Type="http://schemas.openxmlformats.org/officeDocument/2006/relationships/image" Target="media/image550.wmf"/><Relationship Id="rId291" Type="http://schemas.openxmlformats.org/officeDocument/2006/relationships/oleObject" Target="embeddings/oleObject106.bin"/><Relationship Id="rId305" Type="http://schemas.openxmlformats.org/officeDocument/2006/relationships/oleObject" Target="embeddings/oleObject110.bin"/><Relationship Id="rId347" Type="http://schemas.openxmlformats.org/officeDocument/2006/relationships/image" Target="media/image222.wmf"/><Relationship Id="rId512" Type="http://schemas.openxmlformats.org/officeDocument/2006/relationships/image" Target="media/image318.wmf"/><Relationship Id="rId44" Type="http://schemas.openxmlformats.org/officeDocument/2006/relationships/image" Target="media/image31.wmf"/><Relationship Id="rId86" Type="http://schemas.openxmlformats.org/officeDocument/2006/relationships/image" Target="media/image57.wmf"/><Relationship Id="rId151" Type="http://schemas.openxmlformats.org/officeDocument/2006/relationships/image" Target="media/image92.wmf"/><Relationship Id="rId389" Type="http://schemas.openxmlformats.org/officeDocument/2006/relationships/image" Target="media/image247.wmf"/><Relationship Id="rId554" Type="http://schemas.openxmlformats.org/officeDocument/2006/relationships/image" Target="media/image349.wmf"/><Relationship Id="rId596" Type="http://schemas.openxmlformats.org/officeDocument/2006/relationships/image" Target="media/image380.wmf"/><Relationship Id="rId761" Type="http://schemas.openxmlformats.org/officeDocument/2006/relationships/oleObject" Target="embeddings/oleObject285.bin"/><Relationship Id="rId817" Type="http://schemas.openxmlformats.org/officeDocument/2006/relationships/image" Target="media/image502.wmf"/><Relationship Id="rId859" Type="http://schemas.openxmlformats.org/officeDocument/2006/relationships/oleObject" Target="embeddings/oleObject331.bin"/><Relationship Id="rId193" Type="http://schemas.openxmlformats.org/officeDocument/2006/relationships/oleObject" Target="embeddings/oleObject69.bin"/><Relationship Id="rId207" Type="http://schemas.openxmlformats.org/officeDocument/2006/relationships/image" Target="media/image125.wmf"/><Relationship Id="rId249" Type="http://schemas.openxmlformats.org/officeDocument/2006/relationships/oleObject" Target="embeddings/oleObject91.bin"/><Relationship Id="rId414" Type="http://schemas.openxmlformats.org/officeDocument/2006/relationships/image" Target="media/image263.wmf"/><Relationship Id="rId456" Type="http://schemas.openxmlformats.org/officeDocument/2006/relationships/image" Target="media/image286.wmf"/><Relationship Id="rId498" Type="http://schemas.openxmlformats.org/officeDocument/2006/relationships/oleObject" Target="embeddings/oleObject184.bin"/><Relationship Id="rId621" Type="http://schemas.openxmlformats.org/officeDocument/2006/relationships/image" Target="media/image398.wmf"/><Relationship Id="rId663" Type="http://schemas.openxmlformats.org/officeDocument/2006/relationships/image" Target="media/image415.wmf"/><Relationship Id="rId870" Type="http://schemas.openxmlformats.org/officeDocument/2006/relationships/oleObject" Target="embeddings/oleObject338.bin"/><Relationship Id="rId13" Type="http://schemas.openxmlformats.org/officeDocument/2006/relationships/image" Target="media/image5.wmf"/><Relationship Id="rId109" Type="http://schemas.openxmlformats.org/officeDocument/2006/relationships/image" Target="media/image69.wmf"/><Relationship Id="rId260" Type="http://schemas.openxmlformats.org/officeDocument/2006/relationships/oleObject" Target="embeddings/oleObject97.bin"/><Relationship Id="rId316" Type="http://schemas.openxmlformats.org/officeDocument/2006/relationships/image" Target="media/image202.wmf"/><Relationship Id="rId523" Type="http://schemas.openxmlformats.org/officeDocument/2006/relationships/image" Target="media/image325.wmf"/><Relationship Id="rId719" Type="http://schemas.openxmlformats.org/officeDocument/2006/relationships/oleObject" Target="embeddings/oleObject262.bin"/><Relationship Id="rId55" Type="http://schemas.openxmlformats.org/officeDocument/2006/relationships/image" Target="media/image37.wmf"/><Relationship Id="rId97" Type="http://schemas.openxmlformats.org/officeDocument/2006/relationships/oleObject" Target="embeddings/oleObject28.bin"/><Relationship Id="rId120" Type="http://schemas.openxmlformats.org/officeDocument/2006/relationships/oleObject" Target="embeddings/oleObject38.bin"/><Relationship Id="rId358" Type="http://schemas.openxmlformats.org/officeDocument/2006/relationships/oleObject" Target="embeddings/oleObject130.bin"/><Relationship Id="rId565" Type="http://schemas.openxmlformats.org/officeDocument/2006/relationships/image" Target="media/image355.wmf"/><Relationship Id="rId730" Type="http://schemas.openxmlformats.org/officeDocument/2006/relationships/oleObject" Target="embeddings/oleObject268.bin"/><Relationship Id="rId772" Type="http://schemas.openxmlformats.org/officeDocument/2006/relationships/oleObject" Target="embeddings/oleObject291.bin"/><Relationship Id="rId828" Type="http://schemas.openxmlformats.org/officeDocument/2006/relationships/image" Target="media/image509.wmf"/><Relationship Id="rId162" Type="http://schemas.openxmlformats.org/officeDocument/2006/relationships/image" Target="media/image101.wmf"/><Relationship Id="rId218" Type="http://schemas.openxmlformats.org/officeDocument/2006/relationships/oleObject" Target="embeddings/oleObject76.bin"/><Relationship Id="rId425" Type="http://schemas.openxmlformats.org/officeDocument/2006/relationships/image" Target="media/image267.wmf"/><Relationship Id="rId467" Type="http://schemas.openxmlformats.org/officeDocument/2006/relationships/oleObject" Target="embeddings/oleObject173.bin"/><Relationship Id="rId632" Type="http://schemas.openxmlformats.org/officeDocument/2006/relationships/image" Target="media/image400.wmf"/><Relationship Id="rId271" Type="http://schemas.openxmlformats.org/officeDocument/2006/relationships/image" Target="media/image166.wmf"/><Relationship Id="rId674" Type="http://schemas.openxmlformats.org/officeDocument/2006/relationships/image" Target="media/image423.wmf"/><Relationship Id="rId881" Type="http://schemas.openxmlformats.org/officeDocument/2006/relationships/image" Target="media/image531.wmf"/><Relationship Id="rId24" Type="http://schemas.openxmlformats.org/officeDocument/2006/relationships/image" Target="media/image16.wmf"/><Relationship Id="rId66" Type="http://schemas.openxmlformats.org/officeDocument/2006/relationships/oleObject" Target="embeddings/oleObject14.bin"/><Relationship Id="rId131" Type="http://schemas.openxmlformats.org/officeDocument/2006/relationships/image" Target="media/image81.wmf"/><Relationship Id="rId327" Type="http://schemas.openxmlformats.org/officeDocument/2006/relationships/oleObject" Target="embeddings/oleObject113.bin"/><Relationship Id="rId369" Type="http://schemas.openxmlformats.org/officeDocument/2006/relationships/image" Target="media/image232.wmf"/><Relationship Id="rId534" Type="http://schemas.openxmlformats.org/officeDocument/2006/relationships/image" Target="media/image334.wmf"/><Relationship Id="rId576" Type="http://schemas.openxmlformats.org/officeDocument/2006/relationships/image" Target="media/image364.wmf"/><Relationship Id="rId741" Type="http://schemas.openxmlformats.org/officeDocument/2006/relationships/oleObject" Target="embeddings/oleObject273.bin"/><Relationship Id="rId783" Type="http://schemas.openxmlformats.org/officeDocument/2006/relationships/image" Target="media/image480.wmf"/><Relationship Id="rId839" Type="http://schemas.openxmlformats.org/officeDocument/2006/relationships/oleObject" Target="embeddings/oleObject320.bin"/><Relationship Id="rId173" Type="http://schemas.openxmlformats.org/officeDocument/2006/relationships/image" Target="media/image108.wmf"/><Relationship Id="rId229" Type="http://schemas.openxmlformats.org/officeDocument/2006/relationships/image" Target="media/image141.wmf"/><Relationship Id="rId380" Type="http://schemas.openxmlformats.org/officeDocument/2006/relationships/image" Target="media/image241.wmf"/><Relationship Id="rId436" Type="http://schemas.openxmlformats.org/officeDocument/2006/relationships/comments" Target="comments.xml"/><Relationship Id="rId601" Type="http://schemas.openxmlformats.org/officeDocument/2006/relationships/image" Target="media/image384.wmf"/><Relationship Id="rId643" Type="http://schemas.openxmlformats.org/officeDocument/2006/relationships/image" Target="media/image405.wmf"/><Relationship Id="rId240" Type="http://schemas.openxmlformats.org/officeDocument/2006/relationships/image" Target="media/image147.wmf"/><Relationship Id="rId478" Type="http://schemas.openxmlformats.org/officeDocument/2006/relationships/oleObject" Target="embeddings/oleObject178.bin"/><Relationship Id="rId685" Type="http://schemas.openxmlformats.org/officeDocument/2006/relationships/oleObject" Target="embeddings/oleObject248.bin"/><Relationship Id="rId850" Type="http://schemas.openxmlformats.org/officeDocument/2006/relationships/oleObject" Target="embeddings/oleObject326.bin"/><Relationship Id="rId892" Type="http://schemas.openxmlformats.org/officeDocument/2006/relationships/image" Target="media/image537.wmf"/><Relationship Id="rId906" Type="http://schemas.openxmlformats.org/officeDocument/2006/relationships/oleObject" Target="embeddings/oleObject355.bin"/><Relationship Id="rId35" Type="http://schemas.openxmlformats.org/officeDocument/2006/relationships/image" Target="media/image26.wmf"/><Relationship Id="rId77" Type="http://schemas.openxmlformats.org/officeDocument/2006/relationships/oleObject" Target="embeddings/oleObject20.bin"/><Relationship Id="rId100" Type="http://schemas.openxmlformats.org/officeDocument/2006/relationships/image" Target="media/image64.wmf"/><Relationship Id="rId282" Type="http://schemas.openxmlformats.org/officeDocument/2006/relationships/image" Target="media/image175.wmf"/><Relationship Id="rId338" Type="http://schemas.openxmlformats.org/officeDocument/2006/relationships/image" Target="media/image217.wmf"/><Relationship Id="rId503" Type="http://schemas.openxmlformats.org/officeDocument/2006/relationships/image" Target="media/image313.wmf"/><Relationship Id="rId545" Type="http://schemas.openxmlformats.org/officeDocument/2006/relationships/image" Target="media/image342.wmf"/><Relationship Id="rId587" Type="http://schemas.openxmlformats.org/officeDocument/2006/relationships/image" Target="media/image373.wmf"/><Relationship Id="rId710" Type="http://schemas.openxmlformats.org/officeDocument/2006/relationships/image" Target="media/image444.wmf"/><Relationship Id="rId752" Type="http://schemas.openxmlformats.org/officeDocument/2006/relationships/oleObject" Target="embeddings/oleObject279.bin"/><Relationship Id="rId808" Type="http://schemas.openxmlformats.org/officeDocument/2006/relationships/image" Target="media/image493.wmf"/><Relationship Id="rId8" Type="http://schemas.openxmlformats.org/officeDocument/2006/relationships/endnotes" Target="endnotes.xml"/><Relationship Id="rId142" Type="http://schemas.openxmlformats.org/officeDocument/2006/relationships/image" Target="media/image88.wmf"/><Relationship Id="rId184" Type="http://schemas.openxmlformats.org/officeDocument/2006/relationships/oleObject" Target="embeddings/oleObject64.bin"/><Relationship Id="rId391" Type="http://schemas.openxmlformats.org/officeDocument/2006/relationships/image" Target="media/image248.wmf"/><Relationship Id="rId405" Type="http://schemas.openxmlformats.org/officeDocument/2006/relationships/image" Target="media/image256.wmf"/><Relationship Id="rId447" Type="http://schemas.openxmlformats.org/officeDocument/2006/relationships/image" Target="media/image280.wmf"/><Relationship Id="rId612" Type="http://schemas.openxmlformats.org/officeDocument/2006/relationships/image" Target="media/image394.wmf"/><Relationship Id="rId794" Type="http://schemas.openxmlformats.org/officeDocument/2006/relationships/oleObject" Target="embeddings/oleObject302.bin"/><Relationship Id="rId251" Type="http://schemas.openxmlformats.org/officeDocument/2006/relationships/oleObject" Target="embeddings/oleObject93.bin"/><Relationship Id="rId489" Type="http://schemas.openxmlformats.org/officeDocument/2006/relationships/image" Target="media/image306.wmf"/><Relationship Id="rId654" Type="http://schemas.openxmlformats.org/officeDocument/2006/relationships/oleObject" Target="embeddings/oleObject239.bin"/><Relationship Id="rId696" Type="http://schemas.openxmlformats.org/officeDocument/2006/relationships/oleObject" Target="embeddings/oleObject254.bin"/><Relationship Id="rId861" Type="http://schemas.openxmlformats.org/officeDocument/2006/relationships/oleObject" Target="embeddings/oleObject333.bin"/><Relationship Id="rId917" Type="http://schemas.openxmlformats.org/officeDocument/2006/relationships/footer" Target="footer1.xml"/><Relationship Id="rId46" Type="http://schemas.openxmlformats.org/officeDocument/2006/relationships/image" Target="media/image32.wmf"/><Relationship Id="rId293" Type="http://schemas.openxmlformats.org/officeDocument/2006/relationships/image" Target="media/image184.wmf"/><Relationship Id="rId307" Type="http://schemas.openxmlformats.org/officeDocument/2006/relationships/oleObject" Target="embeddings/oleObject111.bin"/><Relationship Id="rId349" Type="http://schemas.openxmlformats.org/officeDocument/2006/relationships/oleObject" Target="embeddings/oleObject124.bin"/><Relationship Id="rId514" Type="http://schemas.openxmlformats.org/officeDocument/2006/relationships/oleObject" Target="embeddings/oleObject191.bin"/><Relationship Id="rId556" Type="http://schemas.openxmlformats.org/officeDocument/2006/relationships/oleObject" Target="embeddings/oleObject202.bin"/><Relationship Id="rId721" Type="http://schemas.openxmlformats.org/officeDocument/2006/relationships/image" Target="media/image451.wmf"/><Relationship Id="rId763" Type="http://schemas.openxmlformats.org/officeDocument/2006/relationships/image" Target="media/image470.wmf"/><Relationship Id="rId88" Type="http://schemas.openxmlformats.org/officeDocument/2006/relationships/oleObject" Target="embeddings/oleObject23.bin"/><Relationship Id="rId111" Type="http://schemas.openxmlformats.org/officeDocument/2006/relationships/image" Target="media/image71.wmf"/><Relationship Id="rId153" Type="http://schemas.openxmlformats.org/officeDocument/2006/relationships/image" Target="media/image93.wmf"/><Relationship Id="rId195" Type="http://schemas.openxmlformats.org/officeDocument/2006/relationships/image" Target="media/image118.wmf"/><Relationship Id="rId209" Type="http://schemas.openxmlformats.org/officeDocument/2006/relationships/image" Target="media/image127.wmf"/><Relationship Id="rId360" Type="http://schemas.openxmlformats.org/officeDocument/2006/relationships/image" Target="media/image227.wmf"/><Relationship Id="rId416" Type="http://schemas.openxmlformats.org/officeDocument/2006/relationships/oleObject" Target="embeddings/oleObject150.bin"/><Relationship Id="rId598" Type="http://schemas.openxmlformats.org/officeDocument/2006/relationships/image" Target="media/image381.wmf"/><Relationship Id="rId819" Type="http://schemas.openxmlformats.org/officeDocument/2006/relationships/image" Target="media/image504.wmf"/><Relationship Id="rId220" Type="http://schemas.openxmlformats.org/officeDocument/2006/relationships/oleObject" Target="embeddings/oleObject77.bin"/><Relationship Id="rId458" Type="http://schemas.openxmlformats.org/officeDocument/2006/relationships/image" Target="media/image287.wmf"/><Relationship Id="rId623" Type="http://schemas.openxmlformats.org/officeDocument/2006/relationships/image" Target="media/image399.wmf"/><Relationship Id="rId665" Type="http://schemas.openxmlformats.org/officeDocument/2006/relationships/image" Target="media/image416.wmf"/><Relationship Id="rId830" Type="http://schemas.openxmlformats.org/officeDocument/2006/relationships/image" Target="media/image510.wmf"/><Relationship Id="rId872" Type="http://schemas.openxmlformats.org/officeDocument/2006/relationships/oleObject" Target="embeddings/oleObject339.bin"/><Relationship Id="rId15" Type="http://schemas.openxmlformats.org/officeDocument/2006/relationships/image" Target="media/image7.wmf"/><Relationship Id="rId57" Type="http://schemas.openxmlformats.org/officeDocument/2006/relationships/oleObject" Target="embeddings/oleObject12.bin"/><Relationship Id="rId262" Type="http://schemas.openxmlformats.org/officeDocument/2006/relationships/oleObject" Target="embeddings/oleObject98.bin"/><Relationship Id="rId318" Type="http://schemas.openxmlformats.org/officeDocument/2006/relationships/image" Target="media/image204.wmf"/><Relationship Id="rId525" Type="http://schemas.openxmlformats.org/officeDocument/2006/relationships/image" Target="media/image326.wmf"/><Relationship Id="rId567" Type="http://schemas.openxmlformats.org/officeDocument/2006/relationships/image" Target="media/image356.wmf"/><Relationship Id="rId732" Type="http://schemas.openxmlformats.org/officeDocument/2006/relationships/oleObject" Target="embeddings/oleObject269.bin"/><Relationship Id="rId99" Type="http://schemas.openxmlformats.org/officeDocument/2006/relationships/oleObject" Target="embeddings/oleObject29.bin"/><Relationship Id="rId122" Type="http://schemas.openxmlformats.org/officeDocument/2006/relationships/oleObject" Target="embeddings/oleObject39.bin"/><Relationship Id="rId164" Type="http://schemas.openxmlformats.org/officeDocument/2006/relationships/image" Target="media/image103.wmf"/><Relationship Id="rId371" Type="http://schemas.openxmlformats.org/officeDocument/2006/relationships/image" Target="media/image234.wmf"/><Relationship Id="rId774" Type="http://schemas.openxmlformats.org/officeDocument/2006/relationships/oleObject" Target="embeddings/oleObject292.bin"/><Relationship Id="rId427" Type="http://schemas.openxmlformats.org/officeDocument/2006/relationships/oleObject" Target="embeddings/oleObject156.bin"/><Relationship Id="rId469" Type="http://schemas.openxmlformats.org/officeDocument/2006/relationships/oleObject" Target="embeddings/oleObject174.bin"/><Relationship Id="rId634" Type="http://schemas.openxmlformats.org/officeDocument/2006/relationships/oleObject" Target="embeddings/oleObject227.bin"/><Relationship Id="rId676" Type="http://schemas.openxmlformats.org/officeDocument/2006/relationships/image" Target="media/image425.wmf"/><Relationship Id="rId841" Type="http://schemas.openxmlformats.org/officeDocument/2006/relationships/image" Target="media/image513.wmf"/><Relationship Id="rId883" Type="http://schemas.openxmlformats.org/officeDocument/2006/relationships/image" Target="media/image532.wmf"/><Relationship Id="rId26" Type="http://schemas.openxmlformats.org/officeDocument/2006/relationships/image" Target="media/image18.wmf"/><Relationship Id="rId231" Type="http://schemas.openxmlformats.org/officeDocument/2006/relationships/image" Target="media/image142.wmf"/><Relationship Id="rId273" Type="http://schemas.openxmlformats.org/officeDocument/2006/relationships/image" Target="media/image167.wmf"/><Relationship Id="rId329" Type="http://schemas.openxmlformats.org/officeDocument/2006/relationships/oleObject" Target="embeddings/oleObject114.bin"/><Relationship Id="rId480" Type="http://schemas.openxmlformats.org/officeDocument/2006/relationships/image" Target="media/image298.wmf"/><Relationship Id="rId536" Type="http://schemas.openxmlformats.org/officeDocument/2006/relationships/image" Target="media/image335.wmf"/><Relationship Id="rId701" Type="http://schemas.openxmlformats.org/officeDocument/2006/relationships/image" Target="media/image438.wmf"/><Relationship Id="rId68" Type="http://schemas.openxmlformats.org/officeDocument/2006/relationships/oleObject" Target="embeddings/oleObject15.bin"/><Relationship Id="rId133" Type="http://schemas.openxmlformats.org/officeDocument/2006/relationships/image" Target="media/image82.wmf"/><Relationship Id="rId175" Type="http://schemas.openxmlformats.org/officeDocument/2006/relationships/image" Target="media/image109.wmf"/><Relationship Id="rId340" Type="http://schemas.openxmlformats.org/officeDocument/2006/relationships/oleObject" Target="embeddings/oleObject119.bin"/><Relationship Id="rId578" Type="http://schemas.openxmlformats.org/officeDocument/2006/relationships/image" Target="media/image366.wmf"/><Relationship Id="rId743" Type="http://schemas.openxmlformats.org/officeDocument/2006/relationships/image" Target="media/image462.wmf"/><Relationship Id="rId785" Type="http://schemas.openxmlformats.org/officeDocument/2006/relationships/image" Target="media/image481.wmf"/><Relationship Id="rId200" Type="http://schemas.openxmlformats.org/officeDocument/2006/relationships/image" Target="media/image120.wmf"/><Relationship Id="rId382" Type="http://schemas.openxmlformats.org/officeDocument/2006/relationships/oleObject" Target="embeddings/oleObject137.bin"/><Relationship Id="rId438" Type="http://schemas.openxmlformats.org/officeDocument/2006/relationships/oleObject" Target="embeddings/oleObject161.bin"/><Relationship Id="rId603" Type="http://schemas.openxmlformats.org/officeDocument/2006/relationships/image" Target="media/image385.wmf"/><Relationship Id="rId645" Type="http://schemas.openxmlformats.org/officeDocument/2006/relationships/image" Target="media/image406.wmf"/><Relationship Id="rId687" Type="http://schemas.openxmlformats.org/officeDocument/2006/relationships/oleObject" Target="embeddings/oleObject249.bin"/><Relationship Id="rId810" Type="http://schemas.openxmlformats.org/officeDocument/2006/relationships/image" Target="media/image495.wmf"/><Relationship Id="rId852" Type="http://schemas.openxmlformats.org/officeDocument/2006/relationships/image" Target="media/image519.wmf"/><Relationship Id="rId908" Type="http://schemas.openxmlformats.org/officeDocument/2006/relationships/oleObject" Target="embeddings/oleObject356.bin"/><Relationship Id="rId242" Type="http://schemas.openxmlformats.org/officeDocument/2006/relationships/image" Target="media/image149.wmf"/><Relationship Id="rId284" Type="http://schemas.openxmlformats.org/officeDocument/2006/relationships/image" Target="media/image177.wmf"/><Relationship Id="rId491" Type="http://schemas.openxmlformats.org/officeDocument/2006/relationships/image" Target="media/image307.wmf"/><Relationship Id="rId505" Type="http://schemas.openxmlformats.org/officeDocument/2006/relationships/image" Target="media/image314.wmf"/><Relationship Id="rId712" Type="http://schemas.openxmlformats.org/officeDocument/2006/relationships/image" Target="media/image445.wmf"/><Relationship Id="rId894" Type="http://schemas.openxmlformats.org/officeDocument/2006/relationships/oleObject" Target="embeddings/oleObject349.bin"/><Relationship Id="rId37" Type="http://schemas.openxmlformats.org/officeDocument/2006/relationships/image" Target="media/image27.wmf"/><Relationship Id="rId79" Type="http://schemas.openxmlformats.org/officeDocument/2006/relationships/image" Target="media/image52.wmf"/><Relationship Id="rId102" Type="http://schemas.openxmlformats.org/officeDocument/2006/relationships/image" Target="media/image65.wmf"/><Relationship Id="rId144" Type="http://schemas.openxmlformats.org/officeDocument/2006/relationships/image" Target="media/image89.wmf"/><Relationship Id="rId547" Type="http://schemas.openxmlformats.org/officeDocument/2006/relationships/image" Target="media/image344.wmf"/><Relationship Id="rId589" Type="http://schemas.openxmlformats.org/officeDocument/2006/relationships/image" Target="media/image375.wmf"/><Relationship Id="rId754" Type="http://schemas.openxmlformats.org/officeDocument/2006/relationships/oleObject" Target="embeddings/oleObject280.bin"/><Relationship Id="rId796" Type="http://schemas.openxmlformats.org/officeDocument/2006/relationships/oleObject" Target="embeddings/oleObject303.bin"/><Relationship Id="rId90" Type="http://schemas.openxmlformats.org/officeDocument/2006/relationships/oleObject" Target="embeddings/oleObject24.bin"/><Relationship Id="rId186" Type="http://schemas.openxmlformats.org/officeDocument/2006/relationships/oleObject" Target="embeddings/oleObject65.bin"/><Relationship Id="rId351" Type="http://schemas.openxmlformats.org/officeDocument/2006/relationships/oleObject" Target="embeddings/oleObject125.bin"/><Relationship Id="rId393" Type="http://schemas.openxmlformats.org/officeDocument/2006/relationships/image" Target="media/image249.wmf"/><Relationship Id="rId407" Type="http://schemas.openxmlformats.org/officeDocument/2006/relationships/image" Target="media/image258.wmf"/><Relationship Id="rId449" Type="http://schemas.openxmlformats.org/officeDocument/2006/relationships/image" Target="media/image282.wmf"/><Relationship Id="rId614" Type="http://schemas.openxmlformats.org/officeDocument/2006/relationships/image" Target="media/image395.wmf"/><Relationship Id="rId656" Type="http://schemas.openxmlformats.org/officeDocument/2006/relationships/image" Target="media/image410.wmf"/><Relationship Id="rId821" Type="http://schemas.openxmlformats.org/officeDocument/2006/relationships/image" Target="media/image505.wmf"/><Relationship Id="rId863" Type="http://schemas.openxmlformats.org/officeDocument/2006/relationships/oleObject" Target="embeddings/oleObject334.bin"/><Relationship Id="rId211" Type="http://schemas.openxmlformats.org/officeDocument/2006/relationships/image" Target="media/image129.wmf"/><Relationship Id="rId253" Type="http://schemas.openxmlformats.org/officeDocument/2006/relationships/image" Target="media/image156.wmf"/><Relationship Id="rId295" Type="http://schemas.openxmlformats.org/officeDocument/2006/relationships/image" Target="media/image186.wmf"/><Relationship Id="rId309" Type="http://schemas.openxmlformats.org/officeDocument/2006/relationships/image" Target="media/image195.wmf"/><Relationship Id="rId460" Type="http://schemas.openxmlformats.org/officeDocument/2006/relationships/image" Target="media/image288.wmf"/><Relationship Id="rId516" Type="http://schemas.openxmlformats.org/officeDocument/2006/relationships/oleObject" Target="embeddings/oleObject192.bin"/><Relationship Id="rId698" Type="http://schemas.openxmlformats.org/officeDocument/2006/relationships/oleObject" Target="embeddings/oleObject255.bin"/><Relationship Id="rId919" Type="http://schemas.openxmlformats.org/officeDocument/2006/relationships/theme" Target="theme/theme1.xml"/><Relationship Id="rId48" Type="http://schemas.openxmlformats.org/officeDocument/2006/relationships/image" Target="media/image33.wmf"/><Relationship Id="rId113" Type="http://schemas.openxmlformats.org/officeDocument/2006/relationships/image" Target="media/image72.wmf"/><Relationship Id="rId320" Type="http://schemas.openxmlformats.org/officeDocument/2006/relationships/image" Target="media/image205.wmf"/><Relationship Id="rId558" Type="http://schemas.openxmlformats.org/officeDocument/2006/relationships/oleObject" Target="embeddings/oleObject203.bin"/><Relationship Id="rId723" Type="http://schemas.openxmlformats.org/officeDocument/2006/relationships/image" Target="media/image452.wmf"/><Relationship Id="rId765" Type="http://schemas.openxmlformats.org/officeDocument/2006/relationships/image" Target="media/image471.wmf"/><Relationship Id="rId155" Type="http://schemas.openxmlformats.org/officeDocument/2006/relationships/image" Target="media/image94.wmf"/><Relationship Id="rId197" Type="http://schemas.openxmlformats.org/officeDocument/2006/relationships/oleObject" Target="embeddings/oleObject72.bin"/><Relationship Id="rId362" Type="http://schemas.openxmlformats.org/officeDocument/2006/relationships/image" Target="media/image228.wmf"/><Relationship Id="rId418" Type="http://schemas.openxmlformats.org/officeDocument/2006/relationships/oleObject" Target="embeddings/oleObject152.bin"/><Relationship Id="rId625" Type="http://schemas.openxmlformats.org/officeDocument/2006/relationships/chart" Target="charts/chart1.xml"/><Relationship Id="rId832" Type="http://schemas.openxmlformats.org/officeDocument/2006/relationships/oleObject" Target="embeddings/oleObject315.bin"/><Relationship Id="rId222" Type="http://schemas.openxmlformats.org/officeDocument/2006/relationships/oleObject" Target="embeddings/oleObject78.bin"/><Relationship Id="rId264" Type="http://schemas.openxmlformats.org/officeDocument/2006/relationships/oleObject" Target="embeddings/oleObject99.bin"/><Relationship Id="rId471" Type="http://schemas.openxmlformats.org/officeDocument/2006/relationships/oleObject" Target="embeddings/oleObject175.bin"/><Relationship Id="rId667" Type="http://schemas.openxmlformats.org/officeDocument/2006/relationships/image" Target="media/image418.wmf"/><Relationship Id="rId874" Type="http://schemas.openxmlformats.org/officeDocument/2006/relationships/oleObject" Target="embeddings/oleObject340.bin"/><Relationship Id="rId17" Type="http://schemas.openxmlformats.org/officeDocument/2006/relationships/image" Target="media/image9.wmf"/><Relationship Id="rId59" Type="http://schemas.openxmlformats.org/officeDocument/2006/relationships/image" Target="media/image40.wmf"/><Relationship Id="rId124" Type="http://schemas.openxmlformats.org/officeDocument/2006/relationships/oleObject" Target="embeddings/oleObject40.bin"/><Relationship Id="rId527" Type="http://schemas.openxmlformats.org/officeDocument/2006/relationships/image" Target="media/image328.wmf"/><Relationship Id="rId569" Type="http://schemas.openxmlformats.org/officeDocument/2006/relationships/image" Target="media/image357.wmf"/><Relationship Id="rId734" Type="http://schemas.openxmlformats.org/officeDocument/2006/relationships/image" Target="media/image458.wmf"/><Relationship Id="rId776" Type="http://schemas.openxmlformats.org/officeDocument/2006/relationships/oleObject" Target="embeddings/oleObject293.bin"/><Relationship Id="rId70" Type="http://schemas.openxmlformats.org/officeDocument/2006/relationships/image" Target="media/image47.wmf"/><Relationship Id="rId166" Type="http://schemas.openxmlformats.org/officeDocument/2006/relationships/oleObject" Target="embeddings/oleObject55.bin"/><Relationship Id="rId331" Type="http://schemas.openxmlformats.org/officeDocument/2006/relationships/oleObject" Target="embeddings/oleObject115.bin"/><Relationship Id="rId373" Type="http://schemas.openxmlformats.org/officeDocument/2006/relationships/image" Target="media/image236.wmf"/><Relationship Id="rId429" Type="http://schemas.openxmlformats.org/officeDocument/2006/relationships/oleObject" Target="embeddings/oleObject157.bin"/><Relationship Id="rId580" Type="http://schemas.openxmlformats.org/officeDocument/2006/relationships/image" Target="media/image367.wmf"/><Relationship Id="rId636" Type="http://schemas.openxmlformats.org/officeDocument/2006/relationships/oleObject" Target="embeddings/oleObject228.bin"/><Relationship Id="rId801" Type="http://schemas.openxmlformats.org/officeDocument/2006/relationships/oleObject" Target="embeddings/oleObject306.bin"/><Relationship Id="rId1" Type="http://schemas.openxmlformats.org/officeDocument/2006/relationships/customXml" Target="../customXml/item1.xml"/><Relationship Id="rId233" Type="http://schemas.openxmlformats.org/officeDocument/2006/relationships/image" Target="media/image143.wmf"/><Relationship Id="rId440" Type="http://schemas.openxmlformats.org/officeDocument/2006/relationships/oleObject" Target="embeddings/oleObject162.bin"/><Relationship Id="rId678" Type="http://schemas.openxmlformats.org/officeDocument/2006/relationships/image" Target="media/image427.wmf"/><Relationship Id="rId843" Type="http://schemas.openxmlformats.org/officeDocument/2006/relationships/image" Target="media/image514.wmf"/><Relationship Id="rId885" Type="http://schemas.openxmlformats.org/officeDocument/2006/relationships/image" Target="media/image533.wmf"/><Relationship Id="rId28" Type="http://schemas.openxmlformats.org/officeDocument/2006/relationships/image" Target="media/image20.wmf"/><Relationship Id="rId275" Type="http://schemas.openxmlformats.org/officeDocument/2006/relationships/image" Target="media/image169.wmf"/><Relationship Id="rId300" Type="http://schemas.openxmlformats.org/officeDocument/2006/relationships/image" Target="media/image190.wmf"/><Relationship Id="rId482" Type="http://schemas.openxmlformats.org/officeDocument/2006/relationships/image" Target="media/image299.wmf"/><Relationship Id="rId538" Type="http://schemas.openxmlformats.org/officeDocument/2006/relationships/image" Target="media/image337.wmf"/><Relationship Id="rId703" Type="http://schemas.openxmlformats.org/officeDocument/2006/relationships/image" Target="media/image440.wmf"/><Relationship Id="rId745" Type="http://schemas.openxmlformats.org/officeDocument/2006/relationships/image" Target="media/image463.wmf"/><Relationship Id="rId910" Type="http://schemas.openxmlformats.org/officeDocument/2006/relationships/oleObject" Target="embeddings/oleObject357.bin"/><Relationship Id="rId81" Type="http://schemas.openxmlformats.org/officeDocument/2006/relationships/oleObject" Target="embeddings/oleObject21.bin"/><Relationship Id="rId135" Type="http://schemas.openxmlformats.org/officeDocument/2006/relationships/oleObject" Target="embeddings/oleObject46.bin"/><Relationship Id="rId177" Type="http://schemas.openxmlformats.org/officeDocument/2006/relationships/image" Target="media/image110.wmf"/><Relationship Id="rId342" Type="http://schemas.openxmlformats.org/officeDocument/2006/relationships/oleObject" Target="embeddings/oleObject120.bin"/><Relationship Id="rId384" Type="http://schemas.openxmlformats.org/officeDocument/2006/relationships/oleObject" Target="embeddings/oleObject138.bin"/><Relationship Id="rId591" Type="http://schemas.openxmlformats.org/officeDocument/2006/relationships/image" Target="media/image377.wmf"/><Relationship Id="rId605" Type="http://schemas.openxmlformats.org/officeDocument/2006/relationships/image" Target="media/image387.wmf"/><Relationship Id="rId787" Type="http://schemas.openxmlformats.org/officeDocument/2006/relationships/oleObject" Target="embeddings/oleObject299.bin"/><Relationship Id="rId812" Type="http://schemas.openxmlformats.org/officeDocument/2006/relationships/image" Target="media/image497.wmf"/><Relationship Id="rId202" Type="http://schemas.openxmlformats.org/officeDocument/2006/relationships/image" Target="media/image121.wmf"/><Relationship Id="rId244" Type="http://schemas.openxmlformats.org/officeDocument/2006/relationships/image" Target="media/image153.wmf"/><Relationship Id="rId647" Type="http://schemas.openxmlformats.org/officeDocument/2006/relationships/image" Target="media/image407.wmf"/><Relationship Id="rId689" Type="http://schemas.openxmlformats.org/officeDocument/2006/relationships/image" Target="media/image432.wmf"/><Relationship Id="rId854" Type="http://schemas.openxmlformats.org/officeDocument/2006/relationships/image" Target="media/image520.wmf"/><Relationship Id="rId896" Type="http://schemas.openxmlformats.org/officeDocument/2006/relationships/image" Target="media/image540.wmf"/><Relationship Id="rId39" Type="http://schemas.openxmlformats.org/officeDocument/2006/relationships/oleObject" Target="embeddings/oleObject4.bin"/><Relationship Id="rId286" Type="http://schemas.openxmlformats.org/officeDocument/2006/relationships/image" Target="media/image179.wmf"/><Relationship Id="rId451" Type="http://schemas.openxmlformats.org/officeDocument/2006/relationships/image" Target="media/image283.wmf"/><Relationship Id="rId493" Type="http://schemas.openxmlformats.org/officeDocument/2006/relationships/image" Target="media/image308.wmf"/><Relationship Id="rId507" Type="http://schemas.openxmlformats.org/officeDocument/2006/relationships/image" Target="media/image315.wmf"/><Relationship Id="rId549" Type="http://schemas.openxmlformats.org/officeDocument/2006/relationships/image" Target="media/image345.wmf"/><Relationship Id="rId714" Type="http://schemas.openxmlformats.org/officeDocument/2006/relationships/image" Target="media/image446.wmf"/><Relationship Id="rId756" Type="http://schemas.openxmlformats.org/officeDocument/2006/relationships/oleObject" Target="embeddings/oleObject282.bin"/><Relationship Id="rId921" Type="http://schemas.microsoft.com/office/2011/relationships/commentsExtended" Target="commentsExtended.xml"/><Relationship Id="rId50" Type="http://schemas.openxmlformats.org/officeDocument/2006/relationships/image" Target="media/image34.wmf"/><Relationship Id="rId104" Type="http://schemas.openxmlformats.org/officeDocument/2006/relationships/image" Target="media/image66.wmf"/><Relationship Id="rId146" Type="http://schemas.openxmlformats.org/officeDocument/2006/relationships/image" Target="media/image90.wmf"/><Relationship Id="rId188" Type="http://schemas.openxmlformats.org/officeDocument/2006/relationships/oleObject" Target="embeddings/oleObject66.bin"/><Relationship Id="rId311" Type="http://schemas.openxmlformats.org/officeDocument/2006/relationships/image" Target="media/image197.wmf"/><Relationship Id="rId353" Type="http://schemas.openxmlformats.org/officeDocument/2006/relationships/oleObject" Target="embeddings/oleObject126.bin"/><Relationship Id="rId395" Type="http://schemas.openxmlformats.org/officeDocument/2006/relationships/oleObject" Target="embeddings/oleObject143.bin"/><Relationship Id="rId409" Type="http://schemas.openxmlformats.org/officeDocument/2006/relationships/oleObject" Target="embeddings/oleObject148.bin"/><Relationship Id="rId560" Type="http://schemas.openxmlformats.org/officeDocument/2006/relationships/oleObject" Target="embeddings/oleObject204.bin"/><Relationship Id="rId798" Type="http://schemas.openxmlformats.org/officeDocument/2006/relationships/oleObject" Target="embeddings/oleObject304.bin"/><Relationship Id="rId92" Type="http://schemas.openxmlformats.org/officeDocument/2006/relationships/oleObject" Target="embeddings/oleObject25.bin"/><Relationship Id="rId213" Type="http://schemas.openxmlformats.org/officeDocument/2006/relationships/image" Target="media/image131.emf"/><Relationship Id="rId420" Type="http://schemas.openxmlformats.org/officeDocument/2006/relationships/oleObject" Target="embeddings/oleObject153.bin"/><Relationship Id="rId616" Type="http://schemas.openxmlformats.org/officeDocument/2006/relationships/image" Target="media/image396.wmf"/><Relationship Id="rId658" Type="http://schemas.openxmlformats.org/officeDocument/2006/relationships/image" Target="media/image411.wmf"/><Relationship Id="rId823" Type="http://schemas.openxmlformats.org/officeDocument/2006/relationships/oleObject" Target="embeddings/oleObject310.bin"/><Relationship Id="rId865" Type="http://schemas.openxmlformats.org/officeDocument/2006/relationships/image" Target="media/image523.wmf"/><Relationship Id="rId255" Type="http://schemas.openxmlformats.org/officeDocument/2006/relationships/image" Target="media/image158.wmf"/><Relationship Id="rId297" Type="http://schemas.openxmlformats.org/officeDocument/2006/relationships/image" Target="media/image188.wmf"/><Relationship Id="rId462" Type="http://schemas.openxmlformats.org/officeDocument/2006/relationships/oleObject" Target="embeddings/oleObject170.bin"/><Relationship Id="rId518" Type="http://schemas.openxmlformats.org/officeDocument/2006/relationships/oleObject" Target="embeddings/oleObject193.bin"/><Relationship Id="rId725" Type="http://schemas.openxmlformats.org/officeDocument/2006/relationships/image" Target="media/image453.wmf"/><Relationship Id="rId115" Type="http://schemas.openxmlformats.org/officeDocument/2006/relationships/image" Target="media/image73.wmf"/><Relationship Id="rId157" Type="http://schemas.openxmlformats.org/officeDocument/2006/relationships/image" Target="media/image96.wmf"/><Relationship Id="rId322" Type="http://schemas.openxmlformats.org/officeDocument/2006/relationships/image" Target="media/image207.wmf"/><Relationship Id="rId364" Type="http://schemas.openxmlformats.org/officeDocument/2006/relationships/image" Target="media/image229.wmf"/><Relationship Id="rId767" Type="http://schemas.openxmlformats.org/officeDocument/2006/relationships/image" Target="media/image472.wmf"/><Relationship Id="rId61" Type="http://schemas.openxmlformats.org/officeDocument/2006/relationships/image" Target="media/image42.wmf"/><Relationship Id="rId199" Type="http://schemas.openxmlformats.org/officeDocument/2006/relationships/oleObject" Target="embeddings/oleObject73.bin"/><Relationship Id="rId571" Type="http://schemas.openxmlformats.org/officeDocument/2006/relationships/image" Target="media/image359.wmf"/><Relationship Id="rId627" Type="http://schemas.openxmlformats.org/officeDocument/2006/relationships/chart" Target="charts/chart3.xml"/><Relationship Id="rId669" Type="http://schemas.openxmlformats.org/officeDocument/2006/relationships/image" Target="media/image420.wmf"/><Relationship Id="rId834" Type="http://schemas.openxmlformats.org/officeDocument/2006/relationships/oleObject" Target="embeddings/oleObject317.bin"/><Relationship Id="rId876" Type="http://schemas.openxmlformats.org/officeDocument/2006/relationships/oleObject" Target="embeddings/oleObject341.bin"/><Relationship Id="rId19" Type="http://schemas.openxmlformats.org/officeDocument/2006/relationships/image" Target="media/image11.wmf"/><Relationship Id="rId224" Type="http://schemas.openxmlformats.org/officeDocument/2006/relationships/oleObject" Target="embeddings/oleObject79.bin"/><Relationship Id="rId266" Type="http://schemas.openxmlformats.org/officeDocument/2006/relationships/oleObject" Target="embeddings/oleObject100.bin"/><Relationship Id="rId431" Type="http://schemas.openxmlformats.org/officeDocument/2006/relationships/oleObject" Target="embeddings/oleObject158.bin"/><Relationship Id="rId473" Type="http://schemas.openxmlformats.org/officeDocument/2006/relationships/image" Target="media/image294.wmf"/><Relationship Id="rId529" Type="http://schemas.openxmlformats.org/officeDocument/2006/relationships/image" Target="media/image330.wmf"/><Relationship Id="rId680" Type="http://schemas.openxmlformats.org/officeDocument/2006/relationships/image" Target="media/image428.wmf"/><Relationship Id="rId736" Type="http://schemas.openxmlformats.org/officeDocument/2006/relationships/image" Target="media/image459.wmf"/><Relationship Id="rId901" Type="http://schemas.openxmlformats.org/officeDocument/2006/relationships/image" Target="media/image542.wmf"/><Relationship Id="rId30" Type="http://schemas.openxmlformats.org/officeDocument/2006/relationships/image" Target="media/image22.wmf"/><Relationship Id="rId126" Type="http://schemas.openxmlformats.org/officeDocument/2006/relationships/oleObject" Target="embeddings/oleObject41.bin"/><Relationship Id="rId168" Type="http://schemas.openxmlformats.org/officeDocument/2006/relationships/oleObject" Target="embeddings/oleObject56.bin"/><Relationship Id="rId333" Type="http://schemas.openxmlformats.org/officeDocument/2006/relationships/oleObject" Target="embeddings/oleObject116.bin"/><Relationship Id="rId540" Type="http://schemas.openxmlformats.org/officeDocument/2006/relationships/image" Target="media/image339.wmf"/><Relationship Id="rId778" Type="http://schemas.openxmlformats.org/officeDocument/2006/relationships/oleObject" Target="embeddings/oleObject294.bin"/><Relationship Id="rId72" Type="http://schemas.openxmlformats.org/officeDocument/2006/relationships/image" Target="media/image48.wmf"/><Relationship Id="rId375" Type="http://schemas.openxmlformats.org/officeDocument/2006/relationships/image" Target="media/image238.wmf"/><Relationship Id="rId582" Type="http://schemas.openxmlformats.org/officeDocument/2006/relationships/image" Target="media/image369.wmf"/><Relationship Id="rId638" Type="http://schemas.openxmlformats.org/officeDocument/2006/relationships/oleObject" Target="embeddings/oleObject229.bin"/><Relationship Id="rId803" Type="http://schemas.openxmlformats.org/officeDocument/2006/relationships/image" Target="media/image490.wmf"/><Relationship Id="rId845" Type="http://schemas.openxmlformats.org/officeDocument/2006/relationships/image" Target="media/image515.wmf"/><Relationship Id="rId3" Type="http://schemas.openxmlformats.org/officeDocument/2006/relationships/styles" Target="styles.xml"/><Relationship Id="rId235" Type="http://schemas.openxmlformats.org/officeDocument/2006/relationships/image" Target="media/image144.wmf"/><Relationship Id="rId277" Type="http://schemas.openxmlformats.org/officeDocument/2006/relationships/image" Target="media/image171.wmf"/><Relationship Id="rId400" Type="http://schemas.openxmlformats.org/officeDocument/2006/relationships/oleObject" Target="embeddings/oleObject145.bin"/><Relationship Id="rId442" Type="http://schemas.openxmlformats.org/officeDocument/2006/relationships/image" Target="media/image276.wmf"/><Relationship Id="rId484" Type="http://schemas.openxmlformats.org/officeDocument/2006/relationships/image" Target="media/image301.wmf"/><Relationship Id="rId705" Type="http://schemas.openxmlformats.org/officeDocument/2006/relationships/image" Target="media/image441.wmf"/><Relationship Id="rId887" Type="http://schemas.openxmlformats.org/officeDocument/2006/relationships/oleObject" Target="embeddings/oleObject347.bin"/><Relationship Id="rId137" Type="http://schemas.openxmlformats.org/officeDocument/2006/relationships/oleObject" Target="embeddings/oleObject47.bin"/><Relationship Id="rId302" Type="http://schemas.openxmlformats.org/officeDocument/2006/relationships/image" Target="media/image191.wmf"/><Relationship Id="rId344" Type="http://schemas.openxmlformats.org/officeDocument/2006/relationships/oleObject" Target="embeddings/oleObject121.bin"/><Relationship Id="rId691" Type="http://schemas.openxmlformats.org/officeDocument/2006/relationships/oleObject" Target="embeddings/oleObject252.bin"/><Relationship Id="rId747" Type="http://schemas.openxmlformats.org/officeDocument/2006/relationships/image" Target="media/image464.wmf"/><Relationship Id="rId789" Type="http://schemas.openxmlformats.org/officeDocument/2006/relationships/oleObject" Target="embeddings/oleObject300.bin"/><Relationship Id="rId912" Type="http://schemas.openxmlformats.org/officeDocument/2006/relationships/oleObject" Target="embeddings/oleObject358.bin"/><Relationship Id="rId41" Type="http://schemas.openxmlformats.org/officeDocument/2006/relationships/oleObject" Target="embeddings/oleObject5.bin"/><Relationship Id="rId83" Type="http://schemas.openxmlformats.org/officeDocument/2006/relationships/oleObject" Target="embeddings/oleObject22.bin"/><Relationship Id="rId179" Type="http://schemas.openxmlformats.org/officeDocument/2006/relationships/image" Target="media/image111.wmf"/><Relationship Id="rId386" Type="http://schemas.openxmlformats.org/officeDocument/2006/relationships/image" Target="media/image245.wmf"/><Relationship Id="rId551" Type="http://schemas.openxmlformats.org/officeDocument/2006/relationships/oleObject" Target="embeddings/oleObject201.bin"/><Relationship Id="rId593" Type="http://schemas.openxmlformats.org/officeDocument/2006/relationships/image" Target="media/image378.wmf"/><Relationship Id="rId607" Type="http://schemas.openxmlformats.org/officeDocument/2006/relationships/image" Target="media/image389.wmf"/><Relationship Id="rId649" Type="http://schemas.openxmlformats.org/officeDocument/2006/relationships/oleObject" Target="embeddings/oleObject235.bin"/><Relationship Id="rId814" Type="http://schemas.openxmlformats.org/officeDocument/2006/relationships/image" Target="media/image499.wmf"/><Relationship Id="rId856" Type="http://schemas.openxmlformats.org/officeDocument/2006/relationships/image" Target="media/image521.wmf"/><Relationship Id="rId190" Type="http://schemas.openxmlformats.org/officeDocument/2006/relationships/oleObject" Target="embeddings/oleObject67.bin"/><Relationship Id="rId204" Type="http://schemas.openxmlformats.org/officeDocument/2006/relationships/image" Target="media/image122.wmf"/><Relationship Id="rId246" Type="http://schemas.openxmlformats.org/officeDocument/2006/relationships/image" Target="media/image154.wmf"/><Relationship Id="rId288" Type="http://schemas.openxmlformats.org/officeDocument/2006/relationships/image" Target="media/image181.wmf"/><Relationship Id="rId411" Type="http://schemas.openxmlformats.org/officeDocument/2006/relationships/image" Target="media/image260.wmf"/><Relationship Id="rId453" Type="http://schemas.openxmlformats.org/officeDocument/2006/relationships/oleObject" Target="embeddings/oleObject165.bin"/><Relationship Id="rId509" Type="http://schemas.openxmlformats.org/officeDocument/2006/relationships/oleObject" Target="embeddings/oleObject189.bin"/><Relationship Id="rId660" Type="http://schemas.openxmlformats.org/officeDocument/2006/relationships/image" Target="media/image413.wmf"/><Relationship Id="rId898" Type="http://schemas.openxmlformats.org/officeDocument/2006/relationships/oleObject" Target="embeddings/oleObject351.bin"/><Relationship Id="rId106" Type="http://schemas.openxmlformats.org/officeDocument/2006/relationships/image" Target="media/image67.wmf"/><Relationship Id="rId313" Type="http://schemas.openxmlformats.org/officeDocument/2006/relationships/image" Target="media/image199.wmf"/><Relationship Id="rId495" Type="http://schemas.openxmlformats.org/officeDocument/2006/relationships/image" Target="media/image309.wmf"/><Relationship Id="rId716" Type="http://schemas.openxmlformats.org/officeDocument/2006/relationships/image" Target="media/image448.wmf"/><Relationship Id="rId758" Type="http://schemas.openxmlformats.org/officeDocument/2006/relationships/oleObject" Target="embeddings/oleObject283.bin"/><Relationship Id="rId10" Type="http://schemas.openxmlformats.org/officeDocument/2006/relationships/oleObject" Target="embeddings/oleObject1.bin"/><Relationship Id="rId52" Type="http://schemas.openxmlformats.org/officeDocument/2006/relationships/image" Target="media/image35.wmf"/><Relationship Id="rId94" Type="http://schemas.openxmlformats.org/officeDocument/2006/relationships/oleObject" Target="embeddings/oleObject26.bin"/><Relationship Id="rId148" Type="http://schemas.openxmlformats.org/officeDocument/2006/relationships/image" Target="media/image91.wmf"/><Relationship Id="rId355" Type="http://schemas.openxmlformats.org/officeDocument/2006/relationships/oleObject" Target="embeddings/oleObject128.bin"/><Relationship Id="rId397" Type="http://schemas.openxmlformats.org/officeDocument/2006/relationships/oleObject" Target="embeddings/oleObject144.bin"/><Relationship Id="rId520" Type="http://schemas.openxmlformats.org/officeDocument/2006/relationships/oleObject" Target="embeddings/oleObject194.bin"/><Relationship Id="rId562" Type="http://schemas.openxmlformats.org/officeDocument/2006/relationships/oleObject" Target="embeddings/oleObject205.bin"/><Relationship Id="rId618" Type="http://schemas.openxmlformats.org/officeDocument/2006/relationships/image" Target="media/image397.wmf"/><Relationship Id="rId825" Type="http://schemas.openxmlformats.org/officeDocument/2006/relationships/oleObject" Target="embeddings/oleObject311.bin"/><Relationship Id="rId215" Type="http://schemas.openxmlformats.org/officeDocument/2006/relationships/image" Target="media/image133.wmf"/><Relationship Id="rId257" Type="http://schemas.openxmlformats.org/officeDocument/2006/relationships/oleObject" Target="embeddings/oleObject95.bin"/><Relationship Id="rId422" Type="http://schemas.openxmlformats.org/officeDocument/2006/relationships/oleObject" Target="embeddings/oleObject154.bin"/><Relationship Id="rId464" Type="http://schemas.openxmlformats.org/officeDocument/2006/relationships/image" Target="media/image289.wmf"/><Relationship Id="rId867" Type="http://schemas.openxmlformats.org/officeDocument/2006/relationships/image" Target="media/image524.wmf"/><Relationship Id="rId299" Type="http://schemas.openxmlformats.org/officeDocument/2006/relationships/oleObject" Target="embeddings/oleObject107.bin"/><Relationship Id="rId727" Type="http://schemas.openxmlformats.org/officeDocument/2006/relationships/image" Target="media/image454.wmf"/><Relationship Id="rId63" Type="http://schemas.openxmlformats.org/officeDocument/2006/relationships/image" Target="media/image44.wmf"/><Relationship Id="rId159" Type="http://schemas.openxmlformats.org/officeDocument/2006/relationships/image" Target="media/image98.wmf"/><Relationship Id="rId366" Type="http://schemas.openxmlformats.org/officeDocument/2006/relationships/oleObject" Target="embeddings/oleObject133.bin"/><Relationship Id="rId573" Type="http://schemas.openxmlformats.org/officeDocument/2006/relationships/image" Target="media/image361.wmf"/><Relationship Id="rId780" Type="http://schemas.openxmlformats.org/officeDocument/2006/relationships/oleObject" Target="embeddings/oleObject295.bin"/><Relationship Id="rId226" Type="http://schemas.openxmlformats.org/officeDocument/2006/relationships/oleObject" Target="embeddings/oleObject80.bin"/><Relationship Id="rId433" Type="http://schemas.openxmlformats.org/officeDocument/2006/relationships/oleObject" Target="embeddings/oleObject159.bin"/><Relationship Id="rId878" Type="http://schemas.openxmlformats.org/officeDocument/2006/relationships/oleObject" Target="embeddings/oleObject342.bin"/><Relationship Id="rId640" Type="http://schemas.openxmlformats.org/officeDocument/2006/relationships/oleObject" Target="embeddings/oleObject230.bin"/><Relationship Id="rId738" Type="http://schemas.openxmlformats.org/officeDocument/2006/relationships/image" Target="media/image460.wmf"/><Relationship Id="rId74" Type="http://schemas.openxmlformats.org/officeDocument/2006/relationships/image" Target="media/image49.wmf"/><Relationship Id="rId377" Type="http://schemas.openxmlformats.org/officeDocument/2006/relationships/image" Target="media/image239.wmf"/><Relationship Id="rId500" Type="http://schemas.openxmlformats.org/officeDocument/2006/relationships/oleObject" Target="embeddings/oleObject185.bin"/><Relationship Id="rId584" Type="http://schemas.openxmlformats.org/officeDocument/2006/relationships/image" Target="media/image370.wmf"/><Relationship Id="rId805" Type="http://schemas.openxmlformats.org/officeDocument/2006/relationships/image" Target="media/image491.wmf"/><Relationship Id="rId5" Type="http://schemas.openxmlformats.org/officeDocument/2006/relationships/settings" Target="settings.xml"/><Relationship Id="rId237" Type="http://schemas.openxmlformats.org/officeDocument/2006/relationships/image" Target="media/image145.emf"/><Relationship Id="rId791" Type="http://schemas.openxmlformats.org/officeDocument/2006/relationships/oleObject" Target="embeddings/oleObject301.bin"/><Relationship Id="rId889" Type="http://schemas.openxmlformats.org/officeDocument/2006/relationships/image" Target="media/image535.wmf"/><Relationship Id="rId444" Type="http://schemas.openxmlformats.org/officeDocument/2006/relationships/image" Target="media/image277.wmf"/><Relationship Id="rId651" Type="http://schemas.openxmlformats.org/officeDocument/2006/relationships/oleObject" Target="embeddings/oleObject236.bin"/><Relationship Id="rId749" Type="http://schemas.openxmlformats.org/officeDocument/2006/relationships/image" Target="media/image465.wmf"/><Relationship Id="rId290" Type="http://schemas.openxmlformats.org/officeDocument/2006/relationships/image" Target="media/image182.wmf"/><Relationship Id="rId304" Type="http://schemas.openxmlformats.org/officeDocument/2006/relationships/image" Target="media/image192.wmf"/><Relationship Id="rId388" Type="http://schemas.openxmlformats.org/officeDocument/2006/relationships/image" Target="media/image246.wmf"/><Relationship Id="rId511" Type="http://schemas.openxmlformats.org/officeDocument/2006/relationships/image" Target="media/image317.wmf"/><Relationship Id="rId609" Type="http://schemas.openxmlformats.org/officeDocument/2006/relationships/image" Target="media/image391.wmf"/><Relationship Id="rId85" Type="http://schemas.openxmlformats.org/officeDocument/2006/relationships/image" Target="media/image56.wmf"/><Relationship Id="rId150" Type="http://schemas.openxmlformats.org/officeDocument/2006/relationships/oleObject" Target="embeddings/oleObject52.bin"/><Relationship Id="rId595" Type="http://schemas.openxmlformats.org/officeDocument/2006/relationships/oleObject" Target="embeddings/oleObject212.bin"/><Relationship Id="rId816" Type="http://schemas.openxmlformats.org/officeDocument/2006/relationships/image" Target="media/image501.wmf"/><Relationship Id="rId248" Type="http://schemas.openxmlformats.org/officeDocument/2006/relationships/image" Target="media/image155.wmf"/><Relationship Id="rId455" Type="http://schemas.openxmlformats.org/officeDocument/2006/relationships/oleObject" Target="embeddings/oleObject166.bin"/><Relationship Id="rId662" Type="http://schemas.openxmlformats.org/officeDocument/2006/relationships/image" Target="media/image414.wmf"/><Relationship Id="rId12" Type="http://schemas.openxmlformats.org/officeDocument/2006/relationships/image" Target="media/image4.wmf"/><Relationship Id="rId108" Type="http://schemas.openxmlformats.org/officeDocument/2006/relationships/oleObject" Target="embeddings/oleObject33.bin"/><Relationship Id="rId315" Type="http://schemas.openxmlformats.org/officeDocument/2006/relationships/image" Target="media/image201.wmf"/><Relationship Id="rId522" Type="http://schemas.openxmlformats.org/officeDocument/2006/relationships/image" Target="media/image324.wmf"/><Relationship Id="rId96" Type="http://schemas.openxmlformats.org/officeDocument/2006/relationships/image" Target="media/image62.wmf"/><Relationship Id="rId161" Type="http://schemas.openxmlformats.org/officeDocument/2006/relationships/image" Target="media/image100.wmf"/><Relationship Id="rId399" Type="http://schemas.openxmlformats.org/officeDocument/2006/relationships/image" Target="media/image252.wmf"/><Relationship Id="rId827" Type="http://schemas.openxmlformats.org/officeDocument/2006/relationships/oleObject" Target="embeddings/oleObject312.bin"/><Relationship Id="rId259" Type="http://schemas.openxmlformats.org/officeDocument/2006/relationships/image" Target="media/image160.wmf"/><Relationship Id="rId466" Type="http://schemas.openxmlformats.org/officeDocument/2006/relationships/image" Target="media/image290.wmf"/><Relationship Id="rId673" Type="http://schemas.openxmlformats.org/officeDocument/2006/relationships/oleObject" Target="embeddings/oleObject244.bin"/><Relationship Id="rId880" Type="http://schemas.openxmlformats.org/officeDocument/2006/relationships/oleObject" Target="embeddings/oleObject343.bin"/><Relationship Id="rId23" Type="http://schemas.openxmlformats.org/officeDocument/2006/relationships/image" Target="media/image15.wmf"/><Relationship Id="rId119" Type="http://schemas.openxmlformats.org/officeDocument/2006/relationships/image" Target="media/image75.wmf"/><Relationship Id="rId326" Type="http://schemas.openxmlformats.org/officeDocument/2006/relationships/image" Target="media/image211.wmf"/><Relationship Id="rId533" Type="http://schemas.openxmlformats.org/officeDocument/2006/relationships/image" Target="media/image333.wmf"/><Relationship Id="rId740" Type="http://schemas.openxmlformats.org/officeDocument/2006/relationships/image" Target="media/image461.wmf"/><Relationship Id="rId838" Type="http://schemas.openxmlformats.org/officeDocument/2006/relationships/image" Target="media/image512.wmf"/><Relationship Id="rId172" Type="http://schemas.openxmlformats.org/officeDocument/2006/relationships/oleObject" Target="embeddings/oleObject58.bin"/><Relationship Id="rId477" Type="http://schemas.openxmlformats.org/officeDocument/2006/relationships/image" Target="media/image296.wmf"/><Relationship Id="rId600" Type="http://schemas.openxmlformats.org/officeDocument/2006/relationships/image" Target="media/image383.wmf"/><Relationship Id="rId684" Type="http://schemas.openxmlformats.org/officeDocument/2006/relationships/image" Target="media/image430.wmf"/><Relationship Id="rId337" Type="http://schemas.openxmlformats.org/officeDocument/2006/relationships/oleObject" Target="embeddings/oleObject118.bin"/><Relationship Id="rId891" Type="http://schemas.openxmlformats.org/officeDocument/2006/relationships/oleObject" Target="embeddings/oleObject348.bin"/><Relationship Id="rId905" Type="http://schemas.openxmlformats.org/officeDocument/2006/relationships/image" Target="media/image544.wmf"/><Relationship Id="rId34" Type="http://schemas.openxmlformats.org/officeDocument/2006/relationships/oleObject" Target="embeddings/oleObject2.bin"/><Relationship Id="rId544" Type="http://schemas.openxmlformats.org/officeDocument/2006/relationships/oleObject" Target="embeddings/oleObject199.bin"/><Relationship Id="rId751" Type="http://schemas.openxmlformats.org/officeDocument/2006/relationships/image" Target="media/image466.wmf"/><Relationship Id="rId849" Type="http://schemas.openxmlformats.org/officeDocument/2006/relationships/image" Target="media/image517.wmf"/><Relationship Id="rId183" Type="http://schemas.openxmlformats.org/officeDocument/2006/relationships/image" Target="media/image113.wmf"/><Relationship Id="rId390" Type="http://schemas.openxmlformats.org/officeDocument/2006/relationships/oleObject" Target="embeddings/oleObject140.bin"/><Relationship Id="rId404" Type="http://schemas.openxmlformats.org/officeDocument/2006/relationships/image" Target="media/image255.wmf"/><Relationship Id="rId611" Type="http://schemas.openxmlformats.org/officeDocument/2006/relationships/image" Target="media/image393.wmf"/><Relationship Id="rId250" Type="http://schemas.openxmlformats.org/officeDocument/2006/relationships/oleObject" Target="embeddings/oleObject92.bin"/><Relationship Id="rId488" Type="http://schemas.openxmlformats.org/officeDocument/2006/relationships/image" Target="media/image305.wmf"/><Relationship Id="rId695" Type="http://schemas.openxmlformats.org/officeDocument/2006/relationships/image" Target="media/image435.wmf"/><Relationship Id="rId709" Type="http://schemas.openxmlformats.org/officeDocument/2006/relationships/oleObject" Target="embeddings/oleObject259.bin"/><Relationship Id="rId916" Type="http://schemas.openxmlformats.org/officeDocument/2006/relationships/image" Target="media/image551.wmf"/><Relationship Id="rId45" Type="http://schemas.openxmlformats.org/officeDocument/2006/relationships/oleObject" Target="embeddings/oleObject7.bin"/><Relationship Id="rId110" Type="http://schemas.openxmlformats.org/officeDocument/2006/relationships/image" Target="media/image70.wmf"/><Relationship Id="rId348" Type="http://schemas.openxmlformats.org/officeDocument/2006/relationships/oleObject" Target="embeddings/oleObject123.bin"/><Relationship Id="rId555" Type="http://schemas.openxmlformats.org/officeDocument/2006/relationships/image" Target="media/image350.wmf"/><Relationship Id="rId762" Type="http://schemas.openxmlformats.org/officeDocument/2006/relationships/oleObject" Target="embeddings/oleObject286.bin"/><Relationship Id="rId194" Type="http://schemas.openxmlformats.org/officeDocument/2006/relationships/oleObject" Target="embeddings/oleObject70.bin"/><Relationship Id="rId208" Type="http://schemas.openxmlformats.org/officeDocument/2006/relationships/image" Target="media/image126.wmf"/><Relationship Id="rId415" Type="http://schemas.openxmlformats.org/officeDocument/2006/relationships/oleObject" Target="embeddings/oleObject149.bin"/><Relationship Id="rId622" Type="http://schemas.openxmlformats.org/officeDocument/2006/relationships/oleObject" Target="embeddings/oleObject220.bin"/><Relationship Id="rId261" Type="http://schemas.openxmlformats.org/officeDocument/2006/relationships/image" Target="media/image161.wmf"/><Relationship Id="rId499" Type="http://schemas.openxmlformats.org/officeDocument/2006/relationships/image" Target="media/image311.wmf"/><Relationship Id="rId56" Type="http://schemas.openxmlformats.org/officeDocument/2006/relationships/image" Target="media/image38.wmf"/><Relationship Id="rId359" Type="http://schemas.openxmlformats.org/officeDocument/2006/relationships/image" Target="media/image226.wmf"/><Relationship Id="rId566" Type="http://schemas.openxmlformats.org/officeDocument/2006/relationships/oleObject" Target="embeddings/oleObject207.bin"/><Relationship Id="rId773" Type="http://schemas.openxmlformats.org/officeDocument/2006/relationships/image" Target="media/image475.wmf"/><Relationship Id="rId121" Type="http://schemas.openxmlformats.org/officeDocument/2006/relationships/image" Target="media/image76.wmf"/><Relationship Id="rId219" Type="http://schemas.openxmlformats.org/officeDocument/2006/relationships/image" Target="media/image136.wmf"/><Relationship Id="rId426" Type="http://schemas.openxmlformats.org/officeDocument/2006/relationships/image" Target="media/image268.wmf"/><Relationship Id="rId633" Type="http://schemas.openxmlformats.org/officeDocument/2006/relationships/oleObject" Target="embeddings/oleObject226.bin"/><Relationship Id="rId840" Type="http://schemas.openxmlformats.org/officeDocument/2006/relationships/oleObject" Target="embeddings/oleObject321.bin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image" Target="media/image152.wmf"/><Relationship Id="rId2" Type="http://schemas.openxmlformats.org/officeDocument/2006/relationships/oleObject" Target="embeddings/oleObject87.bin"/><Relationship Id="rId1" Type="http://schemas.openxmlformats.org/officeDocument/2006/relationships/image" Target="media/image151.wmf"/><Relationship Id="rId4" Type="http://schemas.openxmlformats.org/officeDocument/2006/relationships/oleObject" Target="embeddings/oleObject88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enovo\Desktop\Work\POA-RELIABILITY\PoA-2014-11-19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enovo\Desktop\Work\POA-RELIABILITY\PoA-2014-11-19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Lenovo\Desktop\Work\POA-RELIABILITY\PoA-2014-11-19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6580927384076991E-2"/>
          <c:y val="8.3750000000000005E-2"/>
          <c:w val="0.89221041119860023"/>
          <c:h val="0.72456802274715648"/>
        </c:manualLayout>
      </c:layout>
      <c:scatterChart>
        <c:scatterStyle val="smoothMarker"/>
        <c:varyColors val="0"/>
        <c:ser>
          <c:idx val="1"/>
          <c:order val="0"/>
          <c:tx>
            <c:v>Minimum upper bound</c:v>
          </c:tx>
          <c:spPr>
            <a:ln w="19050" cap="rnd">
              <a:solidFill>
                <a:schemeClr val="accent2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charts!$A$2:$A$12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xVal>
          <c:yVal>
            <c:numRef>
              <c:f>charts!$B$2:$B$12</c:f>
              <c:numCache>
                <c:formatCode>General</c:formatCode>
                <c:ptCount val="11"/>
                <c:pt idx="0">
                  <c:v>1.3560000000000001</c:v>
                </c:pt>
                <c:pt idx="1">
                  <c:v>1.821</c:v>
                </c:pt>
                <c:pt idx="2">
                  <c:v>2.4</c:v>
                </c:pt>
                <c:pt idx="3">
                  <c:v>3.081</c:v>
                </c:pt>
                <c:pt idx="4">
                  <c:v>3.8769999999999998</c:v>
                </c:pt>
                <c:pt idx="5">
                  <c:v>4.8</c:v>
                </c:pt>
                <c:pt idx="6">
                  <c:v>5.867</c:v>
                </c:pt>
                <c:pt idx="7">
                  <c:v>7.0960000000000001</c:v>
                </c:pt>
                <c:pt idx="8">
                  <c:v>8.5090000000000003</c:v>
                </c:pt>
                <c:pt idx="9">
                  <c:v>10.132999999999999</c:v>
                </c:pt>
                <c:pt idx="10">
                  <c:v>12</c:v>
                </c:pt>
              </c:numCache>
            </c:numRef>
          </c:yVal>
          <c:smooth val="1"/>
        </c:ser>
        <c:ser>
          <c:idx val="0"/>
          <c:order val="1"/>
          <c:tx>
            <c:v>Lower bound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charts!$A$17:$K$17</c:f>
              <c:numCache>
                <c:formatCode>General</c:formatCode>
                <c:ptCount val="1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</c:numCache>
            </c:numRef>
          </c:xVal>
          <c:yVal>
            <c:numRef>
              <c:f>charts!$A$18:$K$18</c:f>
              <c:numCache>
                <c:formatCode>General</c:formatCode>
                <c:ptCount val="11"/>
                <c:pt idx="0">
                  <c:v>1.2447999999999999</c:v>
                </c:pt>
                <c:pt idx="1">
                  <c:v>1.2628588305683965</c:v>
                </c:pt>
                <c:pt idx="2">
                  <c:v>1.2470118125976006</c:v>
                </c:pt>
                <c:pt idx="3">
                  <c:v>1.2308510060572824</c:v>
                </c:pt>
                <c:pt idx="4">
                  <c:v>1.2149915444766692</c:v>
                </c:pt>
                <c:pt idx="5">
                  <c:v>1.1995461334072335</c:v>
                </c:pt>
                <c:pt idx="6">
                  <c:v>1.1845283310307817</c:v>
                </c:pt>
                <c:pt idx="7">
                  <c:v>1.1699255871635477</c:v>
                </c:pt>
                <c:pt idx="8">
                  <c:v>1.1557182243141351</c:v>
                </c:pt>
                <c:pt idx="9">
                  <c:v>1.1418854054787746</c:v>
                </c:pt>
                <c:pt idx="10">
                  <c:v>1.1284071531101911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5348736"/>
        <c:axId val="575350656"/>
      </c:scatterChart>
      <c:valAx>
        <c:axId val="575348736"/>
        <c:scaling>
          <c:orientation val="minMax"/>
          <c:max val="1"/>
          <c:min val="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Standard deviation of</a:t>
                </a:r>
                <a:r>
                  <a:rPr lang="en-US" baseline="0"/>
                  <a:t> Link 1's travel time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19501072927573923"/>
              <c:y val="0.9016344585345568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5350656"/>
        <c:crosses val="autoZero"/>
        <c:crossBetween val="midCat"/>
        <c:majorUnit val="0.1"/>
      </c:valAx>
      <c:valAx>
        <c:axId val="575350656"/>
        <c:scaling>
          <c:orientation val="minMax"/>
          <c:max val="1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534873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8.7346894138232711E-2"/>
          <c:y val="0.22300853018372704"/>
          <c:w val="0.46404199475065616"/>
          <c:h val="0.1562510936132983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5567633047948016E-2"/>
          <c:y val="7.0945789266738585E-2"/>
          <c:w val="0.90257152230971138"/>
          <c:h val="0.73885388206115721"/>
        </c:manualLayout>
      </c:layout>
      <c:scatterChart>
        <c:scatterStyle val="smoothMarker"/>
        <c:varyColors val="0"/>
        <c:ser>
          <c:idx val="1"/>
          <c:order val="0"/>
          <c:tx>
            <c:v>Minimum upper bound</c:v>
          </c:tx>
          <c:spPr>
            <a:ln w="19050" cap="rnd">
              <a:solidFill>
                <a:schemeClr val="accent2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charts!$A$30:$A$40</c:f>
              <c:numCache>
                <c:formatCode>General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charts!$B$30:$B$40</c:f>
              <c:numCache>
                <c:formatCode>General</c:formatCode>
                <c:ptCount val="11"/>
                <c:pt idx="0">
                  <c:v>1.821</c:v>
                </c:pt>
                <c:pt idx="1">
                  <c:v>1.8440000000000001</c:v>
                </c:pt>
                <c:pt idx="2">
                  <c:v>1.867</c:v>
                </c:pt>
                <c:pt idx="3">
                  <c:v>1.89</c:v>
                </c:pt>
                <c:pt idx="4">
                  <c:v>1.913</c:v>
                </c:pt>
                <c:pt idx="5">
                  <c:v>1.9370000000000001</c:v>
                </c:pt>
                <c:pt idx="6">
                  <c:v>1.9610000000000001</c:v>
                </c:pt>
                <c:pt idx="7">
                  <c:v>1.984</c:v>
                </c:pt>
                <c:pt idx="8">
                  <c:v>2.0089999999999999</c:v>
                </c:pt>
                <c:pt idx="9">
                  <c:v>2.0329999999999999</c:v>
                </c:pt>
                <c:pt idx="10">
                  <c:v>2.0569999999999999</c:v>
                </c:pt>
              </c:numCache>
            </c:numRef>
          </c:yVal>
          <c:smooth val="1"/>
        </c:ser>
        <c:ser>
          <c:idx val="0"/>
          <c:order val="1"/>
          <c:tx>
            <c:v>Lower bound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charts!$B$26:$L$26</c:f>
              <c:numCache>
                <c:formatCode>General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charts!$B$27:$L$27</c:f>
              <c:numCache>
                <c:formatCode>General</c:formatCode>
                <c:ptCount val="11"/>
                <c:pt idx="0">
                  <c:v>1.2628501586586507</c:v>
                </c:pt>
                <c:pt idx="1">
                  <c:v>1.2584249238045935</c:v>
                </c:pt>
                <c:pt idx="2">
                  <c:v>1.2540228253372863</c:v>
                </c:pt>
                <c:pt idx="3">
                  <c:v>1.2496437265225839</c:v>
                </c:pt>
                <c:pt idx="4">
                  <c:v>1.2452894212700447</c:v>
                </c:pt>
                <c:pt idx="5">
                  <c:v>1.2409577553975428</c:v>
                </c:pt>
                <c:pt idx="6">
                  <c:v>1.2366492212174294</c:v>
                </c:pt>
                <c:pt idx="7">
                  <c:v>1.2323636513441154</c:v>
                </c:pt>
                <c:pt idx="8">
                  <c:v>1.2281008799136566</c:v>
                </c:pt>
                <c:pt idx="9">
                  <c:v>1.2238607425652419</c:v>
                </c:pt>
                <c:pt idx="10">
                  <c:v>1.2196430764261437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5375616"/>
        <c:axId val="575390080"/>
      </c:scatterChart>
      <c:valAx>
        <c:axId val="575375616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l-GR"/>
                  <a:t>λ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49656102362204724"/>
              <c:y val="0.9204163021289005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5390080"/>
        <c:crosses val="autoZero"/>
        <c:crossBetween val="midCat"/>
        <c:majorUnit val="0.2"/>
      </c:valAx>
      <c:valAx>
        <c:axId val="575390080"/>
        <c:scaling>
          <c:orientation val="minMax"/>
          <c:max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5375616"/>
        <c:crosses val="autoZero"/>
        <c:crossBetween val="midCat"/>
        <c:majorUnit val="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8.5504644559762685E-2"/>
          <c:y val="0.11160686380271609"/>
          <c:w val="0.70368709108866601"/>
          <c:h val="0.1672047244094488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6737575290773394E-2"/>
          <c:y val="6.8108979995879587E-2"/>
          <c:w val="0.90534930008748904"/>
          <c:h val="0.74183378641166997"/>
        </c:manualLayout>
      </c:layout>
      <c:scatterChart>
        <c:scatterStyle val="smoothMarker"/>
        <c:varyColors val="0"/>
        <c:ser>
          <c:idx val="1"/>
          <c:order val="0"/>
          <c:tx>
            <c:v>Minimum upper bound</c:v>
          </c:tx>
          <c:spPr>
            <a:ln w="19050" cap="rnd">
              <a:solidFill>
                <a:schemeClr val="accent2"/>
              </a:solidFill>
              <a:prstDash val="sysDash"/>
              <a:round/>
            </a:ln>
            <a:effectLst/>
          </c:spPr>
          <c:marker>
            <c:symbol val="none"/>
          </c:marker>
          <c:xVal>
            <c:numRef>
              <c:f>charts!$A$48:$A$53</c:f>
              <c:numCache>
                <c:formatCode>General</c:formatCode>
                <c:ptCount val="6"/>
                <c:pt idx="0">
                  <c:v>1</c:v>
                </c:pt>
                <c:pt idx="1">
                  <c:v>1.2</c:v>
                </c:pt>
                <c:pt idx="2">
                  <c:v>1.4</c:v>
                </c:pt>
                <c:pt idx="3">
                  <c:v>1.6</c:v>
                </c:pt>
                <c:pt idx="4">
                  <c:v>1.8</c:v>
                </c:pt>
                <c:pt idx="5">
                  <c:v>2</c:v>
                </c:pt>
              </c:numCache>
            </c:numRef>
          </c:xVal>
          <c:yVal>
            <c:numRef>
              <c:f>charts!$B$48:$B$53</c:f>
              <c:numCache>
                <c:formatCode>General</c:formatCode>
                <c:ptCount val="6"/>
                <c:pt idx="0">
                  <c:v>1.669</c:v>
                </c:pt>
                <c:pt idx="1">
                  <c:v>1.6990000000000001</c:v>
                </c:pt>
                <c:pt idx="2">
                  <c:v>1.73</c:v>
                </c:pt>
                <c:pt idx="3">
                  <c:v>1.76</c:v>
                </c:pt>
                <c:pt idx="4">
                  <c:v>1.79</c:v>
                </c:pt>
                <c:pt idx="5">
                  <c:v>1.821</c:v>
                </c:pt>
              </c:numCache>
            </c:numRef>
          </c:yVal>
          <c:smooth val="1"/>
        </c:ser>
        <c:ser>
          <c:idx val="0"/>
          <c:order val="1"/>
          <c:tx>
            <c:v>Lower bound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charts!$I$49:$N$49</c:f>
              <c:numCache>
                <c:formatCode>General</c:formatCode>
                <c:ptCount val="6"/>
                <c:pt idx="0">
                  <c:v>1</c:v>
                </c:pt>
                <c:pt idx="1">
                  <c:v>1.2</c:v>
                </c:pt>
                <c:pt idx="2">
                  <c:v>1.4</c:v>
                </c:pt>
                <c:pt idx="3">
                  <c:v>1.6</c:v>
                </c:pt>
                <c:pt idx="4">
                  <c:v>1.8</c:v>
                </c:pt>
                <c:pt idx="5">
                  <c:v>2</c:v>
                </c:pt>
              </c:numCache>
            </c:numRef>
          </c:xVal>
          <c:yVal>
            <c:numRef>
              <c:f>charts!$I$52:$N$52</c:f>
              <c:numCache>
                <c:formatCode>0.000</c:formatCode>
                <c:ptCount val="6"/>
                <c:pt idx="0">
                  <c:v>1.2502571415449475</c:v>
                </c:pt>
                <c:pt idx="1">
                  <c:v>1.2527754024428324</c:v>
                </c:pt>
                <c:pt idx="2">
                  <c:v>1.2552951431967239</c:v>
                </c:pt>
                <c:pt idx="3">
                  <c:v>1.2578163071797912</c:v>
                </c:pt>
                <c:pt idx="4">
                  <c:v>1.2603388389974148</c:v>
                </c:pt>
                <c:pt idx="5">
                  <c:v>1.2628626844575706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5472384"/>
        <c:axId val="575474304"/>
      </c:scatterChart>
      <c:valAx>
        <c:axId val="575472384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0" i="0" u="none" strike="noStrike" kern="1200" baseline="0">
                    <a:ln>
                      <a:noFill/>
                    </a:ln>
                    <a:solidFill>
                      <a:sysClr val="windowText" lastClr="000000"/>
                    </a:solidFill>
                    <a:latin typeface="Times New Roman" panose="02020603050405020304" pitchFamily="18" charset="0"/>
                    <a:ea typeface="+mn-ea"/>
                    <a:cs typeface="Times New Roman" panose="02020603050405020304" pitchFamily="18" charset="0"/>
                  </a:defRPr>
                </a:pPr>
                <a:r>
                  <a:rPr lang="en-US"/>
                  <a:t>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ln>
                  <a:noFill/>
                </a:ln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5474304"/>
        <c:crosses val="autoZero"/>
        <c:crossBetween val="midCat"/>
      </c:valAx>
      <c:valAx>
        <c:axId val="575474304"/>
        <c:scaling>
          <c:orientation val="minMax"/>
          <c:max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ln>
                  <a:noFill/>
                </a:ln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en-US"/>
          </a:p>
        </c:txPr>
        <c:crossAx val="575472384"/>
        <c:crosses val="autoZero"/>
        <c:crossBetween val="midCat"/>
        <c:majorUnit val="1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8.1791500200405973E-2"/>
          <c:y val="0.11702636564175491"/>
          <c:w val="0.70086830279220025"/>
          <c:h val="0.1672047244094488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ln>
                <a:noFill/>
              </a:ln>
              <a:solidFill>
                <a:sysClr val="windowText" lastClr="000000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en-US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100">
          <a:ln>
            <a:noFill/>
          </a:ln>
          <a:solidFill>
            <a:sysClr val="windowText" lastClr="000000"/>
          </a:solidFill>
          <a:latin typeface="Times New Roman" panose="02020603050405020304" pitchFamily="18" charset="0"/>
          <a:cs typeface="Times New Roman" panose="02020603050405020304" pitchFamily="18" charset="0"/>
        </a:defRPr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E556EB-540B-4D31-97BD-D2F6D8B02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35</Pages>
  <Words>15690</Words>
  <Characters>89434</Characters>
  <Application>Microsoft Office Word</Application>
  <DocSecurity>0</DocSecurity>
  <Lines>745</Lines>
  <Paragraphs>209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104915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noodle</dc:creator>
  <cp:lastModifiedBy>ceszeto</cp:lastModifiedBy>
  <cp:revision>2</cp:revision>
  <cp:lastPrinted>2015-02-22T17:55:00Z</cp:lastPrinted>
  <dcterms:created xsi:type="dcterms:W3CDTF">2015-02-22T18:07:00Z</dcterms:created>
  <dcterms:modified xsi:type="dcterms:W3CDTF">2015-02-22T18:07:00Z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EquationNumber2">
    <vt:lpwstr>(#E1)</vt:lpwstr>
  </property>
  <property fmtid="{D5CDD505-2E9C-101B-9397-08002B2CF9AE}" pid="4" name="MTWinEqns">
    <vt:bool>true</vt:bool>
  </property>
</Properties>
</file>